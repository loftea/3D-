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ink/ink439.xml" ContentType="application/inkml+xml"/>
  <Override PartName="/word/ink/ink440.xml" ContentType="application/inkml+xml"/>
  <Override PartName="/word/ink/ink441.xml" ContentType="application/inkml+xml"/>
  <Override PartName="/word/ink/ink442.xml" ContentType="application/inkml+xml"/>
  <Override PartName="/word/ink/ink443.xml" ContentType="application/inkml+xml"/>
  <Override PartName="/word/ink/ink444.xml" ContentType="application/inkml+xml"/>
  <Override PartName="/word/ink/ink445.xml" ContentType="application/inkml+xml"/>
  <Override PartName="/word/ink/ink446.xml" ContentType="application/inkml+xml"/>
  <Override PartName="/word/ink/ink447.xml" ContentType="application/inkml+xml"/>
  <Override PartName="/word/ink/ink448.xml" ContentType="application/inkml+xml"/>
  <Override PartName="/word/ink/ink449.xml" ContentType="application/inkml+xml"/>
  <Override PartName="/word/ink/ink450.xml" ContentType="application/inkml+xml"/>
  <Override PartName="/word/ink/ink451.xml" ContentType="application/inkml+xml"/>
  <Override PartName="/word/ink/ink452.xml" ContentType="application/inkml+xml"/>
  <Override PartName="/word/ink/ink453.xml" ContentType="application/inkml+xml"/>
  <Override PartName="/word/ink/ink454.xml" ContentType="application/inkml+xml"/>
  <Override PartName="/word/ink/ink455.xml" ContentType="application/inkml+xml"/>
  <Override PartName="/word/ink/ink456.xml" ContentType="application/inkml+xml"/>
  <Override PartName="/word/ink/ink457.xml" ContentType="application/inkml+xml"/>
  <Override PartName="/word/ink/ink458.xml" ContentType="application/inkml+xml"/>
  <Override PartName="/word/ink/ink459.xml" ContentType="application/inkml+xml"/>
  <Override PartName="/word/ink/ink460.xml" ContentType="application/inkml+xml"/>
  <Override PartName="/word/ink/ink461.xml" ContentType="application/inkml+xml"/>
  <Override PartName="/word/ink/ink462.xml" ContentType="application/inkml+xml"/>
  <Override PartName="/word/ink/ink463.xml" ContentType="application/inkml+xml"/>
  <Override PartName="/word/ink/ink464.xml" ContentType="application/inkml+xml"/>
  <Override PartName="/word/ink/ink465.xml" ContentType="application/inkml+xml"/>
  <Override PartName="/word/ink/ink466.xml" ContentType="application/inkml+xml"/>
  <Override PartName="/word/ink/ink467.xml" ContentType="application/inkml+xml"/>
  <Override PartName="/word/ink/ink468.xml" ContentType="application/inkml+xml"/>
  <Override PartName="/word/ink/ink469.xml" ContentType="application/inkml+xml"/>
  <Override PartName="/word/ink/ink470.xml" ContentType="application/inkml+xml"/>
  <Override PartName="/word/ink/ink471.xml" ContentType="application/inkml+xml"/>
  <Override PartName="/word/ink/ink472.xml" ContentType="application/inkml+xml"/>
  <Override PartName="/word/ink/ink473.xml" ContentType="application/inkml+xml"/>
  <Override PartName="/word/ink/ink474.xml" ContentType="application/inkml+xml"/>
  <Override PartName="/word/ink/ink475.xml" ContentType="application/inkml+xml"/>
  <Override PartName="/word/ink/ink476.xml" ContentType="application/inkml+xml"/>
  <Override PartName="/word/ink/ink477.xml" ContentType="application/inkml+xml"/>
  <Override PartName="/word/ink/ink478.xml" ContentType="application/inkml+xml"/>
  <Override PartName="/word/ink/ink479.xml" ContentType="application/inkml+xml"/>
  <Override PartName="/word/ink/ink480.xml" ContentType="application/inkml+xml"/>
  <Override PartName="/word/ink/ink481.xml" ContentType="application/inkml+xml"/>
  <Override PartName="/word/ink/ink482.xml" ContentType="application/inkml+xml"/>
  <Override PartName="/word/ink/ink483.xml" ContentType="application/inkml+xml"/>
  <Override PartName="/word/ink/ink484.xml" ContentType="application/inkml+xml"/>
  <Override PartName="/word/ink/ink485.xml" ContentType="application/inkml+xml"/>
  <Override PartName="/word/ink/ink486.xml" ContentType="application/inkml+xml"/>
  <Override PartName="/word/ink/ink487.xml" ContentType="application/inkml+xml"/>
  <Override PartName="/word/ink/ink488.xml" ContentType="application/inkml+xml"/>
  <Override PartName="/word/ink/ink489.xml" ContentType="application/inkml+xml"/>
  <Override PartName="/word/ink/ink490.xml" ContentType="application/inkml+xml"/>
  <Override PartName="/word/ink/ink491.xml" ContentType="application/inkml+xml"/>
  <Override PartName="/word/ink/ink492.xml" ContentType="application/inkml+xml"/>
  <Override PartName="/word/ink/ink493.xml" ContentType="application/inkml+xml"/>
  <Override PartName="/word/ink/ink494.xml" ContentType="application/inkml+xml"/>
  <Override PartName="/word/ink/ink495.xml" ContentType="application/inkml+xml"/>
  <Override PartName="/word/ink/ink496.xml" ContentType="application/inkml+xml"/>
  <Override PartName="/word/ink/ink497.xml" ContentType="application/inkml+xml"/>
  <Override PartName="/word/ink/ink498.xml" ContentType="application/inkml+xml"/>
  <Override PartName="/word/ink/ink499.xml" ContentType="application/inkml+xml"/>
  <Override PartName="/word/ink/ink500.xml" ContentType="application/inkml+xml"/>
  <Override PartName="/word/ink/ink501.xml" ContentType="application/inkml+xml"/>
  <Override PartName="/word/ink/ink502.xml" ContentType="application/inkml+xml"/>
  <Override PartName="/word/ink/ink503.xml" ContentType="application/inkml+xml"/>
  <Override PartName="/word/ink/ink504.xml" ContentType="application/inkml+xml"/>
  <Override PartName="/word/ink/ink505.xml" ContentType="application/inkml+xml"/>
  <Override PartName="/word/ink/ink506.xml" ContentType="application/inkml+xml"/>
  <Override PartName="/word/ink/ink507.xml" ContentType="application/inkml+xml"/>
  <Override PartName="/word/ink/ink508.xml" ContentType="application/inkml+xml"/>
  <Override PartName="/word/ink/ink509.xml" ContentType="application/inkml+xml"/>
  <Override PartName="/word/ink/ink510.xml" ContentType="application/inkml+xml"/>
  <Override PartName="/word/ink/ink511.xml" ContentType="application/inkml+xml"/>
  <Override PartName="/word/ink/ink512.xml" ContentType="application/inkml+xml"/>
  <Override PartName="/word/ink/ink513.xml" ContentType="application/inkml+xml"/>
  <Override PartName="/word/ink/ink514.xml" ContentType="application/inkml+xml"/>
  <Override PartName="/word/ink/ink515.xml" ContentType="application/inkml+xml"/>
  <Override PartName="/word/ink/ink516.xml" ContentType="application/inkml+xml"/>
  <Override PartName="/word/ink/ink517.xml" ContentType="application/inkml+xml"/>
  <Override PartName="/word/ink/ink518.xml" ContentType="application/inkml+xml"/>
  <Override PartName="/word/ink/ink519.xml" ContentType="application/inkml+xml"/>
  <Override PartName="/word/ink/ink520.xml" ContentType="application/inkml+xml"/>
  <Override PartName="/word/ink/ink521.xml" ContentType="application/inkml+xml"/>
  <Override PartName="/word/ink/ink522.xml" ContentType="application/inkml+xml"/>
  <Override PartName="/word/ink/ink523.xml" ContentType="application/inkml+xml"/>
  <Override PartName="/word/ink/ink524.xml" ContentType="application/inkml+xml"/>
  <Override PartName="/word/ink/ink525.xml" ContentType="application/inkml+xml"/>
  <Override PartName="/word/ink/ink526.xml" ContentType="application/inkml+xml"/>
  <Override PartName="/word/ink/ink527.xml" ContentType="application/inkml+xml"/>
  <Override PartName="/word/ink/ink528.xml" ContentType="application/inkml+xml"/>
  <Override PartName="/word/ink/ink529.xml" ContentType="application/inkml+xml"/>
  <Override PartName="/word/ink/ink530.xml" ContentType="application/inkml+xml"/>
  <Override PartName="/word/ink/ink531.xml" ContentType="application/inkml+xml"/>
  <Override PartName="/word/ink/ink532.xml" ContentType="application/inkml+xml"/>
  <Override PartName="/word/ink/ink533.xml" ContentType="application/inkml+xml"/>
  <Override PartName="/word/ink/ink534.xml" ContentType="application/inkml+xml"/>
  <Override PartName="/word/ink/ink535.xml" ContentType="application/inkml+xml"/>
  <Override PartName="/word/ink/ink536.xml" ContentType="application/inkml+xml"/>
  <Override PartName="/word/ink/ink537.xml" ContentType="application/inkml+xml"/>
  <Override PartName="/word/ink/ink538.xml" ContentType="application/inkml+xml"/>
  <Override PartName="/word/ink/ink539.xml" ContentType="application/inkml+xml"/>
  <Override PartName="/word/ink/ink540.xml" ContentType="application/inkml+xml"/>
  <Override PartName="/word/ink/ink541.xml" ContentType="application/inkml+xml"/>
  <Override PartName="/word/ink/ink542.xml" ContentType="application/inkml+xml"/>
  <Override PartName="/word/ink/ink543.xml" ContentType="application/inkml+xml"/>
  <Override PartName="/word/ink/ink544.xml" ContentType="application/inkml+xml"/>
  <Override PartName="/word/ink/ink545.xml" ContentType="application/inkml+xml"/>
  <Override PartName="/word/ink/ink546.xml" ContentType="application/inkml+xml"/>
  <Override PartName="/word/ink/ink547.xml" ContentType="application/inkml+xml"/>
  <Override PartName="/word/ink/ink548.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339A30" w14:textId="094F03AC" w:rsidR="00694715" w:rsidRPr="00694715" w:rsidRDefault="00205312" w:rsidP="00205312">
      <w:pPr>
        <w:pStyle w:val="1"/>
      </w:pPr>
      <w:bookmarkStart w:id="0" w:name="_Hlk21204004"/>
      <w:bookmarkEnd w:id="0"/>
      <w:r>
        <w:rPr>
          <w:rFonts w:hint="eastAsia"/>
        </w:rPr>
        <w:t>关于</w:t>
      </w:r>
      <w:r>
        <w:t>3D</w:t>
      </w:r>
      <w:r>
        <w:rPr>
          <w:rFonts w:hint="eastAsia"/>
        </w:rPr>
        <w:t>打印中的支撑</w:t>
      </w:r>
      <w:r w:rsidR="0087425D">
        <w:rPr>
          <w:rFonts w:hint="eastAsia"/>
        </w:rPr>
        <w:t>问题求解</w:t>
      </w:r>
    </w:p>
    <w:p w14:paraId="2DAEF3FD" w14:textId="77777777" w:rsidR="007101AA" w:rsidRDefault="007101AA" w:rsidP="00E13DA9">
      <w:pPr>
        <w:pStyle w:val="2"/>
        <w:ind w:left="643" w:hanging="643"/>
      </w:pPr>
      <w:r>
        <w:rPr>
          <w:rFonts w:hint="eastAsia"/>
        </w:rPr>
        <w:t>问题</w:t>
      </w:r>
    </w:p>
    <w:p w14:paraId="2BD2EE81" w14:textId="3D3463A8" w:rsidR="004F5761" w:rsidRPr="007F3BA7" w:rsidRDefault="004F5761" w:rsidP="00E13DA9">
      <w:pPr>
        <w:pStyle w:val="3"/>
        <w:ind w:left="643" w:hanging="643"/>
      </w:pPr>
      <w:r>
        <w:rPr>
          <w:rFonts w:hint="eastAsia"/>
        </w:rPr>
        <w:t>问题</w:t>
      </w:r>
      <w:r>
        <w:t>：</w:t>
      </w:r>
      <w:r w:rsidR="00200606" w:rsidRPr="00200606">
        <w:rPr>
          <w:rFonts w:hint="eastAsia"/>
        </w:rPr>
        <w:t>三维空间点到平面的最短支撑路径</w:t>
      </w:r>
      <w:r w:rsidR="00200606" w:rsidRPr="007F3BA7">
        <w:t xml:space="preserve"> </w:t>
      </w:r>
    </w:p>
    <w:p w14:paraId="06069BB6" w14:textId="1D1F8A6A" w:rsidR="00200606" w:rsidRPr="00200606" w:rsidRDefault="00200606" w:rsidP="00200606">
      <w:pPr>
        <w:ind w:firstLineChars="0"/>
      </w:pPr>
      <w:r w:rsidRPr="00200606">
        <w:rPr>
          <w:rFonts w:hint="eastAsia"/>
          <w:b/>
          <w:bCs/>
        </w:rPr>
        <w:t>在三维空间中有互不重合的</w:t>
      </w:r>
      <w:r w:rsidRPr="00200606">
        <w:rPr>
          <w:b/>
          <w:bCs/>
        </w:rPr>
        <w:t>n</w:t>
      </w:r>
      <w:r w:rsidRPr="00200606">
        <w:rPr>
          <w:rFonts w:hint="eastAsia"/>
          <w:b/>
          <w:bCs/>
        </w:rPr>
        <w:t>个点</w:t>
      </w:r>
      <w:r w:rsidRPr="00200606">
        <w:rPr>
          <w:b/>
          <w:bCs/>
        </w:rPr>
        <w:t>P</w:t>
      </w:r>
      <w:r w:rsidRPr="00200606">
        <w:rPr>
          <w:b/>
          <w:bCs/>
          <w:vertAlign w:val="subscript"/>
        </w:rPr>
        <w:t>i</w:t>
      </w:r>
      <w:r w:rsidRPr="00200606">
        <w:rPr>
          <w:b/>
          <w:bCs/>
        </w:rPr>
        <w:t>(</w:t>
      </w:r>
      <w:r w:rsidRPr="00200606">
        <w:rPr>
          <w:rFonts w:hint="eastAsia"/>
          <w:b/>
          <w:bCs/>
        </w:rPr>
        <w:t>其中</w:t>
      </w:r>
      <w:proofErr w:type="spellStart"/>
      <w:r w:rsidRPr="00200606">
        <w:rPr>
          <w:b/>
          <w:bCs/>
        </w:rPr>
        <w:t>i</w:t>
      </w:r>
      <w:proofErr w:type="spellEnd"/>
      <w:r w:rsidRPr="00200606">
        <w:rPr>
          <w:b/>
          <w:bCs/>
        </w:rPr>
        <w:t>=0, 1, …, n-1)</w:t>
      </w:r>
      <w:r w:rsidRPr="00200606">
        <w:rPr>
          <w:rFonts w:hint="eastAsia"/>
          <w:b/>
          <w:bCs/>
        </w:rPr>
        <w:t>。</w:t>
      </w:r>
      <w:r w:rsidRPr="00200606">
        <w:rPr>
          <w:b/>
          <w:bCs/>
        </w:rPr>
        <w:t xml:space="preserve"> P</w:t>
      </w:r>
      <w:r w:rsidRPr="00200606">
        <w:rPr>
          <w:b/>
          <w:bCs/>
          <w:vertAlign w:val="subscript"/>
        </w:rPr>
        <w:t>i</w:t>
      </w:r>
      <w:r w:rsidRPr="00200606">
        <w:rPr>
          <w:rFonts w:hint="eastAsia"/>
          <w:b/>
          <w:bCs/>
        </w:rPr>
        <w:t>的</w:t>
      </w:r>
      <w:r w:rsidRPr="00200606">
        <w:rPr>
          <w:b/>
          <w:bCs/>
        </w:rPr>
        <w:t>Z</w:t>
      </w:r>
      <w:r w:rsidRPr="00200606">
        <w:rPr>
          <w:rFonts w:hint="eastAsia"/>
          <w:b/>
          <w:bCs/>
        </w:rPr>
        <w:t>坐标值均大于</w:t>
      </w:r>
      <w:r w:rsidRPr="00200606">
        <w:rPr>
          <w:b/>
          <w:bCs/>
        </w:rPr>
        <w:t>0</w:t>
      </w:r>
      <w:r w:rsidRPr="00200606">
        <w:rPr>
          <w:rFonts w:hint="eastAsia"/>
          <w:b/>
          <w:bCs/>
        </w:rPr>
        <w:t>。定义有效支撑线段为与竖直方向夹角不大于</w:t>
      </w:r>
      <w:r w:rsidRPr="00200606">
        <w:rPr>
          <w:b/>
          <w:bCs/>
        </w:rPr>
        <w:t>a</w:t>
      </w:r>
      <w:r w:rsidRPr="00200606">
        <w:rPr>
          <w:rFonts w:hint="eastAsia"/>
          <w:b/>
          <w:bCs/>
        </w:rPr>
        <w:t>度的线段，其中</w:t>
      </w:r>
      <w:r w:rsidRPr="00200606">
        <w:rPr>
          <w:b/>
          <w:bCs/>
        </w:rPr>
        <w:t>a</w:t>
      </w:r>
      <w:r w:rsidRPr="00200606">
        <w:rPr>
          <w:rFonts w:hint="eastAsia"/>
          <w:b/>
          <w:bCs/>
        </w:rPr>
        <w:t>为在</w:t>
      </w:r>
      <w:r w:rsidRPr="00200606">
        <w:rPr>
          <w:b/>
          <w:bCs/>
        </w:rPr>
        <w:t>[0, 90)</w:t>
      </w:r>
      <w:r w:rsidRPr="00200606">
        <w:rPr>
          <w:rFonts w:hint="eastAsia"/>
          <w:b/>
          <w:bCs/>
        </w:rPr>
        <w:t>内的常数。请添加有效支撑线段使得每个点</w:t>
      </w:r>
      <w:r w:rsidRPr="00200606">
        <w:rPr>
          <w:b/>
          <w:bCs/>
        </w:rPr>
        <w:t>P</w:t>
      </w:r>
      <w:r w:rsidRPr="00200606">
        <w:rPr>
          <w:b/>
          <w:bCs/>
          <w:vertAlign w:val="subscript"/>
        </w:rPr>
        <w:t>i</w:t>
      </w:r>
      <w:r w:rsidRPr="00200606">
        <w:rPr>
          <w:rFonts w:hint="eastAsia"/>
          <w:b/>
          <w:bCs/>
        </w:rPr>
        <w:t>通过有效支撑线段与</w:t>
      </w:r>
      <w:r w:rsidRPr="00200606">
        <w:rPr>
          <w:b/>
          <w:bCs/>
        </w:rPr>
        <w:t>Z=0</w:t>
      </w:r>
      <w:r w:rsidRPr="00200606">
        <w:rPr>
          <w:rFonts w:hint="eastAsia"/>
          <w:b/>
          <w:bCs/>
        </w:rPr>
        <w:t>平面连通。要求有效支撑线段总长度最小。</w:t>
      </w:r>
    </w:p>
    <w:p w14:paraId="6D05CCD7" w14:textId="02DF5935" w:rsidR="004F5761" w:rsidRPr="00200606" w:rsidRDefault="00200606" w:rsidP="00205312">
      <w:pPr>
        <w:ind w:firstLine="640"/>
      </w:pPr>
      <w:r>
        <w:rPr>
          <w:rFonts w:hint="eastAsia"/>
          <w:noProof/>
        </w:rPr>
        <mc:AlternateContent>
          <mc:Choice Requires="wpc">
            <w:drawing>
              <wp:inline distT="0" distB="0" distL="0" distR="0" wp14:anchorId="474DD506" wp14:editId="12795F98">
                <wp:extent cx="5274310" cy="3076575"/>
                <wp:effectExtent l="0" t="0" r="2540" b="9525"/>
                <wp:docPr id="12" name="画布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 name="图片 14"/>
                          <pic:cNvPicPr/>
                        </pic:nvPicPr>
                        <pic:blipFill>
                          <a:blip r:embed="rId8">
                            <a:extLst>
                              <a:ext uri="{28A0092B-C50C-407E-A947-70E740481C1C}">
                                <a14:useLocalDpi xmlns:a14="http://schemas.microsoft.com/office/drawing/2010/main" val="0"/>
                              </a:ext>
                            </a:extLst>
                          </a:blip>
                          <a:stretch>
                            <a:fillRect/>
                          </a:stretch>
                        </pic:blipFill>
                        <pic:spPr>
                          <a:xfrm>
                            <a:off x="0" y="0"/>
                            <a:ext cx="2452506" cy="3076575"/>
                          </a:xfrm>
                          <a:prstGeom prst="rect">
                            <a:avLst/>
                          </a:prstGeom>
                        </pic:spPr>
                      </pic:pic>
                    </wpc:wpc>
                  </a:graphicData>
                </a:graphic>
              </wp:inline>
            </w:drawing>
          </mc:Choice>
          <mc:Fallback>
            <w:pict>
              <v:group w14:anchorId="22CD4D89" id="画布 12" o:spid="_x0000_s1026" editas="canvas" style="width:415.3pt;height:242.25pt;mso-position-horizontal-relative:char;mso-position-vertical-relative:line" coordsize="52743,30765"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0765;visibility:visible;mso-wrap-style:square" filled="t">
                  <v:fill o:detectmouseclick="t"/>
                  <v:path o:connecttype="none"/>
                </v:shape>
                <v:shape id="图片 14" o:spid="_x0000_s1028" type="#_x0000_t75" style="position:absolute;width:24525;height:30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">
                  <v:imagedata r:id="rId9" o:title=""/>
                </v:shape>
                <w10:anchorlock/>
              </v:group>
            </w:pict>
          </mc:Fallback>
        </mc:AlternateContent>
      </w:r>
    </w:p>
    <w:p w14:paraId="129054E9" w14:textId="77777777" w:rsidR="00E201A1" w:rsidRDefault="00E201A1" w:rsidP="00E201A1">
      <w:pPr>
        <w:ind w:firstLine="640"/>
      </w:pPr>
    </w:p>
    <w:p w14:paraId="16BB7D74" w14:textId="53ECF9C0" w:rsidR="00FB075F" w:rsidRPr="00FB075F" w:rsidRDefault="0031119E" w:rsidP="00FB075F">
      <w:pPr>
        <w:pStyle w:val="3"/>
        <w:ind w:left="643" w:hanging="643"/>
      </w:pPr>
      <w:r>
        <w:rPr>
          <w:rFonts w:hint="eastAsia"/>
        </w:rPr>
        <w:t>子</w:t>
      </w:r>
      <w:r w:rsidR="00CB6DAB">
        <w:rPr>
          <w:rFonts w:hint="eastAsia"/>
        </w:rPr>
        <w:t>问题</w:t>
      </w:r>
      <w:r w:rsidR="00CB6DAB">
        <w:t>：</w:t>
      </w:r>
      <w:r w:rsidR="00200606">
        <w:rPr>
          <w:rFonts w:hint="eastAsia"/>
        </w:rPr>
        <w:t>考虑</w:t>
      </w:r>
      <w:r w:rsidR="00200606">
        <w:t>n=2</w:t>
      </w:r>
      <w:r w:rsidR="00200606">
        <w:rPr>
          <w:rFonts w:hint="eastAsia"/>
        </w:rPr>
        <w:t>的情况</w:t>
      </w:r>
      <w:r w:rsidR="00FB075F">
        <w:rPr>
          <w:rFonts w:hint="eastAsia"/>
        </w:rPr>
        <w:t>和</w:t>
      </w:r>
      <w:r w:rsidR="00FB075F">
        <w:rPr>
          <w:rFonts w:hint="eastAsia"/>
        </w:rPr>
        <w:t>n=3</w:t>
      </w:r>
      <w:r w:rsidR="00FB075F">
        <w:rPr>
          <w:rFonts w:hint="eastAsia"/>
        </w:rPr>
        <w:t>情况；</w:t>
      </w:r>
    </w:p>
    <w:p w14:paraId="2EA284A8" w14:textId="2B714C3F" w:rsidR="00CB6DAB" w:rsidRPr="002F2599" w:rsidRDefault="00CB6DAB" w:rsidP="00200606">
      <w:pPr>
        <w:shd w:val="clear" w:color="auto" w:fill="00FFFF"/>
        <w:ind w:firstLineChars="62" w:firstLine="198"/>
      </w:pPr>
      <w:r>
        <w:rPr>
          <w:rFonts w:hint="eastAsia"/>
        </w:rPr>
        <w:t>贡献认定</w:t>
      </w:r>
      <w:r>
        <w:rPr>
          <w:rFonts w:hint="eastAsia"/>
        </w:rPr>
        <w:t xml:space="preserve">: </w:t>
      </w:r>
      <w:r>
        <w:rPr>
          <w:rFonts w:hint="eastAsia"/>
        </w:rPr>
        <w:t>由</w:t>
      </w:r>
      <w:r w:rsidR="00200606">
        <w:rPr>
          <w:rFonts w:hint="eastAsia"/>
        </w:rPr>
        <w:t>周海刚</w:t>
      </w:r>
      <w:r>
        <w:rPr>
          <w:rFonts w:hint="eastAsia"/>
        </w:rPr>
        <w:t>提供。</w:t>
      </w:r>
    </w:p>
    <w:p w14:paraId="2BC7F75A" w14:textId="77777777" w:rsidR="00CB6DAB" w:rsidRDefault="00CB6DAB" w:rsidP="00CB6DAB">
      <w:pPr>
        <w:ind w:firstLine="640"/>
      </w:pPr>
    </w:p>
    <w:p w14:paraId="3168F4C3" w14:textId="77777777" w:rsidR="00CB6DAB" w:rsidRDefault="00CB6DAB" w:rsidP="00E201A1">
      <w:pPr>
        <w:ind w:firstLine="640"/>
      </w:pPr>
    </w:p>
    <w:p w14:paraId="2282B81B" w14:textId="77777777" w:rsidR="00403B36" w:rsidRDefault="00403B36" w:rsidP="00E201A1">
      <w:pPr>
        <w:ind w:firstLine="640"/>
      </w:pPr>
    </w:p>
    <w:p w14:paraId="0BDDA06E" w14:textId="77777777" w:rsidR="0087241C" w:rsidRDefault="0087241C" w:rsidP="00E13DA9">
      <w:pPr>
        <w:pStyle w:val="2"/>
        <w:ind w:left="643" w:hanging="643"/>
      </w:pPr>
      <w:r>
        <w:rPr>
          <w:rFonts w:hint="eastAsia"/>
        </w:rPr>
        <w:lastRenderedPageBreak/>
        <w:t>定义</w:t>
      </w:r>
    </w:p>
    <w:p w14:paraId="1C51D433" w14:textId="4D0A5404" w:rsidR="00FB075F" w:rsidRDefault="00FB075F" w:rsidP="00FB075F">
      <w:pPr>
        <w:pStyle w:val="3"/>
        <w:ind w:left="643" w:hanging="643"/>
      </w:pPr>
      <w:r>
        <w:rPr>
          <w:rFonts w:hint="eastAsia"/>
        </w:rPr>
        <w:t>定义一</w:t>
      </w:r>
      <w:r>
        <w:rPr>
          <w:rFonts w:hint="eastAsia"/>
        </w:rPr>
        <w:t xml:space="preserve">: </w:t>
      </w:r>
      <w:r>
        <w:rPr>
          <w:rFonts w:hint="eastAsia"/>
        </w:rPr>
        <w:t>支撑圆锥</w:t>
      </w:r>
    </w:p>
    <w:p w14:paraId="0A465FFA" w14:textId="77777777" w:rsidR="00FB075F" w:rsidRDefault="00FB075F" w:rsidP="00FB075F">
      <w:pPr>
        <w:ind w:firstLine="640"/>
      </w:pPr>
      <w:r>
        <w:rPr>
          <w:rFonts w:hint="eastAsia"/>
        </w:rPr>
        <w:t>具体定义</w:t>
      </w:r>
      <w:r>
        <w:rPr>
          <w:rFonts w:hint="eastAsia"/>
        </w:rPr>
        <w:t xml:space="preserve">: </w:t>
      </w:r>
      <w:r>
        <w:rPr>
          <w:rFonts w:hint="eastAsia"/>
        </w:rPr>
        <w:t>对于一个点</w:t>
      </w:r>
      <w:r>
        <w:rPr>
          <w:rFonts w:hint="eastAsia"/>
        </w:rPr>
        <w:t>P</w:t>
      </w:r>
      <w:r>
        <w:rPr>
          <w:rFonts w:hint="eastAsia"/>
        </w:rPr>
        <w:t>，考虑和它的连线与竖直方向夹角不大于</w:t>
      </w:r>
      <w:r>
        <w:rPr>
          <w:rFonts w:hint="eastAsia"/>
        </w:rPr>
        <w:t>a</w:t>
      </w:r>
      <w:r>
        <w:rPr>
          <w:rFonts w:hint="eastAsia"/>
        </w:rPr>
        <w:t>的，纵坐标大于</w:t>
      </w:r>
      <w:r>
        <w:rPr>
          <w:rFonts w:hint="eastAsia"/>
        </w:rPr>
        <w:t>0</w:t>
      </w:r>
      <w:r>
        <w:rPr>
          <w:rFonts w:hint="eastAsia"/>
        </w:rPr>
        <w:t>，小于</w:t>
      </w:r>
      <w:r>
        <w:rPr>
          <w:rFonts w:hint="eastAsia"/>
        </w:rPr>
        <w:t>P</w:t>
      </w:r>
      <w:r>
        <w:rPr>
          <w:rFonts w:hint="eastAsia"/>
        </w:rPr>
        <w:t>的纵坐标的点的集合称为点</w:t>
      </w:r>
      <w:r>
        <w:rPr>
          <w:rFonts w:hint="eastAsia"/>
        </w:rPr>
        <w:t>P</w:t>
      </w:r>
      <w:r>
        <w:rPr>
          <w:rFonts w:hint="eastAsia"/>
        </w:rPr>
        <w:t>的“角度</w:t>
      </w:r>
      <w:r>
        <w:rPr>
          <w:rFonts w:hint="eastAsia"/>
        </w:rPr>
        <w:t>a</w:t>
      </w:r>
      <w:r>
        <w:rPr>
          <w:rFonts w:hint="eastAsia"/>
        </w:rPr>
        <w:t>支撑圆锥”，当题给的</w:t>
      </w:r>
      <w:r>
        <w:rPr>
          <w:rFonts w:hint="eastAsia"/>
        </w:rPr>
        <w:t>a</w:t>
      </w:r>
      <w:r>
        <w:rPr>
          <w:rFonts w:hint="eastAsia"/>
        </w:rPr>
        <w:t>固定时，简记为“</w:t>
      </w:r>
      <w:r>
        <w:rPr>
          <w:rFonts w:hint="eastAsia"/>
        </w:rPr>
        <w:t>P</w:t>
      </w:r>
      <w:r>
        <w:rPr>
          <w:rFonts w:hint="eastAsia"/>
        </w:rPr>
        <w:t>的支撑圆锥”</w:t>
      </w:r>
    </w:p>
    <w:p w14:paraId="48DCBD2E" w14:textId="77777777" w:rsidR="00FB075F" w:rsidRPr="003902E3" w:rsidRDefault="00FB075F" w:rsidP="00FB075F">
      <w:pPr>
        <w:shd w:val="clear" w:color="auto" w:fill="00FFFF"/>
        <w:ind w:firstLine="640"/>
      </w:pPr>
      <w:r>
        <w:rPr>
          <w:rFonts w:hint="eastAsia"/>
        </w:rPr>
        <w:t>贡献认定</w:t>
      </w:r>
      <w:r>
        <w:rPr>
          <w:rFonts w:hint="eastAsia"/>
        </w:rPr>
        <w:t>:</w:t>
      </w:r>
      <w:r w:rsidRPr="001C5B07">
        <w:rPr>
          <w:rFonts w:hint="eastAsia"/>
        </w:rPr>
        <w:t xml:space="preserve"> </w:t>
      </w:r>
      <w:r>
        <w:rPr>
          <w:rFonts w:hint="eastAsia"/>
        </w:rPr>
        <w:t>由周海刚提供</w:t>
      </w:r>
      <w:r w:rsidRPr="007D37AE">
        <w:rPr>
          <w:rFonts w:hint="eastAsia"/>
        </w:rPr>
        <w:t>。</w:t>
      </w:r>
    </w:p>
    <w:p w14:paraId="160B2963" w14:textId="5F7A1F58" w:rsidR="00FB075F" w:rsidRDefault="00FB075F" w:rsidP="00B9644E">
      <w:pPr>
        <w:pStyle w:val="3"/>
        <w:ind w:left="643" w:hanging="643"/>
      </w:pPr>
      <w:r>
        <w:rPr>
          <w:rFonts w:hint="eastAsia"/>
        </w:rPr>
        <w:t>定义二：结点</w:t>
      </w:r>
      <w:r w:rsidR="00A27518">
        <w:rPr>
          <w:rFonts w:hint="eastAsia"/>
        </w:rPr>
        <w:t>，原始点，末端点</w:t>
      </w:r>
    </w:p>
    <w:p w14:paraId="300AA410" w14:textId="5D8568E2" w:rsidR="00FB075F" w:rsidRDefault="00FB075F" w:rsidP="00FB075F">
      <w:pPr>
        <w:ind w:firstLine="640"/>
      </w:pPr>
      <w:r>
        <w:rPr>
          <w:rFonts w:hint="eastAsia"/>
        </w:rPr>
        <w:t>具体定义：我们称在一种支撑方案当中，两条支撑线段的交点称为一个“结点”，题给的一开始的</w:t>
      </w:r>
      <w:r>
        <w:rPr>
          <w:rFonts w:hint="eastAsia"/>
        </w:rPr>
        <w:t>n</w:t>
      </w:r>
      <w:r>
        <w:rPr>
          <w:rFonts w:hint="eastAsia"/>
        </w:rPr>
        <w:t>个点为“原始点”，</w:t>
      </w:r>
      <w:r w:rsidR="00A27518">
        <w:rPr>
          <w:rFonts w:hint="eastAsia"/>
        </w:rPr>
        <w:t>若一个点只引出一条支撑线段，就称之为末端点；</w:t>
      </w:r>
      <w:r w:rsidR="00A27518">
        <w:t xml:space="preserve"> </w:t>
      </w:r>
    </w:p>
    <w:p w14:paraId="2FCBCFED" w14:textId="77777777" w:rsidR="002D5100" w:rsidRPr="00FB075F" w:rsidRDefault="002D5100" w:rsidP="002D5100">
      <w:pPr>
        <w:shd w:val="clear" w:color="auto" w:fill="00FFFF"/>
        <w:ind w:firstLine="640"/>
      </w:pPr>
      <w:r>
        <w:rPr>
          <w:rFonts w:hint="eastAsia"/>
        </w:rPr>
        <w:t>贡献认定</w:t>
      </w:r>
      <w:r>
        <w:rPr>
          <w:rFonts w:hint="eastAsia"/>
        </w:rPr>
        <w:t>:</w:t>
      </w:r>
      <w:r w:rsidRPr="001C5B07">
        <w:rPr>
          <w:rFonts w:hint="eastAsia"/>
        </w:rPr>
        <w:t xml:space="preserve"> </w:t>
      </w:r>
      <w:r>
        <w:rPr>
          <w:rFonts w:hint="eastAsia"/>
        </w:rPr>
        <w:t>由周海刚提供</w:t>
      </w:r>
      <w:r w:rsidRPr="007D37AE">
        <w:rPr>
          <w:rFonts w:hint="eastAsia"/>
        </w:rPr>
        <w:t>。</w:t>
      </w:r>
    </w:p>
    <w:p w14:paraId="3690C7F5" w14:textId="77777777" w:rsidR="00367EB2" w:rsidRPr="00367EB2" w:rsidRDefault="00367EB2" w:rsidP="00FB075F">
      <w:pPr>
        <w:ind w:firstLine="640"/>
      </w:pPr>
    </w:p>
    <w:p w14:paraId="53976805" w14:textId="2C88EEE0" w:rsidR="002D5100" w:rsidRDefault="002D5100" w:rsidP="00B9644E">
      <w:pPr>
        <w:pStyle w:val="3"/>
        <w:ind w:left="643" w:hanging="643"/>
      </w:pPr>
      <w:r>
        <w:rPr>
          <w:rFonts w:hint="eastAsia"/>
        </w:rPr>
        <w:t>定义三：支撑线段的“引出”</w:t>
      </w:r>
    </w:p>
    <w:p w14:paraId="1C40CD6F" w14:textId="32921541" w:rsidR="002D5100" w:rsidRDefault="002D5100" w:rsidP="002D5100">
      <w:pPr>
        <w:ind w:firstLine="640"/>
      </w:pPr>
      <w:r>
        <w:rPr>
          <w:rFonts w:hint="eastAsia"/>
        </w:rPr>
        <w:t>具体定义，我们称一条支撑线段</w:t>
      </w:r>
      <w:r>
        <w:rPr>
          <w:rFonts w:hint="eastAsia"/>
        </w:rPr>
        <w:t>AB</w:t>
      </w:r>
      <w:r>
        <w:rPr>
          <w:rFonts w:hint="eastAsia"/>
        </w:rPr>
        <w:t>由</w:t>
      </w:r>
      <w:r>
        <w:rPr>
          <w:rFonts w:hint="eastAsia"/>
        </w:rPr>
        <w:t>A</w:t>
      </w:r>
      <w:r>
        <w:rPr>
          <w:rFonts w:hint="eastAsia"/>
        </w:rPr>
        <w:t>引出，当且仅当</w:t>
      </w:r>
      <w:r>
        <w:rPr>
          <w:rFonts w:hint="eastAsia"/>
        </w:rPr>
        <w:t>A</w:t>
      </w:r>
      <w:r>
        <w:rPr>
          <w:rFonts w:hint="eastAsia"/>
        </w:rPr>
        <w:t>比</w:t>
      </w:r>
      <w:r>
        <w:rPr>
          <w:rFonts w:hint="eastAsia"/>
        </w:rPr>
        <w:t>B</w:t>
      </w:r>
      <w:r>
        <w:rPr>
          <w:rFonts w:hint="eastAsia"/>
        </w:rPr>
        <w:t>的纵坐标要大</w:t>
      </w:r>
    </w:p>
    <w:p w14:paraId="38F47A16" w14:textId="77777777" w:rsidR="002D5100" w:rsidRPr="00FB075F" w:rsidRDefault="002D5100" w:rsidP="002D5100">
      <w:pPr>
        <w:shd w:val="clear" w:color="auto" w:fill="00FFFF"/>
        <w:ind w:firstLine="640"/>
      </w:pPr>
      <w:r>
        <w:rPr>
          <w:rFonts w:hint="eastAsia"/>
        </w:rPr>
        <w:t>贡献认定</w:t>
      </w:r>
      <w:r>
        <w:rPr>
          <w:rFonts w:hint="eastAsia"/>
        </w:rPr>
        <w:t>:</w:t>
      </w:r>
      <w:r w:rsidRPr="001C5B07">
        <w:rPr>
          <w:rFonts w:hint="eastAsia"/>
        </w:rPr>
        <w:t xml:space="preserve"> </w:t>
      </w:r>
      <w:r>
        <w:rPr>
          <w:rFonts w:hint="eastAsia"/>
        </w:rPr>
        <w:t>由周海刚提供</w:t>
      </w:r>
      <w:r w:rsidRPr="007D37AE">
        <w:rPr>
          <w:rFonts w:hint="eastAsia"/>
        </w:rPr>
        <w:t>。</w:t>
      </w:r>
    </w:p>
    <w:p w14:paraId="29462E30" w14:textId="6970FB2D" w:rsidR="002D5100" w:rsidRPr="002D5100" w:rsidRDefault="002D5100" w:rsidP="002D5100">
      <w:pPr>
        <w:ind w:firstLineChars="0" w:firstLine="0"/>
      </w:pPr>
    </w:p>
    <w:p w14:paraId="57F2A817" w14:textId="428D8AF0" w:rsidR="00FB075F" w:rsidRPr="00FB075F" w:rsidRDefault="00FB075F" w:rsidP="00B9644E">
      <w:pPr>
        <w:pStyle w:val="3"/>
        <w:ind w:left="643" w:hanging="643"/>
      </w:pPr>
      <w:r w:rsidRPr="00FB075F">
        <w:rPr>
          <w:rFonts w:hint="eastAsia"/>
        </w:rPr>
        <w:t>定义</w:t>
      </w:r>
      <w:r w:rsidR="002D5100">
        <w:rPr>
          <w:rFonts w:hint="eastAsia"/>
        </w:rPr>
        <w:t>四</w:t>
      </w:r>
      <w:r w:rsidRPr="00FB075F">
        <w:rPr>
          <w:rFonts w:hint="eastAsia"/>
        </w:rPr>
        <w:t>：</w:t>
      </w:r>
      <w:r w:rsidR="00D220C0">
        <w:rPr>
          <w:rFonts w:hint="eastAsia"/>
        </w:rPr>
        <w:t>支撑方案的对应图</w:t>
      </w:r>
    </w:p>
    <w:p w14:paraId="13275027" w14:textId="773AE0FC" w:rsidR="00FB075F" w:rsidRDefault="00D220C0" w:rsidP="00FB075F">
      <w:pPr>
        <w:ind w:firstLine="640"/>
      </w:pPr>
      <w:r>
        <w:rPr>
          <w:rFonts w:hint="eastAsia"/>
        </w:rPr>
        <w:t>具体定义：我们考虑一个</w:t>
      </w:r>
      <w:r w:rsidR="002D5100">
        <w:rPr>
          <w:rFonts w:hint="eastAsia"/>
        </w:rPr>
        <w:t>有向</w:t>
      </w:r>
      <w:r>
        <w:rPr>
          <w:rFonts w:hint="eastAsia"/>
        </w:rPr>
        <w:t>图</w:t>
      </w:r>
      <w:r>
        <w:rPr>
          <w:rFonts w:hint="eastAsia"/>
        </w:rPr>
        <w:t>G</w:t>
      </w:r>
      <w:r>
        <w:rPr>
          <w:rFonts w:hint="eastAsia"/>
        </w:rPr>
        <w:t>，我们称其为一个支撑方案的对应图，如果在</w:t>
      </w:r>
      <w:r>
        <w:rPr>
          <w:rFonts w:hint="eastAsia"/>
        </w:rPr>
        <w:t>G</w:t>
      </w:r>
      <w:r>
        <w:rPr>
          <w:rFonts w:hint="eastAsia"/>
        </w:rPr>
        <w:t>当中每个点对应一个支撑方案中一个点，</w:t>
      </w:r>
      <w:r>
        <w:rPr>
          <w:rFonts w:hint="eastAsia"/>
        </w:rPr>
        <w:t>G</w:t>
      </w:r>
      <w:r>
        <w:rPr>
          <w:rFonts w:hint="eastAsia"/>
        </w:rPr>
        <w:t>中每条边对应支撑方案中一条支撑线段</w:t>
      </w:r>
      <w:r w:rsidR="002D5100">
        <w:rPr>
          <w:rFonts w:hint="eastAsia"/>
        </w:rPr>
        <w:t>，且方向</w:t>
      </w:r>
      <w:r w:rsidR="002D5100">
        <w:rPr>
          <w:rFonts w:hint="eastAsia"/>
        </w:rPr>
        <w:lastRenderedPageBreak/>
        <w:t>对应每一条支撑线段的引出方向</w:t>
      </w:r>
    </w:p>
    <w:p w14:paraId="04CAE370" w14:textId="7683F6E8" w:rsidR="00FB075F" w:rsidRPr="00FB075F" w:rsidRDefault="00FB075F" w:rsidP="00FB075F">
      <w:pPr>
        <w:shd w:val="clear" w:color="auto" w:fill="00FFFF"/>
        <w:ind w:firstLine="640"/>
      </w:pPr>
      <w:r>
        <w:rPr>
          <w:rFonts w:hint="eastAsia"/>
        </w:rPr>
        <w:t>贡献认定</w:t>
      </w:r>
      <w:r>
        <w:rPr>
          <w:rFonts w:hint="eastAsia"/>
        </w:rPr>
        <w:t>:</w:t>
      </w:r>
      <w:r w:rsidRPr="001C5B07">
        <w:rPr>
          <w:rFonts w:hint="eastAsia"/>
        </w:rPr>
        <w:t xml:space="preserve"> </w:t>
      </w:r>
      <w:r>
        <w:rPr>
          <w:rFonts w:hint="eastAsia"/>
        </w:rPr>
        <w:t>由周海刚提供</w:t>
      </w:r>
      <w:r w:rsidRPr="007D37AE">
        <w:rPr>
          <w:rFonts w:hint="eastAsia"/>
        </w:rPr>
        <w:t>。</w:t>
      </w:r>
    </w:p>
    <w:p w14:paraId="3EA1F541" w14:textId="65A9D077" w:rsidR="00B9644E" w:rsidRDefault="007D5BC7" w:rsidP="00B9644E">
      <w:pPr>
        <w:pStyle w:val="2"/>
        <w:numPr>
          <w:ilvl w:val="0"/>
          <w:numId w:val="0"/>
        </w:numPr>
        <w:ind w:left="400"/>
      </w:pPr>
      <w:ins w:id="1" w:author="Lee Vastalian" w:date="2019-10-23T22:31:00Z">
        <w:r>
          <w:rPr>
            <w:noProof/>
          </w:rPr>
          <w:drawing>
            <wp:anchor distT="0" distB="0" distL="114300" distR="114300" simplePos="0" relativeHeight="251975680" behindDoc="0" locked="0" layoutInCell="1" allowOverlap="1" wp14:anchorId="3AFF1FCB" wp14:editId="28D148FB">
              <wp:simplePos x="0" y="0"/>
              <wp:positionH relativeFrom="column">
                <wp:posOffset>1316990</wp:posOffset>
              </wp:positionH>
              <wp:positionV relativeFrom="paragraph">
                <wp:posOffset>824230</wp:posOffset>
              </wp:positionV>
              <wp:extent cx="3286125" cy="2118995"/>
              <wp:effectExtent l="0" t="0" r="9525" b="0"/>
              <wp:wrapTopAndBottom/>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86125" cy="2118995"/>
                      </a:xfrm>
                      <a:prstGeom prst="rect">
                        <a:avLst/>
                      </a:prstGeom>
                    </pic:spPr>
                  </pic:pic>
                </a:graphicData>
              </a:graphic>
              <wp14:sizeRelH relativeFrom="margin">
                <wp14:pctWidth>0</wp14:pctWidth>
              </wp14:sizeRelH>
              <wp14:sizeRelV relativeFrom="margin">
                <wp14:pctHeight>0</wp14:pctHeight>
              </wp14:sizeRelV>
            </wp:anchor>
          </w:drawing>
        </w:r>
      </w:ins>
      <w:r w:rsidR="00B9644E">
        <w:rPr>
          <w:rFonts w:hint="eastAsia"/>
        </w:rPr>
        <w:t>注：我们有了定义三和定义四，我们就会发现题目的不严谨之处，比如：我们对于以下的情况：</w:t>
      </w:r>
    </w:p>
    <w:p w14:paraId="664AA4D0" w14:textId="50444221" w:rsidR="00B9644E" w:rsidRPr="002D5100" w:rsidDel="007D5BC7" w:rsidRDefault="00B9644E" w:rsidP="00B9644E">
      <w:pPr>
        <w:pStyle w:val="2"/>
        <w:numPr>
          <w:ilvl w:val="0"/>
          <w:numId w:val="0"/>
        </w:numPr>
        <w:rPr>
          <w:del w:id="2" w:author="Lee Vastalian" w:date="2019-10-23T22:32:00Z"/>
        </w:rPr>
      </w:pPr>
      <w:del w:id="3" w:author="Lee Vastalian" w:date="2019-10-23T22:29:00Z">
        <w:r w:rsidDel="00B4231C">
          <w:rPr>
            <w:rFonts w:hint="eastAsia"/>
            <w:b w:val="0"/>
            <w:bCs w:val="0"/>
            <w:noProof/>
          </w:rPr>
          <mc:AlternateContent>
            <mc:Choice Requires="wpc">
              <w:drawing>
                <wp:inline distT="0" distB="0" distL="0" distR="0" wp14:anchorId="14BC414A" wp14:editId="4F3B687C">
                  <wp:extent cx="3522965" cy="2054993"/>
                  <wp:effectExtent l="0" t="0" r="1905" b="2540"/>
                  <wp:docPr id="45" name="画布 4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1">
                          <w14:nvContentPartPr>
                            <w14:cNvPr id="32" name="墨迹 32"/>
                            <w14:cNvContentPartPr/>
                          </w14:nvContentPartPr>
                          <w14:xfrm>
                            <a:off x="533260" y="395463"/>
                            <a:ext cx="45000" cy="57960"/>
                          </w14:xfrm>
                        </w14:contentPart>
                        <w14:contentPart bwMode="auto" r:id="rId12">
                          <w14:nvContentPartPr>
                            <w14:cNvPr id="33" name="墨迹 33"/>
                            <w14:cNvContentPartPr/>
                          </w14:nvContentPartPr>
                          <w14:xfrm>
                            <a:off x="173980" y="306903"/>
                            <a:ext cx="89280" cy="296640"/>
                          </w14:xfrm>
                        </w14:contentPart>
                        <w14:contentPart bwMode="auto" r:id="rId13">
                          <w14:nvContentPartPr>
                            <w14:cNvPr id="34" name="墨迹 34"/>
                            <w14:cNvContentPartPr/>
                          </w14:nvContentPartPr>
                          <w14:xfrm>
                            <a:off x="271540" y="342183"/>
                            <a:ext cx="79200" cy="269280"/>
                          </w14:xfrm>
                        </w14:contentPart>
                        <w14:contentPart bwMode="auto" r:id="rId14">
                          <w14:nvContentPartPr>
                            <w14:cNvPr id="35" name="墨迹 35"/>
                            <w14:cNvContentPartPr/>
                          </w14:nvContentPartPr>
                          <w14:xfrm>
                            <a:off x="213220" y="484023"/>
                            <a:ext cx="143280" cy="37800"/>
                          </w14:xfrm>
                        </w14:contentPart>
                        <w14:contentPart bwMode="auto" r:id="rId15">
                          <w14:nvContentPartPr>
                            <w14:cNvPr id="36" name="墨迹 36"/>
                            <w14:cNvContentPartPr/>
                          </w14:nvContentPartPr>
                          <w14:xfrm>
                            <a:off x="1953820" y="314823"/>
                            <a:ext cx="34200" cy="54360"/>
                          </w14:xfrm>
                        </w14:contentPart>
                        <w14:contentPart bwMode="auto" r:id="rId16">
                          <w14:nvContentPartPr>
                            <w14:cNvPr id="37" name="墨迹 37"/>
                            <w14:cNvContentPartPr/>
                          </w14:nvContentPartPr>
                          <w14:xfrm>
                            <a:off x="530020" y="325983"/>
                            <a:ext cx="1439640" cy="629280"/>
                          </w14:xfrm>
                        </w14:contentPart>
                        <w14:contentPart bwMode="auto" r:id="rId17">
                          <w14:nvContentPartPr>
                            <w14:cNvPr id="38" name="墨迹 38"/>
                            <w14:cNvContentPartPr/>
                          </w14:nvContentPartPr>
                          <w14:xfrm>
                            <a:off x="1211860" y="931863"/>
                            <a:ext cx="13680" cy="44280"/>
                          </w14:xfrm>
                        </w14:contentPart>
                        <w14:contentPart bwMode="auto" r:id="rId18">
                          <w14:nvContentPartPr>
                            <w14:cNvPr id="39" name="墨迹 39"/>
                            <w14:cNvContentPartPr/>
                          </w14:nvContentPartPr>
                          <w14:xfrm>
                            <a:off x="1972900" y="52383"/>
                            <a:ext cx="8280" cy="198720"/>
                          </w14:xfrm>
                        </w14:contentPart>
                        <w14:contentPart bwMode="auto" r:id="rId19">
                          <w14:nvContentPartPr>
                            <w14:cNvPr id="40" name="墨迹 40"/>
                            <w14:cNvContentPartPr/>
                          </w14:nvContentPartPr>
                          <w14:xfrm>
                            <a:off x="1984420" y="40503"/>
                            <a:ext cx="138600" cy="248040"/>
                          </w14:xfrm>
                        </w14:contentPart>
                        <w14:contentPart bwMode="auto" r:id="rId20">
                          <w14:nvContentPartPr>
                            <w14:cNvPr id="41" name="墨迹 41"/>
                            <w14:cNvContentPartPr/>
                          </w14:nvContentPartPr>
                          <w14:xfrm>
                            <a:off x="1920729" y="333972"/>
                            <a:ext cx="71626" cy="1259216"/>
                          </w14:xfrm>
                        </w14:contentPart>
                        <w14:contentPart bwMode="auto" r:id="rId21">
                          <w14:nvContentPartPr>
                            <w14:cNvPr id="42" name="墨迹 42"/>
                            <w14:cNvContentPartPr/>
                          </w14:nvContentPartPr>
                          <w14:xfrm>
                            <a:off x="569980" y="1228143"/>
                            <a:ext cx="2953080" cy="730080"/>
                          </w14:xfrm>
                        </w14:contentPart>
                        <w14:contentPart bwMode="auto" r:id="rId22">
                          <w14:nvContentPartPr>
                            <w14:cNvPr id="43" name="墨迹 43"/>
                            <w14:cNvContentPartPr/>
                          </w14:nvContentPartPr>
                          <w14:xfrm>
                            <a:off x="92620" y="1463583"/>
                            <a:ext cx="507960" cy="547920"/>
                          </w14:xfrm>
                        </w14:contentPart>
                        <w14:contentPart bwMode="auto" r:id="rId23">
                          <w14:nvContentPartPr>
                            <w14:cNvPr id="44" name="墨迹 44"/>
                            <w14:cNvContentPartPr/>
                          </w14:nvContentPartPr>
                          <w14:xfrm>
                            <a:off x="125740" y="1940583"/>
                            <a:ext cx="2448000" cy="114480"/>
                          </w14:xfrm>
                        </w14:contentPart>
                        <w14:contentPart bwMode="auto" r:id="rId24">
                          <w14:nvContentPartPr>
                            <w14:cNvPr id="587" name="墨迹 587"/>
                            <w14:cNvContentPartPr/>
                          </w14:nvContentPartPr>
                          <w14:xfrm>
                            <a:off x="1968313" y="1404979"/>
                            <a:ext cx="128520" cy="154080"/>
                          </w14:xfrm>
                        </w14:contentPart>
                        <w14:contentPart bwMode="auto" r:id="rId25">
                          <w14:nvContentPartPr>
                            <w14:cNvPr id="588" name="墨迹 588"/>
                            <w14:cNvContentPartPr/>
                          </w14:nvContentPartPr>
                          <w14:xfrm>
                            <a:off x="1920433" y="1591819"/>
                            <a:ext cx="69480" cy="20160"/>
                          </w14:xfrm>
                        </w14:contentPart>
                        <w14:contentPart bwMode="auto" r:id="rId26">
                          <w14:nvContentPartPr>
                            <w14:cNvPr id="589" name="墨迹 589"/>
                            <w14:cNvContentPartPr/>
                          </w14:nvContentPartPr>
                          <w14:xfrm>
                            <a:off x="2123473" y="1530259"/>
                            <a:ext cx="244800" cy="47520"/>
                          </w14:xfrm>
                        </w14:contentPart>
                      </wpc:wpc>
                    </a:graphicData>
                  </a:graphic>
                </wp:inline>
              </w:drawing>
            </mc:Choice>
            <mc:Fallback>
              <w:pict>
                <v:group w14:anchorId="77C0A2CF" id="画布 45" o:spid="_x0000_s1026" editas="canvas" style="width:277.4pt;height:161.8pt;mso-position-horizontal-relative:char;mso-position-vertical-relative:line" coordsize="35223,20548" o:gfxdata="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">
                  <v:shape id="_x0000_s1027" type="#_x0000_t75" style="position:absolute;width:35223;height:20548;visibility:visible;mso-wrap-style:square" filled="t">
                    <v:fill o:detectmouseclick="t"/>
                    <v:path o:connecttype="none"/>
                  </v:shape>
                  <v:shape id="墨迹 32" o:spid="_x0000_s1028" type="#_x0000_t75" style="position:absolute;left:5152;top:3774;width:807;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">
                    <v:imagedata r:id="rId27" o:title=""/>
                  </v:shape>
                  <v:shape id="墨迹 33" o:spid="_x0000_s1029" type="#_x0000_t75" style="position:absolute;left:1559;top:2888;width:1250;height:3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">
                    <v:imagedata r:id="rId28" o:title=""/>
                  </v:shape>
                  <v:shape id="墨迹 34" o:spid="_x0000_s1030" type="#_x0000_t75" style="position:absolute;left:2535;top:3241;width:1148;height:3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">
                    <v:imagedata r:id="rId29" o:title=""/>
                  </v:shape>
                  <v:shape id="墨迹 35" o:spid="_x0000_s1031" type="#_x0000_t75" style="position:absolute;left:1952;top:4660;width:1789;height: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">
                    <v:imagedata r:id="rId30" o:title=""/>
                  </v:shape>
                  <v:shape id="墨迹 36" o:spid="_x0000_s1032" type="#_x0000_t75" style="position:absolute;left:19358;top:2968;width:698;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">
                    <v:imagedata r:id="rId31" o:title=""/>
                  </v:shape>
                  <v:shape id="墨迹 37" o:spid="_x0000_s1033" type="#_x0000_t75" style="position:absolute;left:5120;top:3079;width:14752;height:6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">
                    <v:imagedata r:id="rId32" o:title=""/>
                  </v:shape>
                  <v:shape id="墨迹 38" o:spid="_x0000_s1034" type="#_x0000_t75" style="position:absolute;left:11938;top:9138;width:493;height: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">
                    <v:imagedata r:id="rId33" o:title=""/>
                  </v:shape>
                  <v:shape id="墨迹 39" o:spid="_x0000_s1035" type="#_x0000_t75" style="position:absolute;left:19549;top:344;width:439;height:2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">
                    <v:imagedata r:id="rId34" o:title=""/>
                  </v:shape>
                  <v:shape id="墨迹 40" o:spid="_x0000_s1036" type="#_x0000_t75" style="position:absolute;left:19664;top:225;width:1742;height:2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">
                    <v:imagedata r:id="rId35" o:title=""/>
                  </v:shape>
                  <v:shape id="墨迹 41" o:spid="_x0000_s1037" type="#_x0000_t75" style="position:absolute;left:19027;top:3159;width:1072;height:12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">
                    <v:imagedata r:id="rId36" o:title=""/>
                  </v:shape>
                  <v:shape id="墨迹 42" o:spid="_x0000_s1038" type="#_x0000_t75" style="position:absolute;left:5519;top:12101;width:29888;height:7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">
                    <v:imagedata r:id="rId37" o:title=""/>
                  </v:shape>
                  <v:shape id="墨迹 43" o:spid="_x0000_s1039" type="#_x0000_t75" style="position:absolute;left:746;top:14455;width:5436;height:5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">
                    <v:imagedata r:id="rId38" o:title=""/>
                  </v:shape>
                  <v:shape id="墨迹 44" o:spid="_x0000_s1040" type="#_x0000_t75" style="position:absolute;left:1077;top:19226;width:24836;height:1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">
                    <v:imagedata r:id="rId39" o:title=""/>
                  </v:shape>
                  <v:shape id="墨迹 587" o:spid="_x0000_s1041" type="#_x0000_t75" style="position:absolute;left:19503;top:13869;width:1641;height:1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">
                    <v:imagedata r:id="rId40" o:title=""/>
                  </v:shape>
                  <v:shape id="墨迹 588" o:spid="_x0000_s1042" type="#_x0000_t75" style="position:absolute;left:19024;top:15738;width:1051;height: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">
                    <v:imagedata r:id="rId41" o:title=""/>
                  </v:shape>
                  <v:shape id="墨迹 589" o:spid="_x0000_s1043" type="#_x0000_t75" style="position:absolute;left:21054;top:15122;width:2805;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">
                    <v:imagedata r:id="rId42" o:title=""/>
                  </v:shape>
                  <w10:anchorlock/>
                </v:group>
              </w:pict>
            </mc:Fallback>
          </mc:AlternateContent>
        </w:r>
      </w:del>
      <w:ins w:id="4" w:author="Lee Vastalian" w:date="2019-10-23T22:31:00Z">
        <w:r w:rsidR="007D5BC7" w:rsidRPr="007D5BC7">
          <w:rPr>
            <w:noProof/>
          </w:rPr>
          <w:t xml:space="preserve"> </w:t>
        </w:r>
      </w:ins>
    </w:p>
    <w:p w14:paraId="0CDBDC8D" w14:textId="03B3CF63" w:rsidR="007C5DC0" w:rsidRDefault="007D5BC7">
      <w:pPr>
        <w:pStyle w:val="2"/>
        <w:numPr>
          <w:ilvl w:val="0"/>
          <w:numId w:val="0"/>
        </w:numPr>
        <w:pPrChange w:id="5" w:author="Lee Vastalian" w:date="2019-10-23T22:32:00Z">
          <w:pPr>
            <w:ind w:firstLine="640"/>
          </w:pPr>
        </w:pPrChange>
      </w:pPr>
      <w:ins w:id="6" w:author="Lee Vastalian" w:date="2019-10-23T22:32:00Z">
        <w:r>
          <w:rPr>
            <w:rFonts w:hint="eastAsia"/>
            <w:noProof/>
          </w:rPr>
          <w:t>图像中</w:t>
        </w:r>
      </w:ins>
      <w:r w:rsidR="00B9644E">
        <w:rPr>
          <w:rFonts w:hint="eastAsia"/>
        </w:rPr>
        <w:t>A</w:t>
      </w:r>
      <w:r w:rsidR="00B9644E">
        <w:rPr>
          <w:rFonts w:hint="eastAsia"/>
        </w:rPr>
        <w:t>通过</w:t>
      </w:r>
      <w:ins w:id="7" w:author="Lee Vastalian" w:date="2019-10-23T22:32:00Z">
        <w:r>
          <w:rPr>
            <w:rFonts w:hint="eastAsia"/>
          </w:rPr>
          <w:t>三</w:t>
        </w:r>
      </w:ins>
      <w:del w:id="8" w:author="Lee Vastalian" w:date="2019-10-23T22:32:00Z">
        <w:r w:rsidR="00B9644E" w:rsidDel="007D5BC7">
          <w:rPr>
            <w:rFonts w:hint="eastAsia"/>
          </w:rPr>
          <w:delText>两</w:delText>
        </w:r>
      </w:del>
      <w:r w:rsidR="00B9644E">
        <w:rPr>
          <w:rFonts w:hint="eastAsia"/>
        </w:rPr>
        <w:t>条支撑线段</w:t>
      </w:r>
      <w:ins w:id="9" w:author="Lee Vastalian" w:date="2019-10-23T22:32:00Z">
        <w:r>
          <w:rPr>
            <w:rFonts w:hint="eastAsia"/>
          </w:rPr>
          <w:t>AC</w:t>
        </w:r>
        <w:r>
          <w:rPr>
            <w:rFonts w:hint="eastAsia"/>
          </w:rPr>
          <w:t>、</w:t>
        </w:r>
        <w:r>
          <w:rPr>
            <w:rFonts w:hint="eastAsia"/>
          </w:rPr>
          <w:t>BC</w:t>
        </w:r>
        <w:r>
          <w:rPr>
            <w:rFonts w:hint="eastAsia"/>
          </w:rPr>
          <w:t>、以及</w:t>
        </w:r>
        <w:r>
          <w:rPr>
            <w:rFonts w:hint="eastAsia"/>
          </w:rPr>
          <w:t>B</w:t>
        </w:r>
        <w:r>
          <w:rPr>
            <w:rFonts w:hint="eastAsia"/>
          </w:rPr>
          <w:t>引出的向地面的垂直线段</w:t>
        </w:r>
      </w:ins>
      <w:r w:rsidR="00B9644E">
        <w:rPr>
          <w:rFonts w:hint="eastAsia"/>
        </w:rPr>
        <w:t>和地面相连，</w:t>
      </w:r>
      <w:ins w:id="10" w:author="Lee Vastalian" w:date="2019-10-23T22:33:00Z">
        <w:r>
          <w:rPr>
            <w:rFonts w:hint="eastAsia"/>
          </w:rPr>
          <w:t>其中</w:t>
        </w:r>
        <w:r>
          <w:rPr>
            <w:rFonts w:hint="eastAsia"/>
          </w:rPr>
          <w:t>AB</w:t>
        </w:r>
        <w:r>
          <w:rPr>
            <w:rFonts w:hint="eastAsia"/>
          </w:rPr>
          <w:t>是原始点，</w:t>
        </w:r>
        <w:r>
          <w:rPr>
            <w:rFonts w:hint="eastAsia"/>
          </w:rPr>
          <w:t>C</w:t>
        </w:r>
        <w:r>
          <w:rPr>
            <w:rFonts w:hint="eastAsia"/>
          </w:rPr>
          <w:t>为产生的结点；</w:t>
        </w:r>
      </w:ins>
      <w:r w:rsidR="00B9644E">
        <w:rPr>
          <w:rFonts w:hint="eastAsia"/>
        </w:rPr>
        <w:t>但是这显然不符合</w:t>
      </w:r>
      <w:r w:rsidR="00B9644E">
        <w:rPr>
          <w:rFonts w:hint="eastAsia"/>
        </w:rPr>
        <w:t>3D</w:t>
      </w:r>
      <w:r w:rsidR="00B9644E">
        <w:rPr>
          <w:rFonts w:hint="eastAsia"/>
        </w:rPr>
        <w:t>打印当中的实际情况；因此我们可以对题目如此修改：</w:t>
      </w:r>
    </w:p>
    <w:p w14:paraId="58A1B679" w14:textId="1091C4F3" w:rsidR="00B9644E" w:rsidRDefault="00B9644E" w:rsidP="00B9644E">
      <w:pPr>
        <w:ind w:firstLine="640"/>
        <w:rPr>
          <w:i/>
          <w:iCs/>
        </w:rPr>
      </w:pPr>
      <w:r w:rsidRPr="007C5DC0">
        <w:rPr>
          <w:rFonts w:hint="eastAsia"/>
          <w:i/>
          <w:iCs/>
        </w:rPr>
        <w:t>对于每个原始点，在支撑方案当中必存在一条</w:t>
      </w:r>
      <w:r w:rsidRPr="007C5DC0">
        <w:rPr>
          <w:rFonts w:hint="eastAsia"/>
          <w:b/>
          <w:bCs/>
          <w:i/>
          <w:iCs/>
          <w:u w:val="single"/>
        </w:rPr>
        <w:t>有向路</w:t>
      </w:r>
      <w:r w:rsidRPr="007C5DC0">
        <w:rPr>
          <w:rFonts w:hint="eastAsia"/>
          <w:i/>
          <w:iCs/>
        </w:rPr>
        <w:t>使得它和地面相连，这一条路称之为</w:t>
      </w:r>
      <w:r w:rsidRPr="007C5DC0">
        <w:rPr>
          <w:rFonts w:hint="eastAsia"/>
          <w:i/>
          <w:iCs/>
        </w:rPr>
        <w:t>A</w:t>
      </w:r>
      <w:r w:rsidRPr="007C5DC0">
        <w:rPr>
          <w:rFonts w:hint="eastAsia"/>
          <w:i/>
          <w:iCs/>
        </w:rPr>
        <w:t>的支撑路</w:t>
      </w:r>
    </w:p>
    <w:p w14:paraId="662E8322" w14:textId="3C50412E" w:rsidR="00FC020F" w:rsidRPr="00FC020F" w:rsidRDefault="0039448C" w:rsidP="00FC020F">
      <w:pPr>
        <w:ind w:firstLineChars="0" w:firstLine="0"/>
      </w:pPr>
      <w:r>
        <w:rPr>
          <w:rFonts w:hint="eastAsia"/>
        </w:rPr>
        <w:t xml:space="preserve"> </w:t>
      </w:r>
      <w:r>
        <w:t xml:space="preserve">   </w:t>
      </w:r>
      <w:r>
        <w:rPr>
          <w:rFonts w:hint="eastAsia"/>
        </w:rPr>
        <w:t>特别的，如果一个原始点引出了一条支撑路，那么我们就称它是“被支撑的”</w:t>
      </w:r>
    </w:p>
    <w:p w14:paraId="635887DA" w14:textId="5660B4C0" w:rsidR="00A440E0" w:rsidRPr="00B9644E" w:rsidRDefault="00A440E0" w:rsidP="00611911">
      <w:pPr>
        <w:ind w:firstLine="640"/>
      </w:pPr>
    </w:p>
    <w:p w14:paraId="71F4822B" w14:textId="3928254C" w:rsidR="0087241C" w:rsidRDefault="0087241C" w:rsidP="00A440E0">
      <w:pPr>
        <w:pStyle w:val="2"/>
        <w:ind w:left="643" w:hanging="643"/>
      </w:pPr>
      <w:r>
        <w:rPr>
          <w:rFonts w:hint="eastAsia"/>
        </w:rPr>
        <w:t>公式</w:t>
      </w:r>
    </w:p>
    <w:p w14:paraId="4C32B138" w14:textId="49BFCC00" w:rsidR="006006D0" w:rsidRDefault="006006D0" w:rsidP="00E13DA9">
      <w:pPr>
        <w:pStyle w:val="3"/>
        <w:ind w:left="643" w:hanging="643"/>
      </w:pPr>
      <w:bookmarkStart w:id="11" w:name="_Ref367974439"/>
      <w:r>
        <w:rPr>
          <w:rFonts w:hint="eastAsia"/>
        </w:rPr>
        <w:t>公式</w:t>
      </w:r>
      <w:r w:rsidR="00195309">
        <w:rPr>
          <w:rFonts w:hint="eastAsia"/>
        </w:rPr>
        <w:t>一：</w:t>
      </w:r>
    </w:p>
    <w:p w14:paraId="4FC58616" w14:textId="614C8F8A" w:rsidR="0043660E" w:rsidRDefault="0043660E" w:rsidP="001879E5">
      <w:pPr>
        <w:ind w:firstLine="640"/>
      </w:pPr>
      <w:r>
        <w:rPr>
          <w:rFonts w:hint="eastAsia"/>
        </w:rPr>
        <w:t>结论部分</w:t>
      </w:r>
      <w:r w:rsidR="00EE77B9">
        <w:rPr>
          <w:rFonts w:hint="eastAsia"/>
        </w:rPr>
        <w:t xml:space="preserve">: </w:t>
      </w:r>
    </w:p>
    <w:p w14:paraId="67B5E48A" w14:textId="77777777" w:rsidR="001879E5" w:rsidRDefault="001879E5" w:rsidP="001879E5">
      <w:pPr>
        <w:shd w:val="clear" w:color="auto" w:fill="00FFFF"/>
        <w:ind w:firstLine="640"/>
      </w:pPr>
      <w:r>
        <w:rPr>
          <w:rFonts w:hint="eastAsia"/>
        </w:rPr>
        <w:t>贡献认定</w:t>
      </w:r>
      <w:r>
        <w:rPr>
          <w:rFonts w:hint="eastAsia"/>
        </w:rPr>
        <w:t>:</w:t>
      </w:r>
      <w:r w:rsidR="00B405EC" w:rsidRPr="00B405EC">
        <w:rPr>
          <w:rFonts w:hint="eastAsia"/>
        </w:rPr>
        <w:t xml:space="preserve"> </w:t>
      </w:r>
      <w:r w:rsidR="00B405EC">
        <w:rPr>
          <w:rFonts w:hint="eastAsia"/>
        </w:rPr>
        <w:t>由</w:t>
      </w:r>
      <w:r w:rsidR="00B405EC">
        <w:rPr>
          <w:rFonts w:hint="eastAsia"/>
        </w:rPr>
        <w:t>x</w:t>
      </w:r>
      <w:r w:rsidR="00B405EC">
        <w:rPr>
          <w:rFonts w:hint="eastAsia"/>
        </w:rPr>
        <w:t>提供。</w:t>
      </w:r>
    </w:p>
    <w:p w14:paraId="480D6736" w14:textId="77777777" w:rsidR="0043660E" w:rsidRDefault="0043660E" w:rsidP="0043660E">
      <w:pPr>
        <w:ind w:firstLine="640"/>
      </w:pPr>
      <w:r>
        <w:rPr>
          <w:rFonts w:hint="eastAsia"/>
        </w:rPr>
        <w:lastRenderedPageBreak/>
        <w:t>证明部分</w:t>
      </w:r>
    </w:p>
    <w:p w14:paraId="453D5DBB" w14:textId="1E06988B" w:rsidR="0043660E" w:rsidRDefault="00B03FAA" w:rsidP="0043660E">
      <w:pPr>
        <w:ind w:firstLine="640"/>
      </w:pPr>
      <w:r>
        <w:rPr>
          <w:rFonts w:hint="eastAsia"/>
          <w:noProof/>
        </w:rPr>
        <mc:AlternateContent>
          <mc:Choice Requires="wpi">
            <w:drawing>
              <wp:anchor distT="0" distB="0" distL="114300" distR="114300" simplePos="0" relativeHeight="251784192" behindDoc="0" locked="0" layoutInCell="1" allowOverlap="1" wp14:anchorId="7E16D4B9" wp14:editId="2613AB16">
                <wp:simplePos x="0" y="0"/>
                <wp:positionH relativeFrom="column">
                  <wp:posOffset>14061150</wp:posOffset>
                </wp:positionH>
                <wp:positionV relativeFrom="paragraph">
                  <wp:posOffset>485115</wp:posOffset>
                </wp:positionV>
                <wp:extent cx="97560" cy="55440"/>
                <wp:effectExtent l="38100" t="38100" r="74295" b="59055"/>
                <wp:wrapNone/>
                <wp:docPr id="683" name="墨迹 683"/>
                <wp:cNvGraphicFramePr/>
                <a:graphic xmlns:a="http://schemas.openxmlformats.org/drawingml/2006/main">
                  <a:graphicData uri="http://schemas.microsoft.com/office/word/2010/wordprocessingInk">
                    <w14:contentPart bwMode="auto" r:id="rId43">
                      <w14:nvContentPartPr>
                        <w14:cNvContentPartPr/>
                      </w14:nvContentPartPr>
                      <w14:xfrm>
                        <a:off x="0" y="0"/>
                        <a:ext cx="97560" cy="55440"/>
                      </w14:xfrm>
                    </w14:contentPart>
                  </a:graphicData>
                </a:graphic>
              </wp:anchor>
            </w:drawing>
          </mc:Choice>
          <mc:Fallback>
            <w:pict>
              <v:shape w14:anchorId="78CA5D5F" id="墨迹 683" o:spid="_x0000_s1026" type="#_x0000_t75" style="position:absolute;left:0;text-align:left;margin-left:1105.8pt;margin-top:36.8pt;width:10.55pt;height:7.1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">
                <v:imagedata r:id="rId44" o:title=""/>
              </v:shape>
            </w:pict>
          </mc:Fallback>
        </mc:AlternateContent>
      </w:r>
      <w:r w:rsidR="00826F53">
        <w:rPr>
          <w:rFonts w:hint="eastAsia"/>
        </w:rPr>
        <w:t>具体证明</w:t>
      </w:r>
      <w:r w:rsidR="0043660E">
        <w:rPr>
          <w:rFonts w:hint="eastAsia"/>
        </w:rPr>
        <w:t>。</w:t>
      </w:r>
    </w:p>
    <w:p w14:paraId="5E41A3FA" w14:textId="77777777" w:rsidR="0043660E" w:rsidRDefault="0043660E" w:rsidP="0043660E">
      <w:pPr>
        <w:shd w:val="clear" w:color="auto" w:fill="00FFFF"/>
        <w:ind w:firstLine="640"/>
      </w:pPr>
      <w:r>
        <w:rPr>
          <w:rFonts w:hint="eastAsia"/>
        </w:rPr>
        <w:t>贡献认定</w:t>
      </w:r>
      <w:r>
        <w:rPr>
          <w:rFonts w:hint="eastAsia"/>
        </w:rPr>
        <w:t>:</w:t>
      </w:r>
      <w:r w:rsidR="00231DBF">
        <w:t xml:space="preserve"> </w:t>
      </w:r>
      <w:r w:rsidR="00231DBF">
        <w:rPr>
          <w:rFonts w:hint="eastAsia"/>
        </w:rPr>
        <w:t>由</w:t>
      </w:r>
      <w:r w:rsidR="00231DBF">
        <w:rPr>
          <w:rFonts w:hint="eastAsia"/>
        </w:rPr>
        <w:t>x</w:t>
      </w:r>
      <w:r w:rsidR="00231DBF">
        <w:rPr>
          <w:rFonts w:hint="eastAsia"/>
        </w:rPr>
        <w:t>提供</w:t>
      </w:r>
      <w:r w:rsidRPr="007D37AE">
        <w:rPr>
          <w:rFonts w:hint="eastAsia"/>
        </w:rPr>
        <w:t>。</w:t>
      </w:r>
    </w:p>
    <w:bookmarkEnd w:id="11"/>
    <w:p w14:paraId="173C8DE2" w14:textId="77777777" w:rsidR="00D06915" w:rsidRDefault="00D06915" w:rsidP="00D06915">
      <w:pPr>
        <w:ind w:firstLine="640"/>
      </w:pPr>
    </w:p>
    <w:p w14:paraId="091BC556" w14:textId="77777777" w:rsidR="00351F65" w:rsidRDefault="00351F65" w:rsidP="00E13DA9">
      <w:pPr>
        <w:pStyle w:val="2"/>
        <w:ind w:left="643" w:hanging="643"/>
      </w:pPr>
      <w:r>
        <w:rPr>
          <w:rFonts w:hint="eastAsia"/>
        </w:rPr>
        <w:t>定理</w:t>
      </w:r>
    </w:p>
    <w:p w14:paraId="0BB674AA" w14:textId="260920A2" w:rsidR="00FB075F" w:rsidRDefault="00FB075F" w:rsidP="00782A9C">
      <w:pPr>
        <w:pStyle w:val="3"/>
        <w:ind w:left="643" w:hanging="643"/>
      </w:pPr>
      <w:r>
        <w:rPr>
          <w:rFonts w:hint="eastAsia"/>
        </w:rPr>
        <w:t>定理一：结点最少性原理</w:t>
      </w:r>
    </w:p>
    <w:p w14:paraId="4735B7D9" w14:textId="5638B312" w:rsidR="00FB075F" w:rsidRDefault="00FB075F" w:rsidP="00FB075F">
      <w:pPr>
        <w:ind w:firstLine="640"/>
      </w:pPr>
      <w:r>
        <w:rPr>
          <w:rFonts w:hint="eastAsia"/>
        </w:rPr>
        <w:t>定理内容：如果一个支撑方案是最优的，那么不是原始点的结点处</w:t>
      </w:r>
      <w:r w:rsidR="00023F15">
        <w:rPr>
          <w:rFonts w:hint="eastAsia"/>
        </w:rPr>
        <w:t>不可能只被一条支撑直线引向和引出一条支撑线段</w:t>
      </w:r>
      <w:r w:rsidR="00497794">
        <w:rPr>
          <w:rFonts w:hint="eastAsia"/>
        </w:rPr>
        <w:t>（我们把共线的两条支撑线段视为同一条）</w:t>
      </w:r>
    </w:p>
    <w:p w14:paraId="6065E7FC" w14:textId="721E17AD" w:rsidR="00497794" w:rsidRDefault="00497794" w:rsidP="00FB075F">
      <w:pPr>
        <w:ind w:firstLine="640"/>
      </w:pPr>
      <w:r>
        <w:rPr>
          <w:rFonts w:hint="eastAsia"/>
        </w:rPr>
        <w:t>定理的证明：如果在一个非原始点的结点处</w:t>
      </w:r>
      <w:r w:rsidR="00023F15">
        <w:rPr>
          <w:rFonts w:hint="eastAsia"/>
        </w:rPr>
        <w:t>被引出和引出各一条支撑线段</w:t>
      </w:r>
      <w:r>
        <w:rPr>
          <w:rFonts w:hint="eastAsia"/>
        </w:rPr>
        <w:t>：</w:t>
      </w:r>
    </w:p>
    <w:p w14:paraId="405D0028" w14:textId="6F1160D9" w:rsidR="00497794" w:rsidRDefault="00497794" w:rsidP="00FB075F">
      <w:pPr>
        <w:ind w:firstLine="640"/>
      </w:pPr>
      <w:r>
        <w:rPr>
          <w:rFonts w:hint="eastAsia"/>
          <w:noProof/>
        </w:rPr>
        <mc:AlternateContent>
          <mc:Choice Requires="wpc">
            <w:drawing>
              <wp:inline distT="0" distB="0" distL="0" distR="0" wp14:anchorId="01F37259" wp14:editId="61720AB3">
                <wp:extent cx="5274310" cy="3076575"/>
                <wp:effectExtent l="0" t="0" r="2540" b="9525"/>
                <wp:docPr id="451" name="画布 45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45">
                        <w14:nvContentPartPr>
                          <w14:cNvPr id="452" name="墨迹 452"/>
                          <w14:cNvContentPartPr/>
                        </w14:nvContentPartPr>
                        <w14:xfrm>
                          <a:off x="773408" y="460850"/>
                          <a:ext cx="14400" cy="16920"/>
                        </w14:xfrm>
                      </w14:contentPart>
                      <w14:contentPart bwMode="auto" r:id="rId46">
                        <w14:nvContentPartPr>
                          <w14:cNvPr id="453" name="墨迹 453"/>
                          <w14:cNvContentPartPr/>
                        </w14:nvContentPartPr>
                        <w14:xfrm>
                          <a:off x="769808" y="465890"/>
                          <a:ext cx="738000" cy="516240"/>
                        </w14:xfrm>
                      </w14:contentPart>
                      <w14:contentPart bwMode="auto" r:id="rId47">
                        <w14:nvContentPartPr>
                          <w14:cNvPr id="454" name="墨迹 454"/>
                          <w14:cNvContentPartPr/>
                        </w14:nvContentPartPr>
                        <w14:xfrm>
                          <a:off x="1498808" y="988250"/>
                          <a:ext cx="3600" cy="6840"/>
                        </w14:xfrm>
                      </w14:contentPart>
                      <w14:contentPart bwMode="auto" r:id="rId48">
                        <w14:nvContentPartPr>
                          <w14:cNvPr id="455" name="墨迹 455"/>
                          <w14:cNvContentPartPr/>
                        </w14:nvContentPartPr>
                        <w14:xfrm>
                          <a:off x="1487648" y="977450"/>
                          <a:ext cx="88920" cy="54000"/>
                        </w14:xfrm>
                      </w14:contentPart>
                      <w14:contentPart bwMode="auto" r:id="rId49">
                        <w14:nvContentPartPr>
                          <w14:cNvPr id="456" name="墨迹 456"/>
                          <w14:cNvContentPartPr/>
                        </w14:nvContentPartPr>
                        <w14:xfrm>
                          <a:off x="1556768" y="1022810"/>
                          <a:ext cx="22320" cy="24840"/>
                        </w14:xfrm>
                      </w14:contentPart>
                      <w14:contentPart bwMode="auto" r:id="rId50">
                        <w14:nvContentPartPr>
                          <w14:cNvPr id="457" name="墨迹 457"/>
                          <w14:cNvContentPartPr/>
                        </w14:nvContentPartPr>
                        <w14:xfrm>
                          <a:off x="1553168" y="1047650"/>
                          <a:ext cx="1080" cy="1080"/>
                        </w14:xfrm>
                      </w14:contentPart>
                      <w14:contentPart bwMode="auto" r:id="rId51">
                        <w14:nvContentPartPr>
                          <w14:cNvPr id="458" name="墨迹 458"/>
                          <w14:cNvContentPartPr/>
                        </w14:nvContentPartPr>
                        <w14:xfrm>
                          <a:off x="1554608" y="1039370"/>
                          <a:ext cx="2160" cy="12600"/>
                        </w14:xfrm>
                      </w14:contentPart>
                      <w14:contentPart bwMode="auto" r:id="rId52">
                        <w14:nvContentPartPr>
                          <w14:cNvPr id="459" name="墨迹 459"/>
                          <w14:cNvContentPartPr/>
                        </w14:nvContentPartPr>
                        <w14:xfrm>
                          <a:off x="1437968" y="1040810"/>
                          <a:ext cx="124920" cy="975240"/>
                        </w14:xfrm>
                      </w14:contentPart>
                      <w14:contentPart bwMode="auto" r:id="rId53">
                        <w14:nvContentPartPr>
                          <w14:cNvPr id="460" name="墨迹 460"/>
                          <w14:cNvContentPartPr/>
                        </w14:nvContentPartPr>
                        <w14:xfrm>
                          <a:off x="1556408" y="1040810"/>
                          <a:ext cx="2520" cy="1800"/>
                        </w14:xfrm>
                      </w14:contentPart>
                      <w14:contentPart bwMode="auto" r:id="rId54">
                        <w14:nvContentPartPr>
                          <w14:cNvPr id="461" name="墨迹 461"/>
                          <w14:cNvContentPartPr/>
                        </w14:nvContentPartPr>
                        <w14:xfrm>
                          <a:off x="1403768" y="2020010"/>
                          <a:ext cx="28080" cy="12600"/>
                        </w14:xfrm>
                      </w14:contentPart>
                      <w14:contentPart bwMode="auto" r:id="rId55">
                        <w14:nvContentPartPr>
                          <w14:cNvPr id="462" name="墨迹 462"/>
                          <w14:cNvContentPartPr/>
                        </w14:nvContentPartPr>
                        <w14:xfrm>
                          <a:off x="705008" y="235850"/>
                          <a:ext cx="1080" cy="6120"/>
                        </w14:xfrm>
                      </w14:contentPart>
                      <w14:contentPart bwMode="auto" r:id="rId56">
                        <w14:nvContentPartPr>
                          <w14:cNvPr id="463" name="墨迹 463"/>
                          <w14:cNvContentPartPr/>
                        </w14:nvContentPartPr>
                        <w14:xfrm>
                          <a:off x="658928" y="224690"/>
                          <a:ext cx="44640" cy="148680"/>
                        </w14:xfrm>
                      </w14:contentPart>
                      <w14:contentPart bwMode="auto" r:id="rId57">
                        <w14:nvContentPartPr>
                          <w14:cNvPr id="464" name="墨迹 464"/>
                          <w14:cNvContentPartPr/>
                        </w14:nvContentPartPr>
                        <w14:xfrm>
                          <a:off x="683408" y="217850"/>
                          <a:ext cx="63720" cy="146160"/>
                        </w14:xfrm>
                      </w14:contentPart>
                      <w14:contentPart bwMode="auto" r:id="rId58">
                        <w14:nvContentPartPr>
                          <w14:cNvPr id="465" name="墨迹 465"/>
                          <w14:cNvContentPartPr/>
                        </w14:nvContentPartPr>
                        <w14:xfrm>
                          <a:off x="1675568" y="927050"/>
                          <a:ext cx="11160" cy="133200"/>
                        </w14:xfrm>
                      </w14:contentPart>
                      <w14:contentPart bwMode="auto" r:id="rId59">
                        <w14:nvContentPartPr>
                          <w14:cNvPr id="466" name="墨迹 466"/>
                          <w14:cNvContentPartPr/>
                        </w14:nvContentPartPr>
                        <w14:xfrm>
                          <a:off x="1684928" y="932090"/>
                          <a:ext cx="97560" cy="158040"/>
                        </w14:xfrm>
                      </w14:contentPart>
                      <w14:contentPart bwMode="auto" r:id="rId60">
                        <w14:nvContentPartPr>
                          <w14:cNvPr id="467" name="墨迹 467"/>
                          <w14:cNvContentPartPr/>
                        </w14:nvContentPartPr>
                        <w14:xfrm>
                          <a:off x="1503128" y="2038010"/>
                          <a:ext cx="112680" cy="150480"/>
                        </w14:xfrm>
                      </w14:contentPart>
                      <w14:contentPart bwMode="auto" r:id="rId61">
                        <w14:nvContentPartPr>
                          <w14:cNvPr id="468" name="墨迹 468"/>
                          <w14:cNvContentPartPr/>
                        </w14:nvContentPartPr>
                        <w14:xfrm>
                          <a:off x="771608" y="476330"/>
                          <a:ext cx="20520" cy="601920"/>
                        </w14:xfrm>
                      </w14:contentPart>
                      <w14:contentPart bwMode="auto" r:id="rId62">
                        <w14:nvContentPartPr>
                          <w14:cNvPr id="469" name="墨迹 469"/>
                          <w14:cNvContentPartPr/>
                        </w14:nvContentPartPr>
                        <w14:xfrm>
                          <a:off x="788888" y="1172210"/>
                          <a:ext cx="7560" cy="236520"/>
                        </w14:xfrm>
                      </w14:contentPart>
                      <w14:contentPart bwMode="auto" r:id="rId63">
                        <w14:nvContentPartPr>
                          <w14:cNvPr id="470" name="墨迹 470"/>
                          <w14:cNvContentPartPr/>
                        </w14:nvContentPartPr>
                        <w14:xfrm>
                          <a:off x="766568" y="1498370"/>
                          <a:ext cx="17640" cy="383400"/>
                        </w14:xfrm>
                      </w14:contentPart>
                      <w14:contentPart bwMode="auto" r:id="rId64">
                        <w14:nvContentPartPr>
                          <w14:cNvPr id="471" name="墨迹 471"/>
                          <w14:cNvContentPartPr/>
                        </w14:nvContentPartPr>
                        <w14:xfrm>
                          <a:off x="1567208" y="1031090"/>
                          <a:ext cx="3600" cy="64800"/>
                        </w14:xfrm>
                      </w14:contentPart>
                      <w14:contentPart bwMode="auto" r:id="rId65">
                        <w14:nvContentPartPr>
                          <w14:cNvPr id="472" name="墨迹 472"/>
                          <w14:cNvContentPartPr/>
                        </w14:nvContentPartPr>
                        <w14:xfrm>
                          <a:off x="1572968" y="1145930"/>
                          <a:ext cx="5400" cy="175680"/>
                        </w14:xfrm>
                      </w14:contentPart>
                      <w14:contentPart bwMode="auto" r:id="rId66">
                        <w14:nvContentPartPr>
                          <w14:cNvPr id="473" name="墨迹 473"/>
                          <w14:cNvContentPartPr/>
                        </w14:nvContentPartPr>
                        <w14:xfrm>
                          <a:off x="1575128" y="1381730"/>
                          <a:ext cx="7920" cy="170640"/>
                        </w14:xfrm>
                      </w14:contentPart>
                      <w14:contentPart bwMode="auto" r:id="rId67">
                        <w14:nvContentPartPr>
                          <w14:cNvPr id="474" name="墨迹 474"/>
                          <w14:cNvContentPartPr/>
                        </w14:nvContentPartPr>
                        <w14:xfrm>
                          <a:off x="1579448" y="1603490"/>
                          <a:ext cx="6840" cy="44280"/>
                        </w14:xfrm>
                      </w14:contentPart>
                      <w14:contentPart bwMode="auto" r:id="rId68">
                        <w14:nvContentPartPr>
                          <w14:cNvPr id="475" name="墨迹 475"/>
                          <w14:cNvContentPartPr/>
                        </w14:nvContentPartPr>
                        <w14:xfrm>
                          <a:off x="1581968" y="1701410"/>
                          <a:ext cx="16920" cy="163080"/>
                        </w14:xfrm>
                      </w14:contentPart>
                      <w14:contentPart bwMode="auto" r:id="rId69">
                        <w14:nvContentPartPr>
                          <w14:cNvPr id="476" name="墨迹 476"/>
                          <w14:cNvContentPartPr/>
                        </w14:nvContentPartPr>
                        <w14:xfrm>
                          <a:off x="1531568" y="1424570"/>
                          <a:ext cx="41400" cy="36720"/>
                        </w14:xfrm>
                      </w14:contentPart>
                      <w14:contentPart bwMode="auto" r:id="rId70">
                        <w14:nvContentPartPr>
                          <w14:cNvPr id="477" name="墨迹 477"/>
                          <w14:cNvContentPartPr/>
                        </w14:nvContentPartPr>
                        <w14:xfrm>
                          <a:off x="785648" y="531410"/>
                          <a:ext cx="56160" cy="50400"/>
                        </w14:xfrm>
                      </w14:contentPart>
                      <w14:contentPart bwMode="auto" r:id="rId71">
                        <w14:nvContentPartPr>
                          <w14:cNvPr id="478" name="墨迹 478"/>
                          <w14:cNvContentPartPr/>
                        </w14:nvContentPartPr>
                        <w14:xfrm>
                          <a:off x="796088" y="1177970"/>
                          <a:ext cx="1800" cy="360"/>
                        </w14:xfrm>
                      </w14:contentPart>
                      <w14:contentPart bwMode="auto" r:id="rId72">
                        <w14:nvContentPartPr>
                          <w14:cNvPr id="479" name="墨迹 479"/>
                          <w14:cNvContentPartPr/>
                        </w14:nvContentPartPr>
                        <w14:xfrm>
                          <a:off x="787088" y="1161410"/>
                          <a:ext cx="37440" cy="11160"/>
                        </w14:xfrm>
                      </w14:contentPart>
                      <w14:contentPart bwMode="auto" r:id="rId73">
                        <w14:nvContentPartPr>
                          <w14:cNvPr id="480" name="墨迹 480"/>
                          <w14:cNvContentPartPr/>
                        </w14:nvContentPartPr>
                        <w14:xfrm>
                          <a:off x="902288" y="1113890"/>
                          <a:ext cx="242640" cy="24480"/>
                        </w14:xfrm>
                      </w14:contentPart>
                      <w14:contentPart bwMode="auto" r:id="rId74">
                        <w14:nvContentPartPr>
                          <w14:cNvPr id="481" name="墨迹 481"/>
                          <w14:cNvContentPartPr/>
                        </w14:nvContentPartPr>
                        <w14:xfrm>
                          <a:off x="1233128" y="1109930"/>
                          <a:ext cx="95400" cy="12240"/>
                        </w14:xfrm>
                      </w14:contentPart>
                      <w14:contentPart bwMode="auto" r:id="rId75">
                        <w14:nvContentPartPr>
                          <w14:cNvPr id="482" name="墨迹 482"/>
                          <w14:cNvContentPartPr/>
                        </w14:nvContentPartPr>
                        <w14:xfrm>
                          <a:off x="1399448" y="1055930"/>
                          <a:ext cx="151560" cy="39240"/>
                        </w14:xfrm>
                      </w14:contentPart>
                      <w14:contentPart bwMode="auto" r:id="rId76">
                        <w14:nvContentPartPr>
                          <w14:cNvPr id="483" name="墨迹 483"/>
                          <w14:cNvContentPartPr/>
                        </w14:nvContentPartPr>
                        <w14:xfrm>
                          <a:off x="798968" y="1092650"/>
                          <a:ext cx="53280" cy="38520"/>
                        </w14:xfrm>
                      </w14:contentPart>
                      <w14:contentPart bwMode="auto" r:id="rId77">
                        <w14:nvContentPartPr>
                          <w14:cNvPr id="484" name="墨迹 484"/>
                          <w14:cNvContentPartPr/>
                        </w14:nvContentPartPr>
                        <w14:xfrm>
                          <a:off x="1437968" y="1983650"/>
                          <a:ext cx="33120" cy="45360"/>
                        </w14:xfrm>
                      </w14:contentPart>
                      <w14:contentPart bwMode="auto" r:id="rId78">
                        <w14:nvContentPartPr>
                          <w14:cNvPr id="485" name="墨迹 485"/>
                          <w14:cNvContentPartPr/>
                        </w14:nvContentPartPr>
                        <w14:xfrm>
                          <a:off x="1545968" y="1774130"/>
                          <a:ext cx="69840" cy="116640"/>
                        </w14:xfrm>
                      </w14:contentPart>
                      <w14:contentPart bwMode="auto" r:id="rId79">
                        <w14:nvContentPartPr>
                          <w14:cNvPr id="486" name="墨迹 486"/>
                          <w14:cNvContentPartPr/>
                        </w14:nvContentPartPr>
                        <w14:xfrm>
                          <a:off x="1510688" y="1906610"/>
                          <a:ext cx="27000" cy="19080"/>
                        </w14:xfrm>
                      </w14:contentPart>
                      <w14:contentPart bwMode="auto" r:id="rId80">
                        <w14:nvContentPartPr>
                          <w14:cNvPr id="487" name="墨迹 487"/>
                          <w14:cNvContentPartPr/>
                        </w14:nvContentPartPr>
                        <w14:xfrm>
                          <a:off x="495848" y="767570"/>
                          <a:ext cx="91080" cy="188640"/>
                        </w14:xfrm>
                      </w14:contentPart>
                      <w14:contentPart bwMode="auto" r:id="rId81">
                        <w14:nvContentPartPr>
                          <w14:cNvPr id="488" name="墨迹 488"/>
                          <w14:cNvContentPartPr/>
                        </w14:nvContentPartPr>
                        <w14:xfrm>
                          <a:off x="646688" y="872330"/>
                          <a:ext cx="6840" cy="49320"/>
                        </w14:xfrm>
                      </w14:contentPart>
                      <w14:contentPart bwMode="auto" r:id="rId82">
                        <w14:nvContentPartPr>
                          <w14:cNvPr id="489" name="墨迹 489"/>
                          <w14:cNvContentPartPr/>
                        </w14:nvContentPartPr>
                        <w14:xfrm>
                          <a:off x="1699328" y="1336730"/>
                          <a:ext cx="74520" cy="137880"/>
                        </w14:xfrm>
                      </w14:contentPart>
                      <w14:contentPart bwMode="auto" r:id="rId83">
                        <w14:nvContentPartPr>
                          <w14:cNvPr id="490" name="墨迹 490"/>
                          <w14:cNvContentPartPr/>
                        </w14:nvContentPartPr>
                        <w14:xfrm>
                          <a:off x="1601768" y="1427810"/>
                          <a:ext cx="300240" cy="392760"/>
                        </w14:xfrm>
                      </w14:contentPart>
                      <w14:contentPart bwMode="auto" r:id="rId84">
                        <w14:nvContentPartPr>
                          <w14:cNvPr id="491" name="墨迹 491"/>
                          <w14:cNvContentPartPr/>
                        </w14:nvContentPartPr>
                        <w14:xfrm>
                          <a:off x="1588448" y="1838570"/>
                          <a:ext cx="26640" cy="537480"/>
                        </w14:xfrm>
                      </w14:contentPart>
                      <w14:contentPart bwMode="auto" r:id="rId85">
                        <w14:nvContentPartPr>
                          <w14:cNvPr id="492" name="墨迹 492"/>
                          <w14:cNvContentPartPr/>
                        </w14:nvContentPartPr>
                        <w14:xfrm>
                          <a:off x="1589888" y="2480450"/>
                          <a:ext cx="9360" cy="299160"/>
                        </w14:xfrm>
                      </w14:contentPart>
                      <w14:contentPart bwMode="auto" r:id="rId86">
                        <w14:nvContentPartPr>
                          <w14:cNvPr id="493" name="墨迹 493"/>
                          <w14:cNvContentPartPr/>
                        </w14:nvContentPartPr>
                        <w14:xfrm>
                          <a:off x="774488" y="499370"/>
                          <a:ext cx="53280" cy="134640"/>
                        </w14:xfrm>
                      </w14:contentPart>
                      <w14:contentPart bwMode="auto" r:id="rId87">
                        <w14:nvContentPartPr>
                          <w14:cNvPr id="494" name="墨迹 494"/>
                          <w14:cNvContentPartPr/>
                        </w14:nvContentPartPr>
                        <w14:xfrm>
                          <a:off x="872048" y="734810"/>
                          <a:ext cx="157680" cy="326520"/>
                        </w14:xfrm>
                      </w14:contentPart>
                      <w14:contentPart bwMode="auto" r:id="rId88">
                        <w14:nvContentPartPr>
                          <w14:cNvPr id="495" name="墨迹 495"/>
                          <w14:cNvContentPartPr/>
                        </w14:nvContentPartPr>
                        <w14:xfrm>
                          <a:off x="1068608" y="1137290"/>
                          <a:ext cx="107280" cy="281880"/>
                        </w14:xfrm>
                      </w14:contentPart>
                      <w14:contentPart bwMode="auto" r:id="rId89">
                        <w14:nvContentPartPr>
                          <w14:cNvPr id="496" name="墨迹 496"/>
                          <w14:cNvContentPartPr/>
                        </w14:nvContentPartPr>
                        <w14:xfrm>
                          <a:off x="1234928" y="1544810"/>
                          <a:ext cx="121680" cy="305280"/>
                        </w14:xfrm>
                      </w14:contentPart>
                      <w14:contentPart bwMode="auto" r:id="rId90">
                        <w14:nvContentPartPr>
                          <w14:cNvPr id="497" name="墨迹 497"/>
                          <w14:cNvContentPartPr/>
                        </w14:nvContentPartPr>
                        <w14:xfrm>
                          <a:off x="1377848" y="1911650"/>
                          <a:ext cx="48240" cy="101880"/>
                        </w14:xfrm>
                      </w14:contentPart>
                      <w14:contentPart bwMode="auto" r:id="rId91">
                        <w14:nvContentPartPr>
                          <w14:cNvPr id="498" name="墨迹 498"/>
                          <w14:cNvContentPartPr/>
                        </w14:nvContentPartPr>
                        <w14:xfrm>
                          <a:off x="498008" y="1800410"/>
                          <a:ext cx="70560" cy="13680"/>
                        </w14:xfrm>
                      </w14:contentPart>
                      <w14:contentPart bwMode="auto" r:id="rId92">
                        <w14:nvContentPartPr>
                          <w14:cNvPr id="499" name="墨迹 499"/>
                          <w14:cNvContentPartPr/>
                        </w14:nvContentPartPr>
                        <w14:xfrm>
                          <a:off x="791408" y="1843610"/>
                          <a:ext cx="209880" cy="69480"/>
                        </w14:xfrm>
                      </w14:contentPart>
                      <w14:contentPart bwMode="auto" r:id="rId93">
                        <w14:nvContentPartPr>
                          <w14:cNvPr id="500" name="墨迹 500"/>
                          <w14:cNvContentPartPr/>
                        </w14:nvContentPartPr>
                        <w14:xfrm>
                          <a:off x="934328" y="1890410"/>
                          <a:ext cx="107640" cy="20160"/>
                        </w14:xfrm>
                      </w14:contentPart>
                      <w14:contentPart bwMode="auto" r:id="rId94">
                        <w14:nvContentPartPr>
                          <w14:cNvPr id="501" name="墨迹 501"/>
                          <w14:cNvContentPartPr/>
                        </w14:nvContentPartPr>
                        <w14:xfrm>
                          <a:off x="1124048" y="1946570"/>
                          <a:ext cx="152280" cy="39240"/>
                        </w14:xfrm>
                      </w14:contentPart>
                      <w14:contentPart bwMode="auto" r:id="rId95">
                        <w14:nvContentPartPr>
                          <w14:cNvPr id="502" name="墨迹 502"/>
                          <w14:cNvContentPartPr/>
                        </w14:nvContentPartPr>
                        <w14:xfrm>
                          <a:off x="1245008" y="1972850"/>
                          <a:ext cx="425880" cy="180360"/>
                        </w14:xfrm>
                      </w14:contentPart>
                      <w14:contentPart bwMode="auto" r:id="rId96">
                        <w14:nvContentPartPr>
                          <w14:cNvPr id="503" name="墨迹 503"/>
                          <w14:cNvContentPartPr/>
                        </w14:nvContentPartPr>
                        <w14:xfrm>
                          <a:off x="1719488" y="2167610"/>
                          <a:ext cx="340560" cy="158040"/>
                        </w14:xfrm>
                      </w14:contentPart>
                      <w14:contentPart bwMode="auto" r:id="rId97">
                        <w14:nvContentPartPr>
                          <w14:cNvPr id="504" name="墨迹 504"/>
                          <w14:cNvContentPartPr/>
                        </w14:nvContentPartPr>
                        <w14:xfrm>
                          <a:off x="612488" y="1856570"/>
                          <a:ext cx="38880" cy="7920"/>
                        </w14:xfrm>
                      </w14:contentPart>
                      <w14:contentPart bwMode="auto" r:id="rId98">
                        <w14:nvContentPartPr>
                          <w14:cNvPr id="505" name="墨迹 505"/>
                          <w14:cNvContentPartPr/>
                        </w14:nvContentPartPr>
                        <w14:xfrm>
                          <a:off x="783848" y="1850810"/>
                          <a:ext cx="59760" cy="7560"/>
                        </w14:xfrm>
                      </w14:contentPart>
                      <w14:contentPart bwMode="auto" r:id="rId99">
                        <w14:nvContentPartPr>
                          <w14:cNvPr id="506" name="墨迹 506"/>
                          <w14:cNvContentPartPr/>
                        </w14:nvContentPartPr>
                        <w14:xfrm>
                          <a:off x="774488" y="1797890"/>
                          <a:ext cx="54000" cy="60120"/>
                        </w14:xfrm>
                      </w14:contentPart>
                      <w14:contentPart bwMode="auto" r:id="rId100">
                        <w14:nvContentPartPr>
                          <w14:cNvPr id="507" name="墨迹 507"/>
                          <w14:cNvContentPartPr/>
                        </w14:nvContentPartPr>
                        <w14:xfrm>
                          <a:off x="768728" y="1841450"/>
                          <a:ext cx="7560" cy="23760"/>
                        </w14:xfrm>
                      </w14:contentPart>
                      <w14:contentPart bwMode="auto" r:id="rId101">
                        <w14:nvContentPartPr>
                          <w14:cNvPr id="514" name="墨迹 514"/>
                          <w14:cNvContentPartPr/>
                        </w14:nvContentPartPr>
                        <w14:xfrm>
                          <a:off x="779168" y="1163570"/>
                          <a:ext cx="8280" cy="7560"/>
                        </w14:xfrm>
                      </w14:contentPart>
                      <w14:contentPart bwMode="auto" r:id="rId102">
                        <w14:nvContentPartPr>
                          <w14:cNvPr id="518" name="墨迹 518"/>
                          <w14:cNvContentPartPr/>
                        </w14:nvContentPartPr>
                        <w14:xfrm>
                          <a:off x="620408" y="1065650"/>
                          <a:ext cx="10800" cy="116640"/>
                        </w14:xfrm>
                      </w14:contentPart>
                      <w14:contentPart bwMode="auto" r:id="rId103">
                        <w14:nvContentPartPr>
                          <w14:cNvPr id="519" name="墨迹 519"/>
                          <w14:cNvContentPartPr/>
                        </w14:nvContentPartPr>
                        <w14:xfrm>
                          <a:off x="613928" y="1082570"/>
                          <a:ext cx="71640" cy="87480"/>
                        </w14:xfrm>
                      </w14:contentPart>
                      <w14:contentPart bwMode="auto" r:id="rId104">
                        <w14:nvContentPartPr>
                          <w14:cNvPr id="520" name="墨迹 520"/>
                          <w14:cNvContentPartPr/>
                        </w14:nvContentPartPr>
                        <w14:xfrm>
                          <a:off x="640208" y="1912730"/>
                          <a:ext cx="55440" cy="6480"/>
                        </w14:xfrm>
                      </w14:contentPart>
                      <w14:contentPart bwMode="auto" r:id="rId105">
                        <w14:nvContentPartPr>
                          <w14:cNvPr id="521" name="墨迹 521"/>
                          <w14:cNvContentPartPr/>
                        </w14:nvContentPartPr>
                        <w14:xfrm>
                          <a:off x="641648" y="1937930"/>
                          <a:ext cx="70920" cy="159480"/>
                        </w14:xfrm>
                      </w14:contentPart>
                      <w14:contentPart bwMode="auto" r:id="rId106">
                        <w14:nvContentPartPr>
                          <w14:cNvPr id="522" name="墨迹 522"/>
                          <w14:cNvContentPartPr/>
                        </w14:nvContentPartPr>
                        <w14:xfrm>
                          <a:off x="1695368" y="1797170"/>
                          <a:ext cx="61920" cy="171720"/>
                        </w14:xfrm>
                      </w14:contentPart>
                      <w14:contentPart bwMode="auto" r:id="rId107">
                        <w14:nvContentPartPr>
                          <w14:cNvPr id="523" name="墨迹 523"/>
                          <w14:cNvContentPartPr/>
                        </w14:nvContentPartPr>
                        <w14:xfrm>
                          <a:off x="773768" y="1826690"/>
                          <a:ext cx="1008360" cy="76320"/>
                        </w14:xfrm>
                      </w14:contentPart>
                      <w14:contentPart bwMode="auto" r:id="rId108">
                        <w14:nvContentPartPr>
                          <w14:cNvPr id="524" name="墨迹 524"/>
                          <w14:cNvContentPartPr/>
                        </w14:nvContentPartPr>
                        <w14:xfrm>
                          <a:off x="1179848" y="1820930"/>
                          <a:ext cx="373680" cy="30600"/>
                        </w14:xfrm>
                      </w14:contentPart>
                      <w14:contentPart bwMode="auto" r:id="rId109">
                        <w14:nvContentPartPr>
                          <w14:cNvPr id="525" name="墨迹 525"/>
                          <w14:cNvContentPartPr/>
                        </w14:nvContentPartPr>
                        <w14:xfrm>
                          <a:off x="1574768" y="1850090"/>
                          <a:ext cx="23400" cy="7920"/>
                        </w14:xfrm>
                      </w14:contentPart>
                    </wpc:wpc>
                  </a:graphicData>
                </a:graphic>
              </wp:inline>
            </w:drawing>
          </mc:Choice>
          <mc:Fallback>
            <w:pict>
              <v:group w14:anchorId="55AB016A" id="画布 451" o:spid="_x0000_s1026" editas="canvas" style="width:415.3pt;height:242.25pt;mso-position-horizontal-relative:char;mso-position-vertical-relative:line" coordsize="52743,30765" o:gfxdata="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">
                <v:shape id="_x0000_s1027" type="#_x0000_t75" style="position:absolute;width:52743;height:30765;visibility:visible;mso-wrap-style:square" filled="t">
                  <v:fill o:detectmouseclick="t"/>
                  <v:path o:connecttype="none"/>
                </v:shape>
                <v:shape id="墨迹 452" o:spid="_x0000_s1028" type="#_x0000_t75" style="position:absolute;left:7644;top:4518;width:320;height: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">
                  <v:imagedata r:id="rId110" o:title=""/>
                </v:shape>
                <v:shape id="墨迹 453" o:spid="_x0000_s1029" type="#_x0000_t75" style="position:absolute;left:7608;top:4568;width:7556;height:5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">
                  <v:imagedata r:id="rId111" o:title=""/>
                </v:shape>
                <v:shape id="墨迹 454" o:spid="_x0000_s1030" type="#_x0000_t75" style="position:absolute;left:14898;top:9792;width:212;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">
                  <v:imagedata r:id="rId112" o:title=""/>
                </v:shape>
                <v:shape id="墨迹 455" o:spid="_x0000_s1031" type="#_x0000_t75" style="position:absolute;left:14786;top:9683;width:1066;height: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">
                  <v:imagedata r:id="rId113" o:title=""/>
                </v:shape>
                <v:shape id="墨迹 456" o:spid="_x0000_s1032" type="#_x0000_t75" style="position:absolute;left:15477;top:10138;width:400;height: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">
                  <v:imagedata r:id="rId114" o:title=""/>
                </v:shape>
                <v:shape id="墨迹 457" o:spid="_x0000_s1033" type="#_x0000_t75" style="position:absolute;left:15441;top:10386;width:187;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">
                  <v:imagedata r:id="rId112" o:title=""/>
                </v:shape>
                <v:shape id="墨迹 458" o:spid="_x0000_s1034" type="#_x0000_t75" style="position:absolute;left:15456;top:10303;width:198;height: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">
                  <v:imagedata r:id="rId115" o:title=""/>
                </v:shape>
                <v:shape id="墨迹 459" o:spid="_x0000_s1035" type="#_x0000_t75" style="position:absolute;left:14289;top:10318;width:1426;height:9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">
                  <v:imagedata r:id="rId116" o:title=""/>
                </v:shape>
                <v:shape id="墨迹 460" o:spid="_x0000_s1036" type="#_x0000_t75" style="position:absolute;left:15474;top:10318;width:201;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">
                  <v:imagedata r:id="rId112" o:title=""/>
                </v:shape>
                <v:shape id="墨迹 461" o:spid="_x0000_s1037" type="#_x0000_t75" style="position:absolute;left:13946;top:20110;width:460;height: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">
                  <v:imagedata r:id="rId117" o:title=""/>
                </v:shape>
                <v:shape id="墨迹 462" o:spid="_x0000_s1038" type="#_x0000_t75" style="position:absolute;left:6915;top:2268;width:275;height: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">
                  <v:imagedata r:id="rId112" o:title=""/>
                </v:shape>
                <v:shape id="墨迹 463" o:spid="_x0000_s1039" type="#_x0000_t75" style="position:absolute;left:6499;top:2156;width:623;height:1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">
                  <v:imagedata r:id="rId118" o:title=""/>
                </v:shape>
                <v:shape id="墨迹 464" o:spid="_x0000_s1040" type="#_x0000_t75" style="position:absolute;left:6744;top:2088;width:813;height:1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">
                  <v:imagedata r:id="rId119" o:title=""/>
                </v:shape>
                <v:shape id="墨迹 465" o:spid="_x0000_s1041" type="#_x0000_t75" style="position:absolute;left:16668;top:9180;width:282;height:1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">
                  <v:imagedata r:id="rId120" o:title=""/>
                </v:shape>
                <v:shape id="墨迹 466" o:spid="_x0000_s1042" type="#_x0000_t75" style="position:absolute;left:16759;top:9230;width:1151;height:1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">
                  <v:imagedata r:id="rId121" o:title=""/>
                </v:shape>
                <v:shape id="墨迹 467" o:spid="_x0000_s1043" type="#_x0000_t75" style="position:absolute;left:14941;top:20290;width:1303;height:1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">
                  <v:imagedata r:id="rId122" o:title=""/>
                </v:shape>
                <v:shape id="墨迹 468" o:spid="_x0000_s1044" type="#_x0000_t75" style="position:absolute;left:7626;top:4673;width:381;height:6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">
                  <v:imagedata r:id="rId123" o:title=""/>
                </v:shape>
                <v:shape id="墨迹 469" o:spid="_x0000_s1045" type="#_x0000_t75" style="position:absolute;left:7798;top:11632;width:252;height:2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">
                  <v:imagedata r:id="rId124" o:title=""/>
                </v:shape>
                <v:shape id="墨迹 470" o:spid="_x0000_s1046" type="#_x0000_t75" style="position:absolute;left:7575;top:14893;width:353;height:4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">
                  <v:imagedata r:id="rId125" o:title=""/>
                </v:shape>
                <v:shape id="墨迹 471" o:spid="_x0000_s1047" type="#_x0000_t75" style="position:absolute;left:15582;top:10220;width:212;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">
                  <v:imagedata r:id="rId126" o:title=""/>
                </v:shape>
                <v:shape id="墨迹 472" o:spid="_x0000_s1048" type="#_x0000_t75" style="position:absolute;left:15639;top:11369;width:231;height:1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">
                  <v:imagedata r:id="rId127" o:title=""/>
                </v:shape>
                <v:shape id="墨迹 473" o:spid="_x0000_s1049" type="#_x0000_t75" style="position:absolute;left:15661;top:13727;width:255;height:1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">
                  <v:imagedata r:id="rId128" o:title=""/>
                </v:shape>
                <v:shape id="墨迹 474" o:spid="_x0000_s1050" type="#_x0000_t75" style="position:absolute;left:15699;top:15945;width:255;height: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">
                  <v:imagedata r:id="rId129" o:title=""/>
                </v:shape>
                <v:shape id="墨迹 475" o:spid="_x0000_s1051" type="#_x0000_t75" style="position:absolute;left:15729;top:16924;width:346;height:1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">
                  <v:imagedata r:id="rId130" o:title=""/>
                </v:shape>
                <v:shape id="墨迹 476" o:spid="_x0000_s1052" type="#_x0000_t75" style="position:absolute;left:15226;top:14155;width:589;height: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">
                  <v:imagedata r:id="rId131" o:title=""/>
                </v:shape>
                <v:shape id="墨迹 477" o:spid="_x0000_s1053" type="#_x0000_t75" style="position:absolute;left:7766;top:5224;width:738;height: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">
                  <v:imagedata r:id="rId132" o:title=""/>
                </v:shape>
                <v:shape id="墨迹 478" o:spid="_x0000_s1054" type="#_x0000_t75" style="position:absolute;left:7870;top:11689;width:195;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">
                  <v:imagedata r:id="rId112" o:title=""/>
                </v:shape>
                <v:shape id="墨迹 479" o:spid="_x0000_s1055" type="#_x0000_t75" style="position:absolute;left:7780;top:11521;width:551;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">
                  <v:imagedata r:id="rId133" o:title=""/>
                </v:shape>
                <v:shape id="墨迹 480" o:spid="_x0000_s1056" type="#_x0000_t75" style="position:absolute;left:8932;top:11048;width:2603;height: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">
                  <v:imagedata r:id="rId134" o:title=""/>
                </v:shape>
                <v:shape id="墨迹 481" o:spid="_x0000_s1057" type="#_x0000_t75" style="position:absolute;left:12241;top:11009;width:1130;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">
                  <v:imagedata r:id="rId135" o:title=""/>
                </v:shape>
                <v:shape id="墨迹 482" o:spid="_x0000_s1058" type="#_x0000_t75" style="position:absolute;left:13904;top:10469;width:1692;height: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">
                  <v:imagedata r:id="rId136" o:title=""/>
                </v:shape>
                <v:shape id="墨迹 483" o:spid="_x0000_s1059" type="#_x0000_t75" style="position:absolute;left:7899;top:10836;width:709;height: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">
                  <v:imagedata r:id="rId137" o:title=""/>
                </v:shape>
                <v:shape id="墨迹 484" o:spid="_x0000_s1060" type="#_x0000_t75" style="position:absolute;left:14290;top:19746;width:506;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">
                  <v:imagedata r:id="rId138" o:title=""/>
                </v:shape>
                <v:shape id="墨迹 485" o:spid="_x0000_s1061" type="#_x0000_t75" style="position:absolute;left:15370;top:17651;width:874;height:1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">
                  <v:imagedata r:id="rId139" o:title=""/>
                </v:shape>
                <v:shape id="墨迹 486" o:spid="_x0000_s1062" type="#_x0000_t75" style="position:absolute;left:15016;top:18976;width:447;height: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">
                  <v:imagedata r:id="rId140" o:title=""/>
                </v:shape>
                <v:shape id="墨迹 487" o:spid="_x0000_s1063" type="#_x0000_t75" style="position:absolute;left:4868;top:7585;width:1087;height:2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">
                  <v:imagedata r:id="rId141" o:title=""/>
                </v:shape>
                <v:shape id="墨迹 488" o:spid="_x0000_s1064" type="#_x0000_t75" style="position:absolute;left:6371;top:8633;width:255;height: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">
                  <v:imagedata r:id="rId142" o:title=""/>
                </v:shape>
                <v:shape id="墨迹 489" o:spid="_x0000_s1065" type="#_x0000_t75" style="position:absolute;left:16903;top:13277;width:921;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">
                  <v:imagedata r:id="rId143" o:title=""/>
                </v:shape>
                <v:shape id="墨迹 490" o:spid="_x0000_s1066" type="#_x0000_t75" style="position:absolute;left:15927;top:14188;width:3179;height:4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">
                  <v:imagedata r:id="rId144" o:title=""/>
                </v:shape>
                <v:shape id="墨迹 491" o:spid="_x0000_s1067" type="#_x0000_t75" style="position:absolute;left:15794;top:18295;width:443;height:5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">
                  <v:imagedata r:id="rId145" o:title=""/>
                </v:shape>
                <v:shape id="墨迹 492" o:spid="_x0000_s1068" type="#_x0000_t75" style="position:absolute;left:15808;top:24714;width:270;height:3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">
                  <v:imagedata r:id="rId146" o:title=""/>
                </v:shape>
                <v:shape id="墨迹 493" o:spid="_x0000_s1069" type="#_x0000_t75" style="position:absolute;left:7654;top:4903;width:710;height:1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">
                  <v:imagedata r:id="rId147" o:title=""/>
                </v:shape>
                <v:shape id="墨迹 494" o:spid="_x0000_s1070" type="#_x0000_t75" style="position:absolute;left:8630;top:7258;width:1753;height:3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">
                  <v:imagedata r:id="rId148" o:title=""/>
                </v:shape>
                <v:shape id="墨迹 495" o:spid="_x0000_s1071" type="#_x0000_t75" style="position:absolute;left:10596;top:11282;width:1249;height:2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">
                  <v:imagedata r:id="rId149" o:title=""/>
                </v:shape>
                <v:shape id="墨迹 496" o:spid="_x0000_s1072" type="#_x0000_t75" style="position:absolute;left:12259;top:15358;width:1393;height:3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">
                  <v:imagedata r:id="rId150" o:title=""/>
                </v:shape>
                <v:shape id="墨迹 497" o:spid="_x0000_s1073" type="#_x0000_t75" style="position:absolute;left:13688;top:19026;width:659;height:1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">
                  <v:imagedata r:id="rId151" o:title=""/>
                </v:shape>
                <v:shape id="墨迹 498" o:spid="_x0000_s1074" type="#_x0000_t75" style="position:absolute;left:4890;top:17911;width:882;height: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">
                  <v:imagedata r:id="rId152" o:title=""/>
                </v:shape>
                <v:shape id="墨迹 499" o:spid="_x0000_s1075" type="#_x0000_t75" style="position:absolute;left:7824;top:18346;width:2275;height: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">
                  <v:imagedata r:id="rId153" o:title=""/>
                </v:shape>
                <v:shape id="墨迹 500" o:spid="_x0000_s1076" type="#_x0000_t75" style="position:absolute;left:9252;top:18814;width:1254;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">
                  <v:imagedata r:id="rId154" o:title=""/>
                </v:shape>
                <v:shape id="墨迹 501" o:spid="_x0000_s1077" type="#_x0000_t75" style="position:absolute;left:11150;top:19375;width:1699;height: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">
                  <v:imagedata r:id="rId155" o:title=""/>
                </v:shape>
                <v:shape id="墨迹 502" o:spid="_x0000_s1078" type="#_x0000_t75" style="position:absolute;left:12360;top:19638;width:4435;height:1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">
                  <v:imagedata r:id="rId156" o:title=""/>
                </v:shape>
                <v:shape id="墨迹 503" o:spid="_x0000_s1079" type="#_x0000_t75" style="position:absolute;left:17104;top:21586;width:3582;height:1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">
                  <v:imagedata r:id="rId157" o:title=""/>
                </v:shape>
                <v:shape id="墨迹 504" o:spid="_x0000_s1080" type="#_x0000_t75" style="position:absolute;left:6034;top:18479;width:566;height: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">
                  <v:imagedata r:id="rId158" o:title=""/>
                </v:shape>
                <v:shape id="墨迹 505" o:spid="_x0000_s1081" type="#_x0000_t75" style="position:absolute;left:7748;top:18418;width:774;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">
                  <v:imagedata r:id="rId159" o:title=""/>
                </v:shape>
                <v:shape id="墨迹 506" o:spid="_x0000_s1082" type="#_x0000_t75" style="position:absolute;left:7654;top:17888;width:717;height: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">
                  <v:imagedata r:id="rId160" o:title=""/>
                </v:shape>
                <v:shape id="墨迹 507" o:spid="_x0000_s1083" type="#_x0000_t75" style="position:absolute;left:7597;top:18323;width:252;height: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">
                  <v:imagedata r:id="rId161" o:title=""/>
                </v:shape>
                <v:shape id="墨迹 514" o:spid="_x0000_s1084" type="#_x0000_t75" style="position:absolute;left:7697;top:11541;width:267;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">
                  <v:imagedata r:id="rId112" o:title=""/>
                </v:shape>
                <v:shape id="墨迹 518" o:spid="_x0000_s1085" type="#_x0000_t75" style="position:absolute;left:6114;top:10566;width:284;height:1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">
                  <v:imagedata r:id="rId162" o:title=""/>
                </v:shape>
                <v:shape id="墨迹 519" o:spid="_x0000_s1086" type="#_x0000_t75" style="position:absolute;left:6049;top:10735;width:893;height: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">
                  <v:imagedata r:id="rId163" o:title=""/>
                </v:shape>
                <v:shape id="墨迹 520" o:spid="_x0000_s1087" type="#_x0000_t75" style="position:absolute;left:6312;top:19042;width:730;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">
                  <v:imagedata r:id="rId164" o:title=""/>
                </v:shape>
                <v:shape id="墨迹 521" o:spid="_x0000_s1088" type="#_x0000_t75" style="position:absolute;left:6326;top:19289;width:885;height:1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">
                  <v:imagedata r:id="rId165" o:title=""/>
                </v:shape>
                <v:shape id="墨迹 522" o:spid="_x0000_s1089" type="#_x0000_t75" style="position:absolute;left:16863;top:17881;width:796;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">
                  <v:imagedata r:id="rId166" o:title=""/>
                </v:shape>
                <v:shape id="墨迹 523" o:spid="_x0000_s1090" type="#_x0000_t75" style="position:absolute;left:7647;top:18176;width:10260;height: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">
                  <v:imagedata r:id="rId167" o:title=""/>
                </v:shape>
                <v:shape id="墨迹 524" o:spid="_x0000_s1091" type="#_x0000_t75" style="position:absolute;left:11708;top:18119;width:3913;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">
                  <v:imagedata r:id="rId168" o:title=""/>
                </v:shape>
                <v:shape id="墨迹 525" o:spid="_x0000_s1092" type="#_x0000_t75" style="position:absolute;left:15657;top:18414;width:411;height: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">
                  <v:imagedata r:id="rId169" o:title=""/>
                </v:shape>
                <w10:anchorlock/>
              </v:group>
            </w:pict>
          </mc:Fallback>
        </mc:AlternateContent>
      </w:r>
    </w:p>
    <w:p w14:paraId="08BD4D49" w14:textId="394A4733" w:rsidR="00497794" w:rsidRDefault="00497794" w:rsidP="00497794">
      <w:pPr>
        <w:ind w:firstLineChars="62" w:firstLine="198"/>
      </w:pPr>
      <w:r>
        <w:rPr>
          <w:rFonts w:hint="eastAsia"/>
        </w:rPr>
        <w:t>如图，</w:t>
      </w:r>
      <w:r>
        <w:rPr>
          <w:rFonts w:hint="eastAsia"/>
        </w:rPr>
        <w:t>AB</w:t>
      </w:r>
      <w:r>
        <w:rPr>
          <w:rFonts w:hint="eastAsia"/>
        </w:rPr>
        <w:t>，</w:t>
      </w:r>
      <w:r>
        <w:rPr>
          <w:rFonts w:hint="eastAsia"/>
        </w:rPr>
        <w:t>BC</w:t>
      </w:r>
      <w:r>
        <w:rPr>
          <w:rFonts w:hint="eastAsia"/>
        </w:rPr>
        <w:t>是两条支撑线段，但是</w:t>
      </w:r>
      <w:r>
        <w:rPr>
          <w:rFonts w:hint="eastAsia"/>
        </w:rPr>
        <w:t>B</w:t>
      </w:r>
      <w:r>
        <w:rPr>
          <w:rFonts w:hint="eastAsia"/>
        </w:rPr>
        <w:t>非原始点，我们来证明</w:t>
      </w:r>
      <w:r>
        <w:rPr>
          <w:rFonts w:hint="eastAsia"/>
        </w:rPr>
        <w:t>AC</w:t>
      </w:r>
      <w:r>
        <w:rPr>
          <w:rFonts w:hint="eastAsia"/>
        </w:rPr>
        <w:t>也是一条支撑线段，从而我们如果将</w:t>
      </w:r>
      <w:r>
        <w:rPr>
          <w:rFonts w:hint="eastAsia"/>
        </w:rPr>
        <w:t>AB</w:t>
      </w:r>
      <w:r>
        <w:rPr>
          <w:rFonts w:hint="eastAsia"/>
        </w:rPr>
        <w:t>，</w:t>
      </w:r>
      <w:r>
        <w:rPr>
          <w:rFonts w:hint="eastAsia"/>
        </w:rPr>
        <w:t>BC</w:t>
      </w:r>
      <w:r>
        <w:rPr>
          <w:rFonts w:hint="eastAsia"/>
        </w:rPr>
        <w:t>两条支撑线段换为</w:t>
      </w:r>
      <w:r>
        <w:rPr>
          <w:rFonts w:hint="eastAsia"/>
        </w:rPr>
        <w:t>AC</w:t>
      </w:r>
      <w:r>
        <w:rPr>
          <w:rFonts w:hint="eastAsia"/>
        </w:rPr>
        <w:t>，那么所有支撑线段长度之和减少了</w:t>
      </w:r>
      <w:r>
        <w:rPr>
          <w:rFonts w:hint="eastAsia"/>
        </w:rPr>
        <w:lastRenderedPageBreak/>
        <w:t>AB+BC</w:t>
      </w:r>
      <w:r>
        <w:rPr>
          <w:rFonts w:hint="eastAsia"/>
        </w:rPr>
        <w:t>，增加了</w:t>
      </w:r>
      <w:r>
        <w:rPr>
          <w:rFonts w:hint="eastAsia"/>
        </w:rPr>
        <w:t>AC</w:t>
      </w:r>
      <w:r>
        <w:rPr>
          <w:rFonts w:hint="eastAsia"/>
        </w:rPr>
        <w:t>，而由三角形的两边大于第三边，我们可以知道</w:t>
      </w:r>
      <w:r>
        <w:rPr>
          <w:rFonts w:hint="eastAsia"/>
        </w:rPr>
        <w:t>AC&lt;AB+BC</w:t>
      </w:r>
      <w:r>
        <w:rPr>
          <w:rFonts w:hint="eastAsia"/>
        </w:rPr>
        <w:t>，从而支撑线段的长度和减小了，即我们得到了更好的方案，这和我们之前的假设矛盾；</w:t>
      </w:r>
    </w:p>
    <w:p w14:paraId="719A3E93" w14:textId="0FA06CA9" w:rsidR="00497794" w:rsidRDefault="00497794" w:rsidP="00497794">
      <w:pPr>
        <w:ind w:firstLineChars="62" w:firstLine="198"/>
      </w:pPr>
      <w:r>
        <w:rPr>
          <w:rFonts w:hint="eastAsia"/>
        </w:rPr>
        <w:t>我们设</w:t>
      </w:r>
      <w:r>
        <w:rPr>
          <w:rFonts w:hint="eastAsia"/>
        </w:rPr>
        <w:t>A</w:t>
      </w:r>
      <w:r>
        <w:rPr>
          <w:rFonts w:hint="eastAsia"/>
        </w:rPr>
        <w:t>，</w:t>
      </w:r>
      <w:r>
        <w:rPr>
          <w:rFonts w:hint="eastAsia"/>
        </w:rPr>
        <w:t>B</w:t>
      </w:r>
      <w:r>
        <w:rPr>
          <w:rFonts w:hint="eastAsia"/>
        </w:rPr>
        <w:t>两点引向地面的竖直直线分别为</w:t>
      </w:r>
      <w:r>
        <w:rPr>
          <w:rFonts w:hint="eastAsia"/>
          <w:i/>
          <w:iCs/>
        </w:rPr>
        <w:t>l</w:t>
      </w:r>
      <w:r>
        <w:rPr>
          <w:rFonts w:hint="eastAsia"/>
          <w:i/>
          <w:iCs/>
          <w:vertAlign w:val="subscript"/>
        </w:rPr>
        <w:t>1</w:t>
      </w:r>
      <w:r>
        <w:rPr>
          <w:rFonts w:hint="eastAsia"/>
          <w:i/>
          <w:iCs/>
        </w:rPr>
        <w:t>，</w:t>
      </w:r>
      <w:r>
        <w:rPr>
          <w:rFonts w:hint="eastAsia"/>
          <w:i/>
          <w:iCs/>
        </w:rPr>
        <w:t>l</w:t>
      </w:r>
      <w:r>
        <w:rPr>
          <w:rFonts w:hint="eastAsia"/>
          <w:i/>
          <w:iCs/>
          <w:vertAlign w:val="subscript"/>
        </w:rPr>
        <w:t>2</w:t>
      </w:r>
      <w:r>
        <w:rPr>
          <w:rFonts w:hint="eastAsia"/>
        </w:rPr>
        <w:t>，设</w:t>
      </w:r>
      <w:r>
        <w:rPr>
          <w:rFonts w:hint="eastAsia"/>
        </w:rPr>
        <w:t>B</w:t>
      </w:r>
      <w:r>
        <w:rPr>
          <w:rFonts w:hint="eastAsia"/>
        </w:rPr>
        <w:t>在</w:t>
      </w:r>
      <w:r>
        <w:rPr>
          <w:rFonts w:hint="eastAsia"/>
          <w:i/>
          <w:iCs/>
        </w:rPr>
        <w:t>l</w:t>
      </w:r>
      <w:r>
        <w:rPr>
          <w:rFonts w:hint="eastAsia"/>
          <w:i/>
          <w:iCs/>
          <w:vertAlign w:val="subscript"/>
        </w:rPr>
        <w:t>1</w:t>
      </w:r>
      <w:r>
        <w:rPr>
          <w:rFonts w:hint="eastAsia"/>
        </w:rPr>
        <w:t>的投影为</w:t>
      </w:r>
      <w:r>
        <w:rPr>
          <w:rFonts w:hint="eastAsia"/>
        </w:rPr>
        <w:t>D</w:t>
      </w:r>
      <w:r>
        <w:rPr>
          <w:rFonts w:hint="eastAsia"/>
        </w:rPr>
        <w:t>，</w:t>
      </w:r>
      <w:r>
        <w:rPr>
          <w:rFonts w:hint="eastAsia"/>
        </w:rPr>
        <w:t>C</w:t>
      </w:r>
      <w:r>
        <w:rPr>
          <w:rFonts w:hint="eastAsia"/>
        </w:rPr>
        <w:t>在</w:t>
      </w:r>
      <w:r>
        <w:rPr>
          <w:rFonts w:hint="eastAsia"/>
          <w:i/>
          <w:iCs/>
        </w:rPr>
        <w:t>l</w:t>
      </w:r>
      <w:r>
        <w:rPr>
          <w:rFonts w:hint="eastAsia"/>
          <w:i/>
          <w:iCs/>
          <w:vertAlign w:val="subscript"/>
        </w:rPr>
        <w:t>1</w:t>
      </w:r>
      <w:r>
        <w:rPr>
          <w:rFonts w:hint="eastAsia"/>
          <w:i/>
          <w:iCs/>
        </w:rPr>
        <w:t>，</w:t>
      </w:r>
      <w:r>
        <w:rPr>
          <w:rFonts w:hint="eastAsia"/>
          <w:i/>
          <w:iCs/>
        </w:rPr>
        <w:t>l</w:t>
      </w:r>
      <w:r>
        <w:rPr>
          <w:rFonts w:hint="eastAsia"/>
          <w:i/>
          <w:iCs/>
          <w:vertAlign w:val="subscript"/>
        </w:rPr>
        <w:t>2</w:t>
      </w:r>
      <w:r>
        <w:rPr>
          <w:rFonts w:hint="eastAsia"/>
        </w:rPr>
        <w:t>上的投影是</w:t>
      </w:r>
      <w:r>
        <w:rPr>
          <w:rFonts w:hint="eastAsia"/>
        </w:rPr>
        <w:t>E</w:t>
      </w:r>
      <w:r>
        <w:rPr>
          <w:rFonts w:hint="eastAsia"/>
        </w:rPr>
        <w:t>，</w:t>
      </w:r>
      <w:r>
        <w:rPr>
          <w:rFonts w:hint="eastAsia"/>
        </w:rPr>
        <w:t>F</w:t>
      </w:r>
      <w:r w:rsidR="00B906C4">
        <w:rPr>
          <w:rFonts w:hint="eastAsia"/>
        </w:rPr>
        <w:t>，我们有矩形的定义可以知道</w:t>
      </w:r>
      <w:r w:rsidR="00B906C4">
        <w:rPr>
          <w:rFonts w:hint="eastAsia"/>
        </w:rPr>
        <w:t>BDEF</w:t>
      </w:r>
      <w:r w:rsidR="00B906C4">
        <w:rPr>
          <w:rFonts w:hint="eastAsia"/>
        </w:rPr>
        <w:t>为一个矩形，从而</w:t>
      </w:r>
      <w:r w:rsidR="00B906C4">
        <w:rPr>
          <w:rFonts w:hint="eastAsia"/>
        </w:rPr>
        <w:t>EF=BD</w:t>
      </w:r>
      <w:r w:rsidR="00B906C4">
        <w:rPr>
          <w:rFonts w:hint="eastAsia"/>
        </w:rPr>
        <w:t>，</w:t>
      </w:r>
      <w:r w:rsidR="00B906C4">
        <w:rPr>
          <w:rFonts w:hint="eastAsia"/>
        </w:rPr>
        <w:t>FB=DE</w:t>
      </w:r>
      <w:r w:rsidR="00B906C4">
        <w:rPr>
          <w:rFonts w:hint="eastAsia"/>
        </w:rPr>
        <w:t>；</w:t>
      </w:r>
    </w:p>
    <w:p w14:paraId="783B1C02" w14:textId="77777777" w:rsidR="00B906C4" w:rsidRDefault="00B906C4" w:rsidP="00497794">
      <w:pPr>
        <w:ind w:firstLineChars="62" w:firstLine="198"/>
      </w:pPr>
      <w:r>
        <w:rPr>
          <w:rFonts w:hint="eastAsia"/>
        </w:rPr>
        <w:t>由于</w:t>
      </w:r>
      <w:r>
        <w:rPr>
          <w:rFonts w:hint="eastAsia"/>
        </w:rPr>
        <w:t>AB</w:t>
      </w:r>
      <w:r>
        <w:rPr>
          <w:rFonts w:hint="eastAsia"/>
        </w:rPr>
        <w:t>，</w:t>
      </w:r>
      <w:r>
        <w:rPr>
          <w:rFonts w:hint="eastAsia"/>
        </w:rPr>
        <w:t>BC</w:t>
      </w:r>
      <w:r>
        <w:rPr>
          <w:rFonts w:hint="eastAsia"/>
        </w:rPr>
        <w:t>为两条支撑线段，我们可以知道∠</w:t>
      </w:r>
      <w:r>
        <w:rPr>
          <w:rFonts w:hint="eastAsia"/>
        </w:rPr>
        <w:t>BAD</w:t>
      </w:r>
      <w:r>
        <w:rPr>
          <w:rFonts w:hint="eastAsia"/>
        </w:rPr>
        <w:t>，</w:t>
      </w:r>
    </w:p>
    <w:p w14:paraId="33702CA7" w14:textId="5FAA0BC8" w:rsidR="00B906C4" w:rsidRDefault="00B906C4" w:rsidP="00497794">
      <w:pPr>
        <w:ind w:firstLineChars="62" w:firstLine="198"/>
      </w:pPr>
      <w:r>
        <w:rPr>
          <w:rFonts w:hint="eastAsia"/>
        </w:rPr>
        <w:t>∠</w:t>
      </w:r>
      <w:r>
        <w:rPr>
          <w:rFonts w:hint="eastAsia"/>
        </w:rPr>
        <w:t>CBF</w:t>
      </w:r>
      <w:r>
        <w:rPr>
          <w:rFonts w:hint="eastAsia"/>
        </w:rPr>
        <w:t>都不大于</w:t>
      </w:r>
      <w:r>
        <w:rPr>
          <w:rFonts w:hint="eastAsia"/>
        </w:rPr>
        <w:t>a</w:t>
      </w:r>
      <w:r>
        <w:rPr>
          <w:rFonts w:hint="eastAsia"/>
        </w:rPr>
        <w:t>，结合</w:t>
      </w:r>
      <w:r>
        <w:rPr>
          <w:rFonts w:hint="eastAsia"/>
        </w:rPr>
        <w:t>tan</w:t>
      </w:r>
      <w:r>
        <w:rPr>
          <w:rFonts w:hint="eastAsia"/>
        </w:rPr>
        <w:t>（</w:t>
      </w:r>
      <w:r>
        <w:rPr>
          <w:rFonts w:hint="eastAsia"/>
        </w:rPr>
        <w:t>x</w:t>
      </w:r>
      <w:r>
        <w:rPr>
          <w:rFonts w:hint="eastAsia"/>
        </w:rPr>
        <w:t>）在（</w:t>
      </w:r>
      <w:r>
        <w:rPr>
          <w:rFonts w:hint="eastAsia"/>
        </w:rPr>
        <w:t>0</w:t>
      </w:r>
      <w:r>
        <w:rPr>
          <w:rFonts w:hint="eastAsia"/>
        </w:rPr>
        <w:t>，</w:t>
      </w:r>
      <m:oMath>
        <m:f>
          <m:fPr>
            <m:ctrlPr>
              <w:rPr>
                <w:rFonts w:ascii="Cambria Math" w:hAnsi="Cambria Math"/>
              </w:rPr>
            </m:ctrlPr>
          </m:fPr>
          <m:num>
            <m:r>
              <m:rPr>
                <m:sty m:val="p"/>
              </m:rPr>
              <w:rPr>
                <w:rFonts w:ascii="Cambria Math" w:hAnsi="Cambria Math"/>
              </w:rPr>
              <m:t>π</m:t>
            </m:r>
          </m:num>
          <m:den>
            <m:r>
              <m:rPr>
                <m:sty m:val="p"/>
              </m:rPr>
              <w:rPr>
                <w:rFonts w:ascii="Cambria Math" w:hAnsi="Cambria Math"/>
              </w:rPr>
              <m:t>2</m:t>
            </m:r>
          </m:den>
        </m:f>
      </m:oMath>
      <w:r>
        <w:rPr>
          <w:rFonts w:hint="eastAsia"/>
        </w:rPr>
        <w:t>）的单调递增性，我们就得到了：</w:t>
      </w:r>
    </w:p>
    <w:p w14:paraId="1992D000" w14:textId="1F250951" w:rsidR="00B906C4" w:rsidRPr="00B906C4" w:rsidRDefault="0010783A" w:rsidP="00497794">
      <w:pPr>
        <w:ind w:firstLineChars="62" w:firstLine="198"/>
      </w:pPr>
      <m:oMathPara>
        <m:oMath>
          <m:f>
            <m:fPr>
              <m:ctrlPr>
                <w:rPr>
                  <w:rFonts w:ascii="Cambria Math" w:hAnsi="Cambria Math"/>
                </w:rPr>
              </m:ctrlPr>
            </m:fPr>
            <m:num>
              <m:r>
                <m:rPr>
                  <m:sty m:val="p"/>
                </m:rPr>
                <w:rPr>
                  <w:rFonts w:ascii="Cambria Math" w:hAnsi="Cambria Math"/>
                </w:rPr>
                <m:t>BD</m:t>
              </m:r>
            </m:num>
            <m:den>
              <m:r>
                <m:rPr>
                  <m:sty m:val="p"/>
                </m:rPr>
                <w:rPr>
                  <w:rFonts w:ascii="Cambria Math" w:hAnsi="Cambria Math"/>
                </w:rPr>
                <m:t>AD</m:t>
              </m:r>
            </m:den>
          </m:f>
          <m:r>
            <m:rPr>
              <m:sty m:val="p"/>
            </m:rPr>
            <w:rPr>
              <w:rFonts w:ascii="Cambria Math" w:hAnsi="Cambria Math"/>
            </w:rPr>
            <m:t>&lt;</m:t>
          </m:r>
          <m:func>
            <m:funcPr>
              <m:ctrlPr>
                <w:rPr>
                  <w:rFonts w:ascii="Cambria Math" w:hAnsi="Cambria Math"/>
                </w:rPr>
              </m:ctrlPr>
            </m:funcPr>
            <m:fName>
              <m:r>
                <m:rPr>
                  <m:sty m:val="p"/>
                </m:rPr>
                <w:rPr>
                  <w:rFonts w:ascii="Cambria Math" w:hAnsi="Cambria Math"/>
                </w:rPr>
                <m:t>tan</m:t>
              </m:r>
            </m:fName>
            <m:e>
              <m:r>
                <m:rPr>
                  <m:sty m:val="p"/>
                </m:rPr>
                <w:rPr>
                  <w:rFonts w:ascii="Cambria Math" w:hAnsi="Cambria Math"/>
                </w:rPr>
                <m:t>a</m:t>
              </m:r>
            </m:e>
          </m:func>
          <m:r>
            <m:rPr>
              <m:sty m:val="p"/>
            </m:rPr>
            <w:rPr>
              <w:rFonts w:ascii="Cambria Math" w:hAnsi="Cambria Math" w:hint="eastAsia"/>
            </w:rPr>
            <m:t>，</m:t>
          </m:r>
          <m:f>
            <m:fPr>
              <m:ctrlPr>
                <w:rPr>
                  <w:rFonts w:ascii="Cambria Math" w:hAnsi="Cambria Math"/>
                </w:rPr>
              </m:ctrlPr>
            </m:fPr>
            <m:num>
              <m:r>
                <m:rPr>
                  <m:sty m:val="p"/>
                </m:rPr>
                <w:rPr>
                  <w:rFonts w:ascii="Cambria Math" w:hAnsi="Cambria Math"/>
                </w:rPr>
                <m:t>CF</m:t>
              </m:r>
            </m:num>
            <m:den>
              <m:r>
                <m:rPr>
                  <m:sty m:val="p"/>
                </m:rPr>
                <w:rPr>
                  <w:rFonts w:ascii="Cambria Math" w:hAnsi="Cambria Math"/>
                </w:rPr>
                <m:t>FB</m:t>
              </m:r>
            </m:den>
          </m:f>
          <m:r>
            <m:rPr>
              <m:sty m:val="p"/>
            </m:rPr>
            <w:rPr>
              <w:rFonts w:ascii="Cambria Math" w:hAnsi="Cambria Math"/>
            </w:rPr>
            <m:t>&lt;</m:t>
          </m:r>
          <m:func>
            <m:funcPr>
              <m:ctrlPr>
                <w:rPr>
                  <w:rFonts w:ascii="Cambria Math" w:hAnsi="Cambria Math"/>
                </w:rPr>
              </m:ctrlPr>
            </m:funcPr>
            <m:fName>
              <m:r>
                <m:rPr>
                  <m:sty m:val="p"/>
                </m:rPr>
                <w:rPr>
                  <w:rFonts w:ascii="Cambria Math" w:hAnsi="Cambria Math"/>
                </w:rPr>
                <m:t>tan</m:t>
              </m:r>
            </m:fName>
            <m:e>
              <m:r>
                <m:rPr>
                  <m:sty m:val="p"/>
                </m:rPr>
                <w:rPr>
                  <w:rFonts w:ascii="Cambria Math" w:hAnsi="Cambria Math"/>
                </w:rPr>
                <m:t>a</m:t>
              </m:r>
            </m:e>
          </m:func>
        </m:oMath>
      </m:oMathPara>
    </w:p>
    <w:p w14:paraId="6AE32C15" w14:textId="3F2978B5" w:rsidR="00B906C4" w:rsidRDefault="00B906C4" w:rsidP="00497794">
      <w:pPr>
        <w:ind w:firstLineChars="62" w:firstLine="198"/>
      </w:pPr>
      <w:r>
        <w:rPr>
          <w:rFonts w:hint="eastAsia"/>
        </w:rPr>
        <w:t>即</w:t>
      </w:r>
    </w:p>
    <w:p w14:paraId="24590ACF" w14:textId="31F0FAB6" w:rsidR="00B906C4" w:rsidRPr="00B906C4" w:rsidRDefault="00B906C4" w:rsidP="00B906C4">
      <w:pPr>
        <w:ind w:firstLineChars="62" w:firstLine="198"/>
      </w:pPr>
      <m:oMathPara>
        <m:oMath>
          <m:r>
            <m:rPr>
              <m:sty m:val="p"/>
            </m:rPr>
            <w:rPr>
              <w:rFonts w:ascii="Cambria Math" w:hAnsi="Cambria Math" w:hint="eastAsia"/>
            </w:rPr>
            <m:t>BD</m:t>
          </m:r>
          <m:r>
            <m:rPr>
              <m:sty m:val="p"/>
            </m:rPr>
            <w:rPr>
              <w:rFonts w:ascii="Cambria Math" w:hAnsi="Cambria Math"/>
            </w:rPr>
            <m:t>&lt;AD</m:t>
          </m:r>
          <m:func>
            <m:funcPr>
              <m:ctrlPr>
                <w:rPr>
                  <w:rFonts w:ascii="Cambria Math" w:hAnsi="Cambria Math"/>
                </w:rPr>
              </m:ctrlPr>
            </m:funcPr>
            <m:fName>
              <m:r>
                <m:rPr>
                  <m:sty m:val="p"/>
                </m:rPr>
                <w:rPr>
                  <w:rFonts w:ascii="Cambria Math" w:hAnsi="Cambria Math"/>
                </w:rPr>
                <m:t>tan</m:t>
              </m:r>
            </m:fName>
            <m:e>
              <m:r>
                <m:rPr>
                  <m:sty m:val="p"/>
                </m:rPr>
                <w:rPr>
                  <w:rFonts w:ascii="Cambria Math" w:hAnsi="Cambria Math"/>
                </w:rPr>
                <m:t>a</m:t>
              </m:r>
            </m:e>
          </m:func>
          <m:r>
            <m:rPr>
              <m:sty m:val="p"/>
            </m:rPr>
            <w:rPr>
              <w:rFonts w:ascii="Cambria Math" w:hAnsi="Cambria Math" w:hint="eastAsia"/>
            </w:rPr>
            <m:t>，</m:t>
          </m:r>
          <m:r>
            <m:rPr>
              <m:sty m:val="p"/>
            </m:rPr>
            <w:rPr>
              <w:rFonts w:ascii="Cambria Math" w:hAnsi="Cambria Math" w:hint="eastAsia"/>
            </w:rPr>
            <m:t>CF</m:t>
          </m:r>
          <m:r>
            <m:rPr>
              <m:sty m:val="p"/>
            </m:rPr>
            <w:rPr>
              <w:rFonts w:ascii="Cambria Math" w:hAnsi="Cambria Math"/>
            </w:rPr>
            <m:t>&lt;</m:t>
          </m:r>
          <m:func>
            <m:funcPr>
              <m:ctrlPr>
                <w:rPr>
                  <w:rFonts w:ascii="Cambria Math" w:hAnsi="Cambria Math"/>
                </w:rPr>
              </m:ctrlPr>
            </m:funcPr>
            <m:fName>
              <m:r>
                <m:rPr>
                  <m:sty m:val="p"/>
                </m:rPr>
                <w:rPr>
                  <w:rFonts w:ascii="Cambria Math" w:hAnsi="Cambria Math"/>
                </w:rPr>
                <m:t>FB tan</m:t>
              </m:r>
            </m:fName>
            <m:e>
              <m:r>
                <m:rPr>
                  <m:sty m:val="p"/>
                </m:rPr>
                <w:rPr>
                  <w:rFonts w:ascii="Cambria Math" w:hAnsi="Cambria Math"/>
                </w:rPr>
                <m:t>a</m:t>
              </m:r>
            </m:e>
          </m:func>
        </m:oMath>
      </m:oMathPara>
    </w:p>
    <w:p w14:paraId="35088EBF" w14:textId="3606BF9E" w:rsidR="00B906C4" w:rsidRDefault="00B906C4" w:rsidP="00497794">
      <w:pPr>
        <w:ind w:firstLineChars="62" w:firstLine="198"/>
      </w:pPr>
      <w:r>
        <w:rPr>
          <w:rFonts w:hint="eastAsia"/>
        </w:rPr>
        <w:t>从而：</w:t>
      </w:r>
    </w:p>
    <w:p w14:paraId="1C9A4973" w14:textId="3647C933" w:rsidR="00B906C4" w:rsidRPr="00B906C4" w:rsidRDefault="00B906C4" w:rsidP="00B906C4">
      <w:pPr>
        <w:ind w:firstLineChars="62" w:firstLine="198"/>
      </w:pPr>
      <m:oMathPara>
        <m:oMath>
          <m:r>
            <m:rPr>
              <m:sty m:val="p"/>
            </m:rPr>
            <w:rPr>
              <w:rFonts w:ascii="Cambria Math" w:hAnsi="Cambria Math" w:hint="eastAsia"/>
            </w:rPr>
            <m:t>BD+CF</m:t>
          </m:r>
          <m:r>
            <m:rPr>
              <m:sty m:val="p"/>
            </m:rPr>
            <w:rPr>
              <w:rFonts w:ascii="Cambria Math" w:hAnsi="Cambria Math"/>
            </w:rPr>
            <m:t>&lt;AD</m:t>
          </m:r>
          <m:func>
            <m:funcPr>
              <m:ctrlPr>
                <w:rPr>
                  <w:rFonts w:ascii="Cambria Math" w:hAnsi="Cambria Math"/>
                </w:rPr>
              </m:ctrlPr>
            </m:funcPr>
            <m:fName>
              <m:r>
                <m:rPr>
                  <m:sty m:val="p"/>
                </m:rPr>
                <w:rPr>
                  <w:rFonts w:ascii="Cambria Math" w:hAnsi="Cambria Math"/>
                </w:rPr>
                <m:t>tan</m:t>
              </m:r>
            </m:fName>
            <m:e>
              <m:r>
                <m:rPr>
                  <m:sty m:val="p"/>
                </m:rPr>
                <w:rPr>
                  <w:rFonts w:ascii="Cambria Math" w:hAnsi="Cambria Math"/>
                </w:rPr>
                <m:t>a</m:t>
              </m:r>
            </m:e>
          </m:func>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FB tan</m:t>
              </m:r>
            </m:fName>
            <m:e>
              <m:r>
                <m:rPr>
                  <m:sty m:val="p"/>
                </m:rPr>
                <w:rPr>
                  <w:rFonts w:ascii="Cambria Math" w:hAnsi="Cambria Math"/>
                </w:rPr>
                <m:t>a</m:t>
              </m:r>
            </m:e>
          </m:func>
        </m:oMath>
      </m:oMathPara>
    </w:p>
    <w:p w14:paraId="7AFE6EFC" w14:textId="33FF433E" w:rsidR="00B906C4" w:rsidRDefault="00B906C4" w:rsidP="00B906C4">
      <w:pPr>
        <w:ind w:firstLineChars="62" w:firstLine="198"/>
      </w:pPr>
      <w:r>
        <w:rPr>
          <w:rFonts w:hint="eastAsia"/>
        </w:rPr>
        <w:t>结合</w:t>
      </w:r>
      <w:r>
        <w:rPr>
          <w:rFonts w:hint="eastAsia"/>
        </w:rPr>
        <w:t>BD=EF</w:t>
      </w:r>
      <w:r>
        <w:rPr>
          <w:rFonts w:hint="eastAsia"/>
        </w:rPr>
        <w:t>，</w:t>
      </w:r>
      <w:r>
        <w:rPr>
          <w:rFonts w:hint="eastAsia"/>
        </w:rPr>
        <w:t>BF=DE</w:t>
      </w:r>
      <w:r>
        <w:rPr>
          <w:rFonts w:hint="eastAsia"/>
        </w:rPr>
        <w:t>以及三角形当中的两边大于第三边</w:t>
      </w:r>
    </w:p>
    <w:p w14:paraId="5A734E80" w14:textId="49D375A2" w:rsidR="00B906C4" w:rsidRPr="00B906C4" w:rsidRDefault="00B906C4" w:rsidP="00B906C4">
      <w:pPr>
        <w:ind w:firstLineChars="62" w:firstLine="198"/>
      </w:pPr>
      <m:oMathPara>
        <m:oMath>
          <m:r>
            <m:rPr>
              <m:sty m:val="p"/>
            </m:rPr>
            <w:rPr>
              <w:rFonts w:ascii="Cambria Math" w:hAnsi="Cambria Math"/>
            </w:rPr>
            <m:t>CE=EF+CF=</m:t>
          </m:r>
          <m:r>
            <m:rPr>
              <m:sty m:val="p"/>
            </m:rPr>
            <w:rPr>
              <w:rFonts w:ascii="Cambria Math" w:hAnsi="Cambria Math" w:hint="eastAsia"/>
            </w:rPr>
            <m:t>BD+CF</m:t>
          </m:r>
          <m:r>
            <m:rPr>
              <m:sty m:val="p"/>
            </m:rPr>
            <w:rPr>
              <w:rFonts w:ascii="Cambria Math" w:hAnsi="Cambria Math"/>
            </w:rPr>
            <m:t>&lt;AD</m:t>
          </m:r>
          <m:func>
            <m:funcPr>
              <m:ctrlPr>
                <w:rPr>
                  <w:rFonts w:ascii="Cambria Math" w:hAnsi="Cambria Math"/>
                </w:rPr>
              </m:ctrlPr>
            </m:funcPr>
            <m:fName>
              <m:r>
                <m:rPr>
                  <m:sty m:val="p"/>
                </m:rPr>
                <w:rPr>
                  <w:rFonts w:ascii="Cambria Math" w:hAnsi="Cambria Math"/>
                </w:rPr>
                <m:t>tan</m:t>
              </m:r>
            </m:fName>
            <m:e>
              <m:r>
                <m:rPr>
                  <m:sty m:val="p"/>
                </m:rPr>
                <w:rPr>
                  <w:rFonts w:ascii="Cambria Math" w:hAnsi="Cambria Math"/>
                </w:rPr>
                <m:t>a</m:t>
              </m:r>
            </m:e>
          </m:func>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FB tan</m:t>
              </m:r>
            </m:fName>
            <m:e>
              <m:r>
                <m:rPr>
                  <m:sty m:val="p"/>
                </m:rPr>
                <w:rPr>
                  <w:rFonts w:ascii="Cambria Math" w:hAnsi="Cambria Math"/>
                </w:rPr>
                <m:t xml:space="preserve">a </m:t>
              </m:r>
            </m:e>
          </m:func>
          <m:r>
            <w:rPr>
              <w:rFonts w:ascii="Cambria Math" w:hAnsi="Cambria Math" w:hint="eastAsia"/>
            </w:rPr>
            <m:t>=</m:t>
          </m:r>
          <m:d>
            <m:dPr>
              <m:begChr m:val="（"/>
              <m:endChr m:val="）"/>
              <m:ctrlPr>
                <w:rPr>
                  <w:rFonts w:ascii="Cambria Math" w:hAnsi="Cambria Math"/>
                  <w:i/>
                </w:rPr>
              </m:ctrlPr>
            </m:dPr>
            <m:e>
              <m:r>
                <w:rPr>
                  <w:rFonts w:ascii="Cambria Math" w:hAnsi="Cambria Math" w:hint="eastAsia"/>
                </w:rPr>
                <m:t>AD+DE</m:t>
              </m:r>
            </m:e>
          </m:d>
          <m:func>
            <m:funcPr>
              <m:ctrlPr>
                <w:rPr>
                  <w:rFonts w:ascii="Cambria Math" w:hAnsi="Cambria Math"/>
                  <w:i/>
                </w:rPr>
              </m:ctrlPr>
            </m:funcPr>
            <m:fName>
              <m:r>
                <m:rPr>
                  <m:sty m:val="p"/>
                </m:rPr>
                <w:rPr>
                  <w:rFonts w:ascii="Cambria Math" w:hAnsi="Cambria Math"/>
                </w:rPr>
                <m:t>tan</m:t>
              </m:r>
            </m:fName>
            <m:e>
              <m:r>
                <w:rPr>
                  <w:rFonts w:ascii="Cambria Math" w:hAnsi="Cambria Math" w:hint="eastAsia"/>
                </w:rPr>
                <m:t>a</m:t>
              </m:r>
            </m:e>
          </m:func>
          <m:r>
            <w:rPr>
              <w:rFonts w:ascii="Cambria Math" w:hAnsi="Cambria Math" w:hint="eastAsia"/>
            </w:rPr>
            <m:t>=AE</m:t>
          </m:r>
          <m:func>
            <m:funcPr>
              <m:ctrlPr>
                <w:rPr>
                  <w:rFonts w:ascii="Cambria Math" w:hAnsi="Cambria Math"/>
                  <w:i/>
                </w:rPr>
              </m:ctrlPr>
            </m:funcPr>
            <m:fName>
              <m:r>
                <m:rPr>
                  <m:sty m:val="p"/>
                </m:rPr>
                <w:rPr>
                  <w:rFonts w:ascii="Cambria Math" w:hAnsi="Cambria Math"/>
                </w:rPr>
                <m:t>tan</m:t>
              </m:r>
            </m:fName>
            <m:e>
              <m:r>
                <w:rPr>
                  <w:rFonts w:ascii="Cambria Math" w:hAnsi="Cambria Math" w:hint="eastAsia"/>
                </w:rPr>
                <m:t>a</m:t>
              </m:r>
            </m:e>
          </m:func>
        </m:oMath>
      </m:oMathPara>
    </w:p>
    <w:p w14:paraId="18A2E4AD" w14:textId="3F8B6459" w:rsidR="00B906C4" w:rsidRDefault="00B906C4" w:rsidP="00B906C4">
      <w:pPr>
        <w:ind w:firstLineChars="62" w:firstLine="198"/>
      </w:pPr>
      <w:r>
        <w:rPr>
          <w:rFonts w:hint="eastAsia"/>
        </w:rPr>
        <w:t>从而：</w:t>
      </w:r>
    </w:p>
    <w:p w14:paraId="61957200" w14:textId="3FD403D0" w:rsidR="00B906C4" w:rsidRPr="00367EB2" w:rsidRDefault="0010783A" w:rsidP="00B906C4">
      <w:pPr>
        <w:ind w:firstLineChars="62" w:firstLine="198"/>
      </w:pPr>
      <m:oMathPara>
        <m:oMath>
          <m:f>
            <m:fPr>
              <m:ctrlPr>
                <w:rPr>
                  <w:rFonts w:ascii="Cambria Math" w:hAnsi="Cambria Math"/>
                </w:rPr>
              </m:ctrlPr>
            </m:fPr>
            <m:num>
              <m:r>
                <w:rPr>
                  <w:rFonts w:ascii="Cambria Math" w:hAnsi="Cambria Math" w:hint="eastAsia"/>
                </w:rPr>
                <m:t>CE</m:t>
              </m:r>
            </m:num>
            <m:den>
              <m:r>
                <w:rPr>
                  <w:rFonts w:ascii="Cambria Math" w:hAnsi="Cambria Math" w:hint="eastAsia"/>
                </w:rPr>
                <m:t>AE</m:t>
              </m:r>
            </m:den>
          </m:f>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tan</m:t>
              </m:r>
            </m:fName>
            <m:e>
              <m:r>
                <w:rPr>
                  <w:rFonts w:ascii="Cambria Math" w:hAnsi="Cambria Math" w:hint="eastAsia"/>
                </w:rPr>
                <m:t>a</m:t>
              </m:r>
            </m:e>
          </m:func>
        </m:oMath>
      </m:oMathPara>
    </w:p>
    <w:p w14:paraId="7FF54728" w14:textId="0ED8E549" w:rsidR="00367EB2" w:rsidRDefault="00367EB2" w:rsidP="00367EB2">
      <w:pPr>
        <w:ind w:firstLineChars="62" w:firstLine="198"/>
      </w:pPr>
      <w:r>
        <w:rPr>
          <w:rFonts w:hint="eastAsia"/>
        </w:rPr>
        <w:t>再由</w:t>
      </w:r>
      <w:r>
        <w:rPr>
          <w:rFonts w:hint="eastAsia"/>
        </w:rPr>
        <w:t>tan</w:t>
      </w:r>
      <w:r>
        <w:t xml:space="preserve"> </w:t>
      </w:r>
      <w:r>
        <w:rPr>
          <w:rFonts w:hint="eastAsia"/>
        </w:rPr>
        <w:t>x</w:t>
      </w:r>
      <w:r>
        <w:rPr>
          <w:rFonts w:hint="eastAsia"/>
        </w:rPr>
        <w:t>的单调性，我们就得到了∠</w:t>
      </w:r>
      <w:r>
        <w:rPr>
          <w:rFonts w:hint="eastAsia"/>
        </w:rPr>
        <w:t>CAE&lt;</w:t>
      </w:r>
      <w:r>
        <w:t xml:space="preserve"> </w:t>
      </w:r>
      <w:r>
        <w:rPr>
          <w:rFonts w:hint="eastAsia"/>
        </w:rPr>
        <w:t>a</w:t>
      </w:r>
      <w:r>
        <w:rPr>
          <w:rFonts w:hint="eastAsia"/>
        </w:rPr>
        <w:t>，从而</w:t>
      </w:r>
      <w:r>
        <w:t>AC</w:t>
      </w:r>
      <w:r>
        <w:rPr>
          <w:rFonts w:hint="eastAsia"/>
        </w:rPr>
        <w:t>是一条支撑线段，定理得证；</w:t>
      </w:r>
    </w:p>
    <w:p w14:paraId="74A262CE" w14:textId="491CA2A9" w:rsidR="00932BAB" w:rsidRPr="00932BAB" w:rsidRDefault="00932BAB" w:rsidP="00A27518">
      <w:pPr>
        <w:ind w:firstLineChars="0" w:firstLine="0"/>
      </w:pPr>
    </w:p>
    <w:p w14:paraId="085FBF16" w14:textId="77777777" w:rsidR="00367EB2" w:rsidRPr="00FB075F" w:rsidRDefault="00367EB2" w:rsidP="00367EB2">
      <w:pPr>
        <w:shd w:val="clear" w:color="auto" w:fill="00FFFF"/>
        <w:ind w:firstLine="640"/>
      </w:pPr>
      <w:r>
        <w:rPr>
          <w:rFonts w:hint="eastAsia"/>
        </w:rPr>
        <w:t>贡献认定</w:t>
      </w:r>
      <w:r>
        <w:rPr>
          <w:rFonts w:hint="eastAsia"/>
        </w:rPr>
        <w:t>:</w:t>
      </w:r>
      <w:r w:rsidRPr="001C5B07">
        <w:rPr>
          <w:rFonts w:hint="eastAsia"/>
        </w:rPr>
        <w:t xml:space="preserve"> </w:t>
      </w:r>
      <w:r>
        <w:rPr>
          <w:rFonts w:hint="eastAsia"/>
        </w:rPr>
        <w:t>由周海刚提供</w:t>
      </w:r>
      <w:r w:rsidRPr="007D37AE">
        <w:rPr>
          <w:rFonts w:hint="eastAsia"/>
        </w:rPr>
        <w:t>。</w:t>
      </w:r>
    </w:p>
    <w:p w14:paraId="3BF1F122" w14:textId="77777777" w:rsidR="00B906C4" w:rsidRPr="00367EB2" w:rsidRDefault="00B906C4" w:rsidP="00497794">
      <w:pPr>
        <w:ind w:firstLineChars="62" w:firstLine="198"/>
      </w:pPr>
    </w:p>
    <w:p w14:paraId="6D7119F3" w14:textId="1E18A86C" w:rsidR="00782A9C" w:rsidRDefault="00782A9C" w:rsidP="00782A9C">
      <w:pPr>
        <w:pStyle w:val="3"/>
        <w:ind w:left="643" w:hanging="643"/>
      </w:pPr>
      <w:r>
        <w:rPr>
          <w:rFonts w:hint="eastAsia"/>
        </w:rPr>
        <w:t>定理</w:t>
      </w:r>
      <w:r w:rsidR="00FB075F">
        <w:rPr>
          <w:rFonts w:hint="eastAsia"/>
        </w:rPr>
        <w:t>二</w:t>
      </w:r>
      <w:r>
        <w:rPr>
          <w:rFonts w:hint="eastAsia"/>
        </w:rPr>
        <w:t xml:space="preserve">: </w:t>
      </w:r>
      <w:r>
        <w:rPr>
          <w:rFonts w:hint="eastAsia"/>
        </w:rPr>
        <w:t>对于点</w:t>
      </w:r>
      <w:r>
        <w:rPr>
          <w:rFonts w:hint="eastAsia"/>
        </w:rPr>
        <w:t>P</w:t>
      </w:r>
      <w:r>
        <w:rPr>
          <w:rFonts w:hint="eastAsia"/>
        </w:rPr>
        <w:t>，它的“支撑圆锥”是一个圆锥</w:t>
      </w:r>
    </w:p>
    <w:p w14:paraId="26FD7358" w14:textId="77777777" w:rsidR="00782A9C" w:rsidRDefault="00782A9C" w:rsidP="00782A9C">
      <w:pPr>
        <w:ind w:firstLine="640"/>
      </w:pPr>
      <w:r>
        <w:rPr>
          <w:rFonts w:hint="eastAsia"/>
        </w:rPr>
        <w:t>结论部分：</w:t>
      </w:r>
      <w:r>
        <w:rPr>
          <w:rFonts w:hint="eastAsia"/>
        </w:rPr>
        <w:t xml:space="preserve"> </w:t>
      </w:r>
      <w:r>
        <w:rPr>
          <w:rFonts w:hint="eastAsia"/>
        </w:rPr>
        <w:t>对于纵坐标大于</w:t>
      </w:r>
      <w:r>
        <w:rPr>
          <w:rFonts w:hint="eastAsia"/>
        </w:rPr>
        <w:t>0</w:t>
      </w:r>
      <w:r>
        <w:rPr>
          <w:rFonts w:hint="eastAsia"/>
        </w:rPr>
        <w:t>的点</w:t>
      </w:r>
      <w:r>
        <w:rPr>
          <w:rFonts w:hint="eastAsia"/>
        </w:rPr>
        <w:t>Q</w:t>
      </w:r>
      <w:r>
        <w:rPr>
          <w:rFonts w:hint="eastAsia"/>
        </w:rPr>
        <w:t>，若</w:t>
      </w:r>
      <w:r>
        <w:rPr>
          <w:rFonts w:hint="eastAsia"/>
        </w:rPr>
        <w:t>PQ</w:t>
      </w:r>
      <w:r>
        <w:rPr>
          <w:rFonts w:hint="eastAsia"/>
        </w:rPr>
        <w:t>算作一条支撑线段，那么</w:t>
      </w:r>
      <w:r>
        <w:rPr>
          <w:rFonts w:hint="eastAsia"/>
        </w:rPr>
        <w:t>Q</w:t>
      </w:r>
      <w:r>
        <w:rPr>
          <w:rFonts w:hint="eastAsia"/>
        </w:rPr>
        <w:t>的集合便是一个以</w:t>
      </w:r>
      <w:r>
        <w:rPr>
          <w:rFonts w:hint="eastAsia"/>
        </w:rPr>
        <w:t>P</w:t>
      </w:r>
      <w:r>
        <w:rPr>
          <w:rFonts w:hint="eastAsia"/>
        </w:rPr>
        <w:t>为顶点的圆锥</w:t>
      </w:r>
    </w:p>
    <w:p w14:paraId="643EB861" w14:textId="77777777" w:rsidR="00782A9C" w:rsidRPr="00934CB7" w:rsidRDefault="00782A9C" w:rsidP="00782A9C">
      <w:pPr>
        <w:shd w:val="clear" w:color="auto" w:fill="00FFFF"/>
        <w:ind w:firstLine="640"/>
      </w:pPr>
      <w:r>
        <w:rPr>
          <w:rFonts w:hint="eastAsia"/>
        </w:rPr>
        <w:t>贡献认定</w:t>
      </w:r>
      <w:r>
        <w:rPr>
          <w:rFonts w:hint="eastAsia"/>
        </w:rPr>
        <w:t xml:space="preserve">: </w:t>
      </w:r>
      <w:r>
        <w:rPr>
          <w:rFonts w:hint="eastAsia"/>
        </w:rPr>
        <w:t>由周海刚提供。</w:t>
      </w:r>
    </w:p>
    <w:p w14:paraId="55345108" w14:textId="77777777" w:rsidR="00782A9C" w:rsidRDefault="00782A9C" w:rsidP="00782A9C">
      <w:pPr>
        <w:ind w:firstLine="640"/>
      </w:pPr>
      <w:r>
        <w:rPr>
          <w:rFonts w:hint="eastAsia"/>
        </w:rPr>
        <w:t>证明部分：</w:t>
      </w:r>
      <w:r>
        <w:rPr>
          <w:rFonts w:hint="eastAsia"/>
        </w:rPr>
        <w:t xml:space="preserve"> </w:t>
      </w:r>
    </w:p>
    <w:p w14:paraId="53157A0B" w14:textId="77777777" w:rsidR="00782A9C" w:rsidRDefault="00782A9C" w:rsidP="00782A9C">
      <w:pPr>
        <w:ind w:firstLine="640"/>
      </w:pPr>
      <w:r>
        <w:rPr>
          <w:noProof/>
        </w:rPr>
        <mc:AlternateContent>
          <mc:Choice Requires="wpc">
            <w:drawing>
              <wp:inline distT="0" distB="0" distL="0" distR="0" wp14:anchorId="74A4A622" wp14:editId="41D3DFC1">
                <wp:extent cx="5383968" cy="2461206"/>
                <wp:effectExtent l="0" t="0" r="762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 name="图片 10"/>
                          <pic:cNvPicPr>
                            <a:picLocks noChangeAspect="1"/>
                          </pic:cNvPicPr>
                        </pic:nvPicPr>
                        <pic:blipFill>
                          <a:blip r:embed="rId170"/>
                          <a:stretch>
                            <a:fillRect/>
                          </a:stretch>
                        </pic:blipFill>
                        <pic:spPr>
                          <a:xfrm>
                            <a:off x="0" y="13"/>
                            <a:ext cx="5347970" cy="2406587"/>
                          </a:xfrm>
                          <a:prstGeom prst="rect">
                            <a:avLst/>
                          </a:prstGeom>
                        </pic:spPr>
                      </pic:pic>
                    </wpc:wpc>
                  </a:graphicData>
                </a:graphic>
              </wp:inline>
            </w:drawing>
          </mc:Choice>
          <mc:Fallback>
            <w:pict>
              <v:group w14:anchorId="1B7F0900" id="画布 1" o:spid="_x0000_s1026" editas="canvas" style="width:423.95pt;height:193.8pt;mso-position-horizontal-relative:char;mso-position-vertical-relative:line" coordsize="53835,246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">
                <v:shape id="_x0000_s1027" type="#_x0000_t75" style="position:absolute;width:53835;height:24606;visibility:visible;mso-wrap-style:square" filled="t">
                  <v:fill o:detectmouseclick="t"/>
                  <v:path o:connecttype="none"/>
                </v:shape>
                <v:shape id="图片 10" o:spid="_x0000_s1028" type="#_x0000_t75" style="position:absolute;width:53479;height:24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">
                  <v:imagedata r:id="rId171" o:title=""/>
                </v:shape>
                <w10:anchorlock/>
              </v:group>
            </w:pict>
          </mc:Fallback>
        </mc:AlternateContent>
      </w:r>
    </w:p>
    <w:p w14:paraId="79F7E58A" w14:textId="77777777" w:rsidR="00782A9C" w:rsidRDefault="00782A9C" w:rsidP="00782A9C">
      <w:pPr>
        <w:ind w:firstLine="640"/>
      </w:pPr>
      <w:r>
        <w:rPr>
          <w:rFonts w:hint="eastAsia"/>
        </w:rPr>
        <w:t>设过</w:t>
      </w:r>
      <w:r>
        <w:rPr>
          <w:rFonts w:hint="eastAsia"/>
        </w:rPr>
        <w:t>P</w:t>
      </w:r>
      <w:r>
        <w:rPr>
          <w:rFonts w:hint="eastAsia"/>
        </w:rPr>
        <w:t>的竖直直线是</w:t>
      </w:r>
      <w:r>
        <w:rPr>
          <w:rFonts w:hint="eastAsia"/>
          <w:i/>
          <w:iCs/>
        </w:rPr>
        <w:t>l</w:t>
      </w:r>
      <w:r>
        <w:rPr>
          <w:rFonts w:hint="eastAsia"/>
        </w:rPr>
        <w:t>；我们找到和</w:t>
      </w:r>
      <w:r>
        <w:rPr>
          <w:rFonts w:hint="eastAsia"/>
        </w:rPr>
        <w:t>P</w:t>
      </w:r>
      <w:r>
        <w:rPr>
          <w:rFonts w:hint="eastAsia"/>
        </w:rPr>
        <w:t>连线与竖直方向夹角为</w:t>
      </w:r>
      <w:r>
        <w:rPr>
          <w:rFonts w:hint="eastAsia"/>
        </w:rPr>
        <w:t>a</w:t>
      </w:r>
      <w:r>
        <w:rPr>
          <w:rFonts w:hint="eastAsia"/>
        </w:rPr>
        <w:t>的点的集合，他们的集合恰是一条和以</w:t>
      </w:r>
      <w:r>
        <w:rPr>
          <w:rFonts w:hint="eastAsia"/>
        </w:rPr>
        <w:t>P</w:t>
      </w:r>
      <w:r>
        <w:rPr>
          <w:rFonts w:hint="eastAsia"/>
        </w:rPr>
        <w:t>为顶点，母线和高的夹角为</w:t>
      </w:r>
      <w:r>
        <w:rPr>
          <w:rFonts w:hint="eastAsia"/>
        </w:rPr>
        <w:t>a</w:t>
      </w:r>
      <w:r>
        <w:rPr>
          <w:rFonts w:hint="eastAsia"/>
        </w:rPr>
        <w:t>的圆锥的表面（通过旋转可知）；</w:t>
      </w:r>
    </w:p>
    <w:p w14:paraId="362DCE67" w14:textId="77777777" w:rsidR="00782A9C" w:rsidRDefault="00782A9C" w:rsidP="00782A9C">
      <w:pPr>
        <w:ind w:firstLine="640"/>
      </w:pPr>
      <w:r>
        <w:rPr>
          <w:rFonts w:hint="eastAsia"/>
        </w:rPr>
        <w:t>而我们考虑</w:t>
      </w:r>
      <w:r>
        <w:rPr>
          <w:rFonts w:hint="eastAsia"/>
        </w:rPr>
        <w:t>Q</w:t>
      </w:r>
      <w:r>
        <w:rPr>
          <w:rFonts w:hint="eastAsia"/>
        </w:rPr>
        <w:t>点：在</w:t>
      </w:r>
      <w:r>
        <w:rPr>
          <w:rFonts w:hint="eastAsia"/>
        </w:rPr>
        <w:t>PQ</w:t>
      </w:r>
      <w:r>
        <w:rPr>
          <w:rFonts w:hint="eastAsia"/>
        </w:rPr>
        <w:t>和</w:t>
      </w:r>
      <w:r>
        <w:rPr>
          <w:rFonts w:hint="eastAsia"/>
          <w:i/>
          <w:iCs/>
        </w:rPr>
        <w:t>l</w:t>
      </w:r>
      <w:r>
        <w:rPr>
          <w:rFonts w:hint="eastAsia"/>
        </w:rPr>
        <w:t>形成的平面内（此处将</w:t>
      </w:r>
      <w:r>
        <w:rPr>
          <w:rFonts w:hint="eastAsia"/>
        </w:rPr>
        <w:t>Q</w:t>
      </w:r>
      <w:r>
        <w:rPr>
          <w:rFonts w:hint="eastAsia"/>
        </w:rPr>
        <w:t>点在</w:t>
      </w:r>
      <w:r>
        <w:rPr>
          <w:rFonts w:hint="eastAsia"/>
        </w:rPr>
        <w:t>P</w:t>
      </w:r>
      <w:r>
        <w:rPr>
          <w:rFonts w:hint="eastAsia"/>
        </w:rPr>
        <w:t>正下方的情况排除，因为在这种情况下，</w:t>
      </w:r>
      <w:r>
        <w:rPr>
          <w:rFonts w:hint="eastAsia"/>
        </w:rPr>
        <w:t>Q</w:t>
      </w:r>
      <w:r>
        <w:rPr>
          <w:rFonts w:hint="eastAsia"/>
        </w:rPr>
        <w:t>点确实在这个圆锥内）由于</w:t>
      </w:r>
      <w:r>
        <w:rPr>
          <w:rFonts w:hint="eastAsia"/>
        </w:rPr>
        <w:t>PQ</w:t>
      </w:r>
      <w:r>
        <w:rPr>
          <w:rFonts w:hint="eastAsia"/>
        </w:rPr>
        <w:t>和这个圆锥的高的夹角小于</w:t>
      </w:r>
      <w:r>
        <w:rPr>
          <w:rFonts w:hint="eastAsia"/>
        </w:rPr>
        <w:t>a</w:t>
      </w:r>
      <w:r>
        <w:rPr>
          <w:rFonts w:hint="eastAsia"/>
        </w:rPr>
        <w:t>，考虑这个平面内的圆锥的母线</w:t>
      </w:r>
      <w:r>
        <w:rPr>
          <w:i/>
          <w:iCs/>
        </w:rPr>
        <w:t>t</w:t>
      </w:r>
      <w:r>
        <w:rPr>
          <w:rFonts w:hint="eastAsia"/>
        </w:rPr>
        <w:t>和</w:t>
      </w:r>
      <w:r>
        <w:rPr>
          <w:rFonts w:hint="eastAsia"/>
          <w:i/>
          <w:iCs/>
        </w:rPr>
        <w:t>s</w:t>
      </w:r>
      <w:r>
        <w:t>,</w:t>
      </w:r>
      <w:r>
        <w:rPr>
          <w:rFonts w:hint="eastAsia"/>
        </w:rPr>
        <w:t>从而有</w:t>
      </w:r>
      <w:r>
        <w:rPr>
          <w:rFonts w:hint="eastAsia"/>
        </w:rPr>
        <w:t>PQ</w:t>
      </w:r>
      <w:r>
        <w:rPr>
          <w:rFonts w:hint="eastAsia"/>
        </w:rPr>
        <w:t>在</w:t>
      </w:r>
      <w:r>
        <w:rPr>
          <w:rFonts w:hint="eastAsia"/>
          <w:i/>
          <w:iCs/>
        </w:rPr>
        <w:t>t</w:t>
      </w:r>
      <w:r>
        <w:rPr>
          <w:rFonts w:hint="eastAsia"/>
        </w:rPr>
        <w:t>和</w:t>
      </w:r>
      <w:r>
        <w:rPr>
          <w:rFonts w:hint="eastAsia"/>
          <w:i/>
          <w:iCs/>
        </w:rPr>
        <w:t>s</w:t>
      </w:r>
      <w:r>
        <w:rPr>
          <w:rFonts w:hint="eastAsia"/>
        </w:rPr>
        <w:t>之间，从而我们可以知道</w:t>
      </w:r>
      <w:r>
        <w:rPr>
          <w:rFonts w:hint="eastAsia"/>
        </w:rPr>
        <w:t>Q</w:t>
      </w:r>
      <w:r>
        <w:rPr>
          <w:rFonts w:hint="eastAsia"/>
        </w:rPr>
        <w:t>点在两条母线的夹角内部，从而</w:t>
      </w:r>
      <w:r>
        <w:rPr>
          <w:rFonts w:hint="eastAsia"/>
        </w:rPr>
        <w:t>Q</w:t>
      </w:r>
      <w:r>
        <w:rPr>
          <w:rFonts w:hint="eastAsia"/>
        </w:rPr>
        <w:t>在圆锥</w:t>
      </w:r>
      <w:r>
        <w:rPr>
          <w:rFonts w:hint="eastAsia"/>
        </w:rPr>
        <w:lastRenderedPageBreak/>
        <w:t>内部；</w:t>
      </w:r>
    </w:p>
    <w:p w14:paraId="16541538" w14:textId="6E7F9536" w:rsidR="00782A9C" w:rsidRDefault="00782A9C" w:rsidP="00782A9C">
      <w:pPr>
        <w:ind w:firstLine="640"/>
      </w:pPr>
      <w:r>
        <w:rPr>
          <w:rFonts w:hint="eastAsia"/>
        </w:rPr>
        <w:t>另一方面，对于圆锥内部的任意一点</w:t>
      </w:r>
      <w:r>
        <w:rPr>
          <w:rFonts w:hint="eastAsia"/>
        </w:rPr>
        <w:t>Q</w:t>
      </w:r>
      <w:r>
        <w:rPr>
          <w:rFonts w:hint="eastAsia"/>
        </w:rPr>
        <w:t>，在</w:t>
      </w:r>
      <w:r>
        <w:rPr>
          <w:rFonts w:hint="eastAsia"/>
        </w:rPr>
        <w:t>PQ</w:t>
      </w:r>
      <w:r>
        <w:rPr>
          <w:rFonts w:hint="eastAsia"/>
        </w:rPr>
        <w:t>和</w:t>
      </w:r>
      <w:r>
        <w:rPr>
          <w:rFonts w:hint="eastAsia"/>
          <w:i/>
          <w:iCs/>
        </w:rPr>
        <w:t>l</w:t>
      </w:r>
      <w:r>
        <w:rPr>
          <w:rFonts w:hint="eastAsia"/>
        </w:rPr>
        <w:t>所形成的平面内，处于两条在这个平面内的两条母线之间，从而和这两条母线的夹角的角平分线的夹角小于两条母线夹角的一半，即</w:t>
      </w:r>
      <w:r>
        <w:rPr>
          <w:rFonts w:hint="eastAsia"/>
        </w:rPr>
        <w:t>a</w:t>
      </w:r>
      <w:r>
        <w:rPr>
          <w:rFonts w:hint="eastAsia"/>
        </w:rPr>
        <w:t>；</w:t>
      </w:r>
      <w:r w:rsidR="008416AF">
        <w:t xml:space="preserve"> </w:t>
      </w:r>
    </w:p>
    <w:p w14:paraId="32BEC9FB" w14:textId="77777777" w:rsidR="00782A9C" w:rsidRPr="00782A9C" w:rsidRDefault="00782A9C" w:rsidP="00782A9C">
      <w:pPr>
        <w:ind w:firstLine="640"/>
      </w:pPr>
      <w:r>
        <w:rPr>
          <w:rFonts w:hint="eastAsia"/>
        </w:rPr>
        <w:t>从而我们从两方面证明了“</w:t>
      </w:r>
      <w:r>
        <w:rPr>
          <w:rFonts w:hint="eastAsia"/>
        </w:rPr>
        <w:t>P</w:t>
      </w:r>
      <w:r>
        <w:rPr>
          <w:rFonts w:hint="eastAsia"/>
        </w:rPr>
        <w:t>的支撑圆锥”确实是一个以</w:t>
      </w:r>
      <w:r>
        <w:rPr>
          <w:rFonts w:hint="eastAsia"/>
        </w:rPr>
        <w:t>P</w:t>
      </w:r>
      <w:r>
        <w:rPr>
          <w:rFonts w:hint="eastAsia"/>
        </w:rPr>
        <w:t>为顶点圆锥，并且其母线和高的夹角是</w:t>
      </w:r>
      <w:r>
        <w:rPr>
          <w:rFonts w:hint="eastAsia"/>
        </w:rPr>
        <w:t>a</w:t>
      </w:r>
      <w:r>
        <w:rPr>
          <w:rFonts w:hint="eastAsia"/>
        </w:rPr>
        <w:t>；</w:t>
      </w:r>
    </w:p>
    <w:p w14:paraId="5C576458" w14:textId="77777777" w:rsidR="00782A9C" w:rsidRPr="00934CB7" w:rsidRDefault="00782A9C" w:rsidP="00782A9C">
      <w:pPr>
        <w:shd w:val="clear" w:color="auto" w:fill="00FFFF"/>
        <w:ind w:firstLine="640"/>
      </w:pPr>
      <w:r>
        <w:rPr>
          <w:rFonts w:hint="eastAsia"/>
        </w:rPr>
        <w:t>贡献认定</w:t>
      </w:r>
      <w:r>
        <w:rPr>
          <w:rFonts w:hint="eastAsia"/>
        </w:rPr>
        <w:t xml:space="preserve">: </w:t>
      </w:r>
      <w:r>
        <w:rPr>
          <w:rFonts w:hint="eastAsia"/>
        </w:rPr>
        <w:t>由周海刚提供。</w:t>
      </w:r>
    </w:p>
    <w:p w14:paraId="1FB16CB9" w14:textId="77777777" w:rsidR="00782A9C" w:rsidRDefault="00782A9C" w:rsidP="00782A9C">
      <w:pPr>
        <w:ind w:firstLine="640"/>
      </w:pPr>
    </w:p>
    <w:p w14:paraId="21312138" w14:textId="2427C223" w:rsidR="00FC020F" w:rsidRDefault="00FC020F" w:rsidP="007C4944">
      <w:pPr>
        <w:pStyle w:val="3"/>
        <w:ind w:left="643" w:hanging="643"/>
      </w:pPr>
      <w:r>
        <w:rPr>
          <w:rFonts w:hint="eastAsia"/>
        </w:rPr>
        <w:t>定理三：支撑路最少原理</w:t>
      </w:r>
    </w:p>
    <w:p w14:paraId="30A26A79" w14:textId="43A710CA" w:rsidR="00FC020F" w:rsidRDefault="00FC020F" w:rsidP="00FC020F">
      <w:pPr>
        <w:ind w:firstLine="640"/>
      </w:pPr>
      <w:r>
        <w:rPr>
          <w:rFonts w:hint="eastAsia"/>
        </w:rPr>
        <w:t>定理内容：在最优的支撑方案下，每个原始点引出的支撑路</w:t>
      </w:r>
      <w:r w:rsidR="008416AF">
        <w:rPr>
          <w:rFonts w:hint="eastAsia"/>
        </w:rPr>
        <w:t>只有一条</w:t>
      </w:r>
    </w:p>
    <w:p w14:paraId="4C4CBC43" w14:textId="251DB774" w:rsidR="0039448C" w:rsidRDefault="008416AF" w:rsidP="00FC020F">
      <w:pPr>
        <w:ind w:firstLine="640"/>
      </w:pPr>
      <w:r>
        <w:rPr>
          <w:rFonts w:hint="eastAsia"/>
        </w:rPr>
        <w:t>定理证明：如果一个原始点</w:t>
      </w:r>
      <w:r w:rsidR="0039448C">
        <w:rPr>
          <w:rFonts w:hint="eastAsia"/>
        </w:rPr>
        <w:t>P</w:t>
      </w:r>
      <w:r>
        <w:rPr>
          <w:rFonts w:hint="eastAsia"/>
        </w:rPr>
        <w:t>引出了至少两条</w:t>
      </w:r>
      <w:r w:rsidR="0039448C">
        <w:rPr>
          <w:rFonts w:hint="eastAsia"/>
        </w:rPr>
        <w:t>支撑路</w:t>
      </w:r>
      <w:r>
        <w:rPr>
          <w:rFonts w:hint="eastAsia"/>
        </w:rPr>
        <w:t>，我们证明可以删除一些支撑线段，从而使得支撑线段的长度之和</w:t>
      </w:r>
      <w:r w:rsidR="006A0ADF">
        <w:rPr>
          <w:rFonts w:hint="eastAsia"/>
        </w:rPr>
        <w:t>减少：我们考虑两条支撑路第一次分开的结点（有可能是原始点本身）</w:t>
      </w:r>
      <w:r w:rsidR="0039448C">
        <w:rPr>
          <w:rFonts w:hint="eastAsia"/>
        </w:rPr>
        <w:t>，那么这个结点引出了两条支撑线段，我们选取其中一条删去，我们由结点最少性原理可以知道这条支撑线段和底面相连或者另一个端点引出了其它的支撑线段；</w:t>
      </w:r>
    </w:p>
    <w:p w14:paraId="07611DA5" w14:textId="499815FC" w:rsidR="0097792D" w:rsidRDefault="0039448C" w:rsidP="00FC020F">
      <w:pPr>
        <w:ind w:firstLine="640"/>
      </w:pPr>
      <w:r>
        <w:rPr>
          <w:rFonts w:hint="eastAsia"/>
        </w:rPr>
        <w:t>总之，将这条支撑线段删去之后不会影响</w:t>
      </w:r>
      <w:r>
        <w:rPr>
          <w:rFonts w:hint="eastAsia"/>
        </w:rPr>
        <w:t>P</w:t>
      </w:r>
      <w:r>
        <w:rPr>
          <w:rFonts w:hint="eastAsia"/>
        </w:rPr>
        <w:t>“被支撑”的性质，而且也不会影响其他点的支撑性质</w:t>
      </w:r>
      <w:r w:rsidR="0097792D">
        <w:rPr>
          <w:rFonts w:hint="eastAsia"/>
        </w:rPr>
        <w:t>。</w:t>
      </w:r>
    </w:p>
    <w:p w14:paraId="5CA81717" w14:textId="111AD370" w:rsidR="008416AF" w:rsidRDefault="0039448C" w:rsidP="00FC020F">
      <w:pPr>
        <w:ind w:firstLine="640"/>
      </w:pPr>
      <w:r>
        <w:rPr>
          <w:rFonts w:hint="eastAsia"/>
        </w:rPr>
        <w:t>这是由于，在这条线段的引出顶点方面，如果这个线段的删去使得原来有的另外的一个原始点</w:t>
      </w:r>
      <w:r>
        <w:rPr>
          <w:rFonts w:hint="eastAsia"/>
        </w:rPr>
        <w:t>Q</w:t>
      </w:r>
      <w:r>
        <w:rPr>
          <w:rFonts w:hint="eastAsia"/>
        </w:rPr>
        <w:t>的支撑路消失了，</w:t>
      </w:r>
      <w:r>
        <w:rPr>
          <w:rFonts w:hint="eastAsia"/>
        </w:rPr>
        <w:lastRenderedPageBreak/>
        <w:t>我们可以让这个原始点的支撑路在这个结点处将原来的路径变为：在这个结点处的</w:t>
      </w:r>
      <w:r>
        <w:rPr>
          <w:rFonts w:hint="eastAsia"/>
        </w:rPr>
        <w:t>P</w:t>
      </w:r>
      <w:r>
        <w:rPr>
          <w:rFonts w:hint="eastAsia"/>
        </w:rPr>
        <w:t>的另外一条支撑路的剩余路线，那么这也是一条支撑路，并不会影响</w:t>
      </w:r>
      <w:r>
        <w:rPr>
          <w:rFonts w:hint="eastAsia"/>
        </w:rPr>
        <w:t>Q</w:t>
      </w:r>
      <w:r>
        <w:rPr>
          <w:rFonts w:hint="eastAsia"/>
        </w:rPr>
        <w:t>“被支撑”的性质</w:t>
      </w:r>
      <w:r w:rsidR="0097792D">
        <w:rPr>
          <w:rFonts w:hint="eastAsia"/>
        </w:rPr>
        <w:t>；</w:t>
      </w:r>
    </w:p>
    <w:p w14:paraId="235EEF40" w14:textId="17AA62C7" w:rsidR="0097792D" w:rsidRDefault="0097792D" w:rsidP="00FC020F">
      <w:pPr>
        <w:ind w:firstLine="640"/>
      </w:pPr>
      <w:r>
        <w:rPr>
          <w:rFonts w:hint="eastAsia"/>
        </w:rPr>
        <w:t>而在删去的支撑线段的被引出端点处，我们注意这个端点是被引出的，从而也不会造成一条支撑路受影响的结果；</w:t>
      </w:r>
    </w:p>
    <w:p w14:paraId="78187B65" w14:textId="63091C24" w:rsidR="0097792D" w:rsidRDefault="0097792D" w:rsidP="00FC020F">
      <w:pPr>
        <w:ind w:firstLine="640"/>
      </w:pPr>
      <w:r>
        <w:rPr>
          <w:rFonts w:hint="eastAsia"/>
        </w:rPr>
        <w:t>于是我们得到了：如果一个支撑方案当中有一个原始点引出了两条支撑路，那么我们可以通过删去其中一条支撑线段使得这个方案变得更加优秀</w:t>
      </w:r>
      <w:r w:rsidR="00195F7F">
        <w:rPr>
          <w:rFonts w:hint="eastAsia"/>
        </w:rPr>
        <w:t>，从反面来说也就是，如果一种方案是最优的，那么它的每个原始点都引出恰一条</w:t>
      </w:r>
      <w:r w:rsidR="004B5AB6">
        <w:rPr>
          <w:rFonts w:hint="eastAsia"/>
        </w:rPr>
        <w:t>支撑路；</w:t>
      </w:r>
    </w:p>
    <w:p w14:paraId="703D7CC9" w14:textId="6F391C0B" w:rsidR="0097792D" w:rsidDel="007D5BC7" w:rsidRDefault="0097792D" w:rsidP="00FC020F">
      <w:pPr>
        <w:ind w:firstLine="640"/>
        <w:rPr>
          <w:del w:id="12" w:author="Lee Vastalian" w:date="2019-10-23T22:37:00Z"/>
        </w:rPr>
      </w:pPr>
    </w:p>
    <w:p w14:paraId="10A71031" w14:textId="1131EC69" w:rsidR="0097792D" w:rsidRDefault="0097792D">
      <w:pPr>
        <w:ind w:firstLineChars="0" w:firstLine="0"/>
        <w:pPrChange w:id="13" w:author="Lee Vastalian" w:date="2019-10-23T22:37:00Z">
          <w:pPr>
            <w:ind w:firstLine="640"/>
          </w:pPr>
        </w:pPrChange>
      </w:pPr>
      <w:del w:id="14" w:author="Lee Vastalian" w:date="2019-10-23T22:37:00Z">
        <w:r w:rsidDel="007D5BC7">
          <w:rPr>
            <w:rFonts w:hint="eastAsia"/>
            <w:noProof/>
          </w:rPr>
          <mc:AlternateContent>
            <mc:Choice Requires="wpi">
              <w:drawing>
                <wp:anchor distT="0" distB="0" distL="114300" distR="114300" simplePos="0" relativeHeight="251738112" behindDoc="0" locked="0" layoutInCell="1" allowOverlap="1" wp14:anchorId="782CA431" wp14:editId="434728A0">
                  <wp:simplePos x="0" y="0"/>
                  <wp:positionH relativeFrom="column">
                    <wp:posOffset>3208020</wp:posOffset>
                  </wp:positionH>
                  <wp:positionV relativeFrom="paragraph">
                    <wp:posOffset>1648460</wp:posOffset>
                  </wp:positionV>
                  <wp:extent cx="542085" cy="464820"/>
                  <wp:effectExtent l="57150" t="57150" r="48895" b="49530"/>
                  <wp:wrapNone/>
                  <wp:docPr id="516" name="墨迹 516"/>
                  <wp:cNvGraphicFramePr/>
                  <a:graphic xmlns:a="http://schemas.openxmlformats.org/drawingml/2006/main">
                    <a:graphicData uri="http://schemas.microsoft.com/office/word/2010/wordprocessingInk">
                      <w14:contentPart bwMode="auto" r:id="rId172">
                        <w14:nvContentPartPr>
                          <w14:cNvContentPartPr/>
                        </w14:nvContentPartPr>
                        <w14:xfrm>
                          <a:off x="0" y="0"/>
                          <a:ext cx="542085" cy="464820"/>
                        </w14:xfrm>
                      </w14:contentPart>
                    </a:graphicData>
                  </a:graphic>
                </wp:anchor>
              </w:drawing>
            </mc:Choice>
            <mc:Fallback>
              <w:pict>
                <v:shape w14:anchorId="3EF8A564" id="墨迹 516" o:spid="_x0000_s1026" type="#_x0000_t75" style="position:absolute;left:0;text-align:left;margin-left:251.9pt;margin-top:129.1pt;width:44.1pt;height:38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">
                  <v:imagedata r:id="rId173" o:title=""/>
                </v:shape>
              </w:pict>
            </mc:Fallback>
          </mc:AlternateContent>
        </w:r>
        <w:r w:rsidDel="007D5BC7">
          <w:rPr>
            <w:rFonts w:hint="eastAsia"/>
            <w:noProof/>
          </w:rPr>
          <mc:AlternateContent>
            <mc:Choice Requires="wpc">
              <w:drawing>
                <wp:inline distT="0" distB="0" distL="0" distR="0" wp14:anchorId="5353A074" wp14:editId="4E60116F">
                  <wp:extent cx="5274310" cy="3076575"/>
                  <wp:effectExtent l="0" t="0" r="2540" b="9525"/>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74">
                          <w14:nvContentPartPr>
                            <w14:cNvPr id="3" name="墨迹 3"/>
                            <w14:cNvContentPartPr/>
                          </w14:nvContentPartPr>
                          <w14:xfrm>
                            <a:off x="1565939" y="466495"/>
                            <a:ext cx="546840" cy="1072080"/>
                          </w14:xfrm>
                        </w14:contentPart>
                        <w14:contentPart bwMode="auto" r:id="rId175">
                          <w14:nvContentPartPr>
                            <w14:cNvPr id="4" name="墨迹 4"/>
                            <w14:cNvContentPartPr/>
                          </w14:nvContentPartPr>
                          <w14:xfrm>
                            <a:off x="1519859" y="435175"/>
                            <a:ext cx="58320" cy="76680"/>
                          </w14:xfrm>
                        </w14:contentPart>
                        <w14:contentPart bwMode="auto" r:id="rId176">
                          <w14:nvContentPartPr>
                            <w14:cNvPr id="9" name="墨迹 9"/>
                            <w14:cNvContentPartPr/>
                          </w14:nvContentPartPr>
                          <w14:xfrm>
                            <a:off x="980579" y="156895"/>
                            <a:ext cx="42840" cy="19440"/>
                          </w14:xfrm>
                        </w14:contentPart>
                        <w14:contentPart bwMode="auto" r:id="rId177">
                          <w14:nvContentPartPr>
                            <w14:cNvPr id="11" name="墨迹 11"/>
                            <w14:cNvContentPartPr/>
                          </w14:nvContentPartPr>
                          <w14:xfrm>
                            <a:off x="1159859" y="206215"/>
                            <a:ext cx="46080" cy="14400"/>
                          </w14:xfrm>
                        </w14:contentPart>
                        <w14:contentPart bwMode="auto" r:id="rId178">
                          <w14:nvContentPartPr>
                            <w14:cNvPr id="13" name="墨迹 13"/>
                            <w14:cNvContentPartPr/>
                          </w14:nvContentPartPr>
                          <w14:xfrm>
                            <a:off x="1290179" y="266335"/>
                            <a:ext cx="167760" cy="83880"/>
                          </w14:xfrm>
                        </w14:contentPart>
                        <w14:contentPart bwMode="auto" r:id="rId179">
                          <w14:nvContentPartPr>
                            <w14:cNvPr id="15" name="墨迹 15"/>
                            <w14:cNvContentPartPr/>
                          </w14:nvContentPartPr>
                          <w14:xfrm>
                            <a:off x="1513379" y="388015"/>
                            <a:ext cx="34920" cy="11160"/>
                          </w14:xfrm>
                        </w14:contentPart>
                        <w14:contentPart bwMode="auto" r:id="rId180">
                          <w14:nvContentPartPr>
                            <w14:cNvPr id="16" name="墨迹 16"/>
                            <w14:cNvContentPartPr/>
                          </w14:nvContentPartPr>
                          <w14:xfrm>
                            <a:off x="697979" y="281095"/>
                            <a:ext cx="27720" cy="421560"/>
                          </w14:xfrm>
                        </w14:contentPart>
                        <w14:contentPart bwMode="auto" r:id="rId181">
                          <w14:nvContentPartPr>
                            <w14:cNvPr id="17" name="墨迹 17"/>
                            <w14:cNvContentPartPr/>
                          </w14:nvContentPartPr>
                          <w14:xfrm>
                            <a:off x="672419" y="288655"/>
                            <a:ext cx="195840" cy="240480"/>
                          </w14:xfrm>
                        </w14:contentPart>
                        <w14:contentPart bwMode="auto" r:id="rId182">
                          <w14:nvContentPartPr>
                            <w14:cNvPr id="18" name="墨迹 18"/>
                            <w14:cNvContentPartPr/>
                          </w14:nvContentPartPr>
                          <w14:xfrm>
                            <a:off x="2069939" y="549655"/>
                            <a:ext cx="746640" cy="977760"/>
                          </w14:xfrm>
                        </w14:contentPart>
                        <w14:contentPart bwMode="auto" r:id="rId183">
                          <w14:nvContentPartPr>
                            <w14:cNvPr id="19" name="墨迹 19"/>
                            <w14:cNvContentPartPr/>
                          </w14:nvContentPartPr>
                          <w14:xfrm>
                            <a:off x="2782739" y="503935"/>
                            <a:ext cx="77040" cy="99720"/>
                          </w14:xfrm>
                        </w14:contentPart>
                        <w14:contentPart bwMode="auto" r:id="rId184">
                          <w14:nvContentPartPr>
                            <w14:cNvPr id="20" name="墨迹 20"/>
                            <w14:cNvContentPartPr/>
                          </w14:nvContentPartPr>
                          <w14:xfrm>
                            <a:off x="2865899" y="493855"/>
                            <a:ext cx="63000" cy="42120"/>
                          </w14:xfrm>
                        </w14:contentPart>
                        <w14:contentPart bwMode="auto" r:id="rId185">
                          <w14:nvContentPartPr>
                            <w14:cNvPr id="21" name="墨迹 21"/>
                            <w14:cNvContentPartPr/>
                          </w14:nvContentPartPr>
                          <w14:xfrm>
                            <a:off x="3077219" y="335815"/>
                            <a:ext cx="189720" cy="75240"/>
                          </w14:xfrm>
                        </w14:contentPart>
                        <w14:contentPart bwMode="auto" r:id="rId186">
                          <w14:nvContentPartPr>
                            <w14:cNvPr id="22" name="墨迹 22"/>
                            <w14:cNvContentPartPr/>
                          </w14:nvContentPartPr>
                          <w14:xfrm>
                            <a:off x="3317339" y="233215"/>
                            <a:ext cx="191520" cy="86760"/>
                          </w14:xfrm>
                        </w14:contentPart>
                        <w14:contentPart bwMode="auto" r:id="rId187">
                          <w14:nvContentPartPr>
                            <w14:cNvPr id="23" name="墨迹 23"/>
                            <w14:cNvContentPartPr/>
                          </w14:nvContentPartPr>
                          <w14:xfrm>
                            <a:off x="3667259" y="147535"/>
                            <a:ext cx="285840" cy="334800"/>
                          </w14:xfrm>
                        </w14:contentPart>
                        <w14:contentPart bwMode="auto" r:id="rId188">
                          <w14:nvContentPartPr>
                            <w14:cNvPr id="24" name="墨迹 24"/>
                            <w14:cNvContentPartPr/>
                          </w14:nvContentPartPr>
                          <w14:xfrm>
                            <a:off x="3772379" y="278575"/>
                            <a:ext cx="244080" cy="120240"/>
                          </w14:xfrm>
                        </w14:contentPart>
                        <w14:contentPart bwMode="auto" r:id="rId189">
                          <w14:nvContentPartPr>
                            <w14:cNvPr id="25" name="墨迹 25"/>
                            <w14:cNvContentPartPr/>
                          </w14:nvContentPartPr>
                          <w14:xfrm>
                            <a:off x="1819739" y="1516615"/>
                            <a:ext cx="272880" cy="598680"/>
                          </w14:xfrm>
                        </w14:contentPart>
                        <w14:contentPart bwMode="auto" r:id="rId190">
                          <w14:nvContentPartPr>
                            <w14:cNvPr id="26" name="墨迹 26"/>
                            <w14:cNvContentPartPr/>
                          </w14:nvContentPartPr>
                          <w14:xfrm>
                            <a:off x="1691579" y="2242735"/>
                            <a:ext cx="42120" cy="57240"/>
                          </w14:xfrm>
                        </w14:contentPart>
                        <w14:contentPart bwMode="auto" r:id="rId191">
                          <w14:nvContentPartPr>
                            <w14:cNvPr id="27" name="墨迹 27"/>
                            <w14:cNvContentPartPr/>
                          </w14:nvContentPartPr>
                          <w14:xfrm>
                            <a:off x="1484579" y="2409775"/>
                            <a:ext cx="158040" cy="204840"/>
                          </w14:xfrm>
                        </w14:contentPart>
                        <w14:contentPart bwMode="auto" r:id="rId192">
                          <w14:nvContentPartPr>
                            <w14:cNvPr id="28" name="墨迹 28"/>
                            <w14:cNvContentPartPr/>
                          </w14:nvContentPartPr>
                          <w14:xfrm>
                            <a:off x="1317539" y="2727295"/>
                            <a:ext cx="82800" cy="86040"/>
                          </w14:xfrm>
                        </w14:contentPart>
                        <w14:contentPart bwMode="auto" r:id="rId193">
                          <w14:nvContentPartPr>
                            <w14:cNvPr id="29" name="墨迹 29"/>
                            <w14:cNvContentPartPr/>
                          </w14:nvContentPartPr>
                          <w14:xfrm>
                            <a:off x="1768979" y="2049775"/>
                            <a:ext cx="117360" cy="160200"/>
                          </w14:xfrm>
                        </w14:contentPart>
                        <w14:contentPart bwMode="auto" r:id="rId194">
                          <w14:nvContentPartPr>
                            <w14:cNvPr id="30" name="墨迹 30"/>
                            <w14:cNvContentPartPr/>
                          </w14:nvContentPartPr>
                          <w14:xfrm>
                            <a:off x="1701659" y="2199175"/>
                            <a:ext cx="70200" cy="70560"/>
                          </w14:xfrm>
                        </w14:contentPart>
                        <w14:contentPart bwMode="auto" r:id="rId195">
                          <w14:nvContentPartPr>
                            <w14:cNvPr id="46" name="墨迹 46"/>
                            <w14:cNvContentPartPr/>
                          </w14:nvContentPartPr>
                          <w14:xfrm>
                            <a:off x="2149139" y="1487815"/>
                            <a:ext cx="695160" cy="572040"/>
                          </w14:xfrm>
                        </w14:contentPart>
                        <w14:contentPart bwMode="auto" r:id="rId196">
                          <w14:nvContentPartPr>
                            <w14:cNvPr id="47" name="墨迹 47"/>
                            <w14:cNvContentPartPr/>
                          </w14:nvContentPartPr>
                          <w14:xfrm>
                            <a:off x="2812259" y="2008015"/>
                            <a:ext cx="58680" cy="112320"/>
                          </w14:xfrm>
                        </w14:contentPart>
                        <w14:contentPart bwMode="auto" r:id="rId197">
                          <w14:nvContentPartPr>
                            <w14:cNvPr id="48" name="墨迹 48"/>
                            <w14:cNvContentPartPr/>
                          </w14:nvContentPartPr>
                          <w14:xfrm>
                            <a:off x="2999099" y="2145175"/>
                            <a:ext cx="81720" cy="27360"/>
                          </w14:xfrm>
                        </w14:contentPart>
                        <w14:contentPart bwMode="auto" r:id="rId198">
                          <w14:nvContentPartPr>
                            <w14:cNvPr id="49" name="墨迹 49"/>
                            <w14:cNvContentPartPr/>
                          </w14:nvContentPartPr>
                          <w14:xfrm>
                            <a:off x="3197099" y="2292055"/>
                            <a:ext cx="252360" cy="229320"/>
                          </w14:xfrm>
                        </w14:contentPart>
                        <w14:contentPart bwMode="auto" r:id="rId199">
                          <w14:nvContentPartPr>
                            <w14:cNvPr id="50" name="墨迹 50"/>
                            <w14:cNvContentPartPr/>
                          </w14:nvContentPartPr>
                          <w14:xfrm>
                            <a:off x="3599939" y="2662135"/>
                            <a:ext cx="215280" cy="159840"/>
                          </w14:xfrm>
                        </w14:contentPart>
                        <w14:contentPart bwMode="auto" r:id="rId200">
                          <w14:nvContentPartPr>
                            <w14:cNvPr id="51" name="墨迹 51"/>
                            <w14:cNvContentPartPr/>
                          </w14:nvContentPartPr>
                          <w14:xfrm>
                            <a:off x="2674379" y="1401775"/>
                            <a:ext cx="376200" cy="248760"/>
                          </w14:xfrm>
                        </w14:contentPart>
                        <w14:contentPart bwMode="auto" r:id="rId201">
                          <w14:nvContentPartPr>
                            <w14:cNvPr id="52" name="墨迹 52"/>
                            <w14:cNvContentPartPr/>
                          </w14:nvContentPartPr>
                          <w14:xfrm>
                            <a:off x="2658899" y="1505455"/>
                            <a:ext cx="95400" cy="165960"/>
                          </w14:xfrm>
                        </w14:contentPart>
                        <w14:contentPart bwMode="auto" r:id="rId202">
                          <w14:nvContentPartPr>
                            <w14:cNvPr id="53" name="墨迹 53"/>
                            <w14:cNvContentPartPr/>
                          </w14:nvContentPartPr>
                          <w14:xfrm>
                            <a:off x="3303299" y="1296655"/>
                            <a:ext cx="23760" cy="241200"/>
                          </w14:xfrm>
                        </w14:contentPart>
                        <w14:contentPart bwMode="auto" r:id="rId203">
                          <w14:nvContentPartPr>
                            <w14:cNvPr id="54" name="墨迹 54"/>
                            <w14:cNvContentPartPr/>
                          </w14:nvContentPartPr>
                          <w14:xfrm>
                            <a:off x="3329219" y="1298095"/>
                            <a:ext cx="106560" cy="227880"/>
                          </w14:xfrm>
                        </w14:contentPart>
                        <w14:contentPart bwMode="auto" r:id="rId204">
                          <w14:nvContentPartPr>
                            <w14:cNvPr id="55" name="墨迹 55"/>
                            <w14:cNvContentPartPr/>
                          </w14:nvContentPartPr>
                          <w14:xfrm>
                            <a:off x="3457739" y="1334815"/>
                            <a:ext cx="20880" cy="123840"/>
                          </w14:xfrm>
                        </w14:contentPart>
                        <w14:contentPart bwMode="auto" r:id="rId205">
                          <w14:nvContentPartPr>
                            <w14:cNvPr id="56" name="墨迹 56"/>
                            <w14:cNvContentPartPr/>
                          </w14:nvContentPartPr>
                          <w14:xfrm>
                            <a:off x="3261539" y="1308175"/>
                            <a:ext cx="303120" cy="260640"/>
                          </w14:xfrm>
                        </w14:contentPart>
                        <w14:contentPart bwMode="auto" r:id="rId206">
                          <w14:nvContentPartPr>
                            <w14:cNvPr id="57" name="墨迹 57"/>
                            <w14:cNvContentPartPr/>
                          </w14:nvContentPartPr>
                          <w14:xfrm>
                            <a:off x="3666179" y="1319335"/>
                            <a:ext cx="13680" cy="99720"/>
                          </w14:xfrm>
                        </w14:contentPart>
                        <w14:contentPart bwMode="auto" r:id="rId207">
                          <w14:nvContentPartPr>
                            <w14:cNvPr id="58" name="墨迹 58"/>
                            <w14:cNvContentPartPr/>
                          </w14:nvContentPartPr>
                          <w14:xfrm>
                            <a:off x="3714779" y="1203415"/>
                            <a:ext cx="46800" cy="459360"/>
                          </w14:xfrm>
                        </w14:contentPart>
                        <w14:contentPart bwMode="auto" r:id="rId208">
                          <w14:nvContentPartPr>
                            <w14:cNvPr id="59" name="墨迹 59"/>
                            <w14:cNvContentPartPr/>
                          </w14:nvContentPartPr>
                          <w14:xfrm>
                            <a:off x="3954899" y="1254895"/>
                            <a:ext cx="95760" cy="191160"/>
                          </w14:xfrm>
                        </w14:contentPart>
                        <w14:contentPart bwMode="auto" r:id="rId209">
                          <w14:nvContentPartPr>
                            <w14:cNvPr id="60" name="墨迹 60"/>
                            <w14:cNvContentPartPr/>
                          </w14:nvContentPartPr>
                          <w14:xfrm>
                            <a:off x="3930059" y="1356775"/>
                            <a:ext cx="17280" cy="194760"/>
                          </w14:xfrm>
                        </w14:contentPart>
                        <w14:contentPart bwMode="auto" r:id="rId210">
                          <w14:nvContentPartPr>
                            <w14:cNvPr id="61" name="墨迹 61"/>
                            <w14:cNvContentPartPr/>
                          </w14:nvContentPartPr>
                          <w14:xfrm>
                            <a:off x="4011419" y="1200535"/>
                            <a:ext cx="133560" cy="184320"/>
                          </w14:xfrm>
                        </w14:contentPart>
                        <w14:contentPart bwMode="auto" r:id="rId211">
                          <w14:nvContentPartPr>
                            <w14:cNvPr id="62" name="墨迹 62"/>
                            <w14:cNvContentPartPr/>
                          </w14:nvContentPartPr>
                          <w14:xfrm>
                            <a:off x="4085579" y="1269655"/>
                            <a:ext cx="169200" cy="102600"/>
                          </w14:xfrm>
                        </w14:contentPart>
                        <w14:contentPart bwMode="auto" r:id="rId212">
                          <w14:nvContentPartPr>
                            <w14:cNvPr id="63" name="墨迹 63"/>
                            <w14:cNvContentPartPr/>
                          </w14:nvContentPartPr>
                          <w14:xfrm>
                            <a:off x="4044899" y="1373695"/>
                            <a:ext cx="171000" cy="239040"/>
                          </w14:xfrm>
                        </w14:contentPart>
                        <w14:contentPart bwMode="auto" r:id="rId213">
                          <w14:nvContentPartPr>
                            <w14:cNvPr id="448" name="墨迹 448"/>
                            <w14:cNvContentPartPr/>
                          </w14:nvContentPartPr>
                          <w14:xfrm>
                            <a:off x="4049939" y="1496815"/>
                            <a:ext cx="311760" cy="99720"/>
                          </w14:xfrm>
                        </w14:contentPart>
                        <w14:contentPart bwMode="auto" r:id="rId214">
                          <w14:nvContentPartPr>
                            <w14:cNvPr id="449" name="墨迹 449"/>
                            <w14:cNvContentPartPr/>
                          </w14:nvContentPartPr>
                          <w14:xfrm>
                            <a:off x="2468459" y="1531015"/>
                            <a:ext cx="14040" cy="293760"/>
                          </w14:xfrm>
                        </w14:contentPart>
                        <w14:contentPart bwMode="auto" r:id="rId215">
                          <w14:nvContentPartPr>
                            <w14:cNvPr id="450" name="墨迹 450"/>
                            <w14:cNvContentPartPr/>
                          </w14:nvContentPartPr>
                          <w14:xfrm>
                            <a:off x="2346059" y="1566295"/>
                            <a:ext cx="279360" cy="261720"/>
                          </w14:xfrm>
                        </w14:contentPart>
                        <w14:contentPart bwMode="auto" r:id="rId216">
                          <w14:nvContentPartPr>
                            <w14:cNvPr id="508" name="墨迹 508"/>
                            <w14:cNvContentPartPr/>
                          </w14:nvContentPartPr>
                          <w14:xfrm>
                            <a:off x="2445419" y="1568815"/>
                            <a:ext cx="50040" cy="370440"/>
                          </w14:xfrm>
                        </w14:contentPart>
                        <w14:contentPart bwMode="auto" r:id="rId217">
                          <w14:nvContentPartPr>
                            <w14:cNvPr id="509" name="墨迹 509"/>
                            <w14:cNvContentPartPr/>
                          </w14:nvContentPartPr>
                          <w14:xfrm>
                            <a:off x="2342819" y="1597615"/>
                            <a:ext cx="255600" cy="209160"/>
                          </w14:xfrm>
                        </w14:contentPart>
                        <w14:contentPart bwMode="auto" r:id="rId218">
                          <w14:nvContentPartPr>
                            <w14:cNvPr id="510" name="墨迹 510"/>
                            <w14:cNvContentPartPr/>
                          </w14:nvContentPartPr>
                          <w14:xfrm>
                            <a:off x="2445419" y="1589695"/>
                            <a:ext cx="69840" cy="367560"/>
                          </w14:xfrm>
                        </w14:contentPart>
                        <w14:contentPart bwMode="auto" r:id="rId219">
                          <w14:nvContentPartPr>
                            <w14:cNvPr id="511" name="墨迹 511"/>
                            <w14:cNvContentPartPr/>
                          </w14:nvContentPartPr>
                          <w14:xfrm>
                            <a:off x="2452259" y="1547215"/>
                            <a:ext cx="44280" cy="353520"/>
                          </w14:xfrm>
                        </w14:contentPart>
                      </wpc:wpc>
                    </a:graphicData>
                  </a:graphic>
                </wp:inline>
              </w:drawing>
            </mc:Choice>
            <mc:Fallback>
              <w:pict>
                <v:group w14:anchorId="37AD1C92" id="画布 2" o:spid="_x0000_s1026" editas="canvas" style="width:415.3pt;height:242.25pt;mso-position-horizontal-relative:char;mso-position-vertical-relative:line" coordsize="52743,30765" o:gfxdata="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">
                  <v:shape id="_x0000_s1027" type="#_x0000_t75" style="position:absolute;width:52743;height:30765;visibility:visible;mso-wrap-style:square" filled="t">
                    <v:fill o:detectmouseclick="t"/>
                    <v:path o:connecttype="none"/>
                  </v:shape>
                  <v:shape id="墨迹 3" o:spid="_x0000_s1028" type="#_x0000_t75" style="position:absolute;left:15479;top:4484;width:5825;height:11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">
                    <v:imagedata r:id="rId220" o:title=""/>
                  </v:shape>
                  <v:shape id="墨迹 4" o:spid="_x0000_s1029" type="#_x0000_t75" style="position:absolute;left:15018;top:4171;width:940;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">
                    <v:imagedata r:id="rId221" o:title=""/>
                  </v:shape>
                  <v:shape id="墨迹 9" o:spid="_x0000_s1030" type="#_x0000_t75" style="position:absolute;left:9625;top:1388;width:785;height: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">
                    <v:imagedata r:id="rId222" o:title=""/>
                  </v:shape>
                  <v:shape id="墨迹 11" o:spid="_x0000_s1031" type="#_x0000_t75" style="position:absolute;left:11418;top:1877;width:817;height: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">
                    <v:imagedata r:id="rId223" o:title=""/>
                  </v:shape>
                  <v:shape id="墨迹 13" o:spid="_x0000_s1032" type="#_x0000_t75" style="position:absolute;left:12722;top:2483;width:2033;height:1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">
                    <v:imagedata r:id="rId224" o:title=""/>
                  </v:shape>
                  <v:shape id="墨迹 15" o:spid="_x0000_s1033" type="#_x0000_t75" style="position:absolute;left:14953;top:3694;width:706;height: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">
                    <v:imagedata r:id="rId225" o:title=""/>
                  </v:shape>
                  <v:shape id="墨迹 16" o:spid="_x0000_s1034" type="#_x0000_t75" style="position:absolute;left:6799;top:2630;width:634;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">
                    <v:imagedata r:id="rId226" o:title=""/>
                  </v:shape>
                  <v:shape id="墨迹 17" o:spid="_x0000_s1035" type="#_x0000_t75" style="position:absolute;left:6544;top:2706;width:2314;height:2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">
                    <v:imagedata r:id="rId227" o:title=""/>
                  </v:shape>
                  <v:shape id="墨迹 18" o:spid="_x0000_s1036" type="#_x0000_t75" style="position:absolute;left:20519;top:5316;width:7823;height:10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">
                    <v:imagedata r:id="rId228" o:title=""/>
                  </v:shape>
                  <v:shape id="墨迹 19" o:spid="_x0000_s1037" type="#_x0000_t75" style="position:absolute;left:27647;top:4859;width:1127;height:1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">
                    <v:imagedata r:id="rId229" o:title=""/>
                  </v:shape>
                  <v:shape id="墨迹 20" o:spid="_x0000_s1038" type="#_x0000_t75" style="position:absolute;left:28478;top:4760;width:987;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">
                    <v:imagedata r:id="rId230" o:title=""/>
                  </v:shape>
                  <v:shape id="墨迹 21" o:spid="_x0000_s1039" type="#_x0000_t75" style="position:absolute;left:30592;top:3178;width:2253;height:1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">
                    <v:imagedata r:id="rId231" o:title=""/>
                  </v:shape>
                  <v:shape id="墨迹 22" o:spid="_x0000_s1040" type="#_x0000_t75" style="position:absolute;left:32993;top:2152;width:2271;height:1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">
                    <v:imagedata r:id="rId232" o:title=""/>
                  </v:shape>
                  <v:shape id="墨迹 23" o:spid="_x0000_s1041" type="#_x0000_t75" style="position:absolute;left:36492;top:1295;width:3215;height:3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">
                    <v:imagedata r:id="rId233" o:title=""/>
                  </v:shape>
                  <v:shape id="墨迹 24" o:spid="_x0000_s1042" type="#_x0000_t75" style="position:absolute;left:37543;top:2605;width:2797;height:1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">
                    <v:imagedata r:id="rId234" o:title=""/>
                  </v:shape>
                  <v:shape id="墨迹 25" o:spid="_x0000_s1043" type="#_x0000_t75" style="position:absolute;left:18017;top:14986;width:3085;height:6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">
                    <v:imagedata r:id="rId235" o:title=""/>
                  </v:shape>
                  <v:shape id="墨迹 26" o:spid="_x0000_s1044" type="#_x0000_t75" style="position:absolute;left:16737;top:22248;width:774;height: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">
                    <v:imagedata r:id="rId236" o:title=""/>
                  </v:shape>
                  <v:shape id="墨迹 27" o:spid="_x0000_s1045" type="#_x0000_t75" style="position:absolute;left:14665;top:23917;width:1937;height:2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">
                    <v:imagedata r:id="rId237" o:title=""/>
                  </v:shape>
                  <v:shape id="墨迹 28" o:spid="_x0000_s1046" type="#_x0000_t75" style="position:absolute;left:12995;top:27092;width:1184;height:1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">
                    <v:imagedata r:id="rId238" o:title=""/>
                  </v:shape>
                  <v:shape id="墨迹 29" o:spid="_x0000_s1047" type="#_x0000_t75" style="position:absolute;left:17509;top:20317;width:1531;height:1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">
                    <v:imagedata r:id="rId239" o:title=""/>
                  </v:shape>
                  <v:shape id="墨迹 30" o:spid="_x0000_s1048" type="#_x0000_t75" style="position:absolute;left:16836;top:21811;width:1058;height: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">
                    <v:imagedata r:id="rId240" o:title=""/>
                  </v:shape>
                  <v:shape id="墨迹 46" o:spid="_x0000_s1049" type="#_x0000_t75" style="position:absolute;left:21311;top:14698;width:7308;height:6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">
                    <v:imagedata r:id="rId241" o:title=""/>
                  </v:shape>
                  <v:shape id="墨迹 47" o:spid="_x0000_s1050" type="#_x0000_t75" style="position:absolute;left:27941;top:19899;width:945;height:1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">
                    <v:imagedata r:id="rId242" o:title=""/>
                  </v:shape>
                  <v:shape id="墨迹 48" o:spid="_x0000_s1051" type="#_x0000_t75" style="position:absolute;left:29810;top:21269;width:1174;height: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">
                    <v:imagedata r:id="rId243" o:title=""/>
                  </v:shape>
                  <v:shape id="墨迹 49" o:spid="_x0000_s1052" type="#_x0000_t75" style="position:absolute;left:31790;top:22740;width:2880;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">
                    <v:imagedata r:id="rId244" o:title=""/>
                  </v:shape>
                  <v:shape id="墨迹 50" o:spid="_x0000_s1053" type="#_x0000_t75" style="position:absolute;left:35819;top:26441;width:2509;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">
                    <v:imagedata r:id="rId245" o:title=""/>
                  </v:shape>
                  <v:shape id="墨迹 51" o:spid="_x0000_s1054" type="#_x0000_t75" style="position:absolute;left:26563;top:13837;width:4119;height:2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">
                    <v:imagedata r:id="rId246" o:title=""/>
                  </v:shape>
                  <v:shape id="墨迹 52" o:spid="_x0000_s1055" type="#_x0000_t75" style="position:absolute;left:26408;top:14874;width:1311;height:2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">
                    <v:imagedata r:id="rId247" o:title=""/>
                  </v:shape>
                  <v:shape id="墨迹 53" o:spid="_x0000_s1056" type="#_x0000_t75" style="position:absolute;left:32852;top:12786;width:594;height:2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">
                    <v:imagedata r:id="rId248" o:title=""/>
                  </v:shape>
                  <v:shape id="墨迹 54" o:spid="_x0000_s1057" type="#_x0000_t75" style="position:absolute;left:33112;top:12801;width:1422;height:2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">
                    <v:imagedata r:id="rId249" o:title=""/>
                  </v:shape>
                  <v:shape id="墨迹 55" o:spid="_x0000_s1058" type="#_x0000_t75" style="position:absolute;left:34397;top:13168;width:565;height:1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">
                    <v:imagedata r:id="rId250" o:title=""/>
                  </v:shape>
                  <v:shape id="墨迹 56" o:spid="_x0000_s1059" type="#_x0000_t75" style="position:absolute;left:32435;top:12901;width:3387;height:2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">
                    <v:imagedata r:id="rId251" o:title=""/>
                  </v:shape>
                  <v:shape id="墨迹 57" o:spid="_x0000_s1060" type="#_x0000_t75" style="position:absolute;left:36481;top:13013;width:493;height:1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">
                    <v:imagedata r:id="rId252" o:title=""/>
                  </v:shape>
                  <v:shape id="墨迹 58" o:spid="_x0000_s1061" type="#_x0000_t75" style="position:absolute;left:36966;top:11854;width:827;height:4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">
                    <v:imagedata r:id="rId253" o:title=""/>
                  </v:shape>
                  <v:shape id="墨迹 59" o:spid="_x0000_s1062" type="#_x0000_t75" style="position:absolute;left:39368;top:12368;width:1315;height:2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">
                    <v:imagedata r:id="rId254" o:title=""/>
                  </v:shape>
                  <v:shape id="墨迹 60" o:spid="_x0000_s1063" type="#_x0000_t75" style="position:absolute;left:39120;top:13387;width:529;height:2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">
                    <v:imagedata r:id="rId255" o:title=""/>
                  </v:shape>
                  <v:shape id="墨迹 61" o:spid="_x0000_s1064" type="#_x0000_t75" style="position:absolute;left:39934;top:11825;width:1692;height:2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">
                    <v:imagedata r:id="rId256" o:title=""/>
                  </v:shape>
                  <v:shape id="墨迹 62" o:spid="_x0000_s1065" type="#_x0000_t75" style="position:absolute;left:40675;top:12515;width:2049;height:1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">
                    <v:imagedata r:id="rId257" o:title=""/>
                  </v:shape>
                  <v:shape id="墨迹 63" o:spid="_x0000_s1066" type="#_x0000_t75" style="position:absolute;left:40268;top:13557;width:2067;height:2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">
                    <v:imagedata r:id="rId258" o:title=""/>
                  </v:shape>
                  <v:shape id="墨迹 448" o:spid="_x0000_s1067" type="#_x0000_t75" style="position:absolute;left:40319;top:14788;width:3474;height:1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">
                    <v:imagedata r:id="rId259" o:title=""/>
                  </v:shape>
                  <v:shape id="墨迹 449" o:spid="_x0000_s1068" type="#_x0000_t75" style="position:absolute;left:24504;top:15130;width:497;height:3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">
                    <v:imagedata r:id="rId260" o:title=""/>
                  </v:shape>
                  <v:shape id="墨迹 450" o:spid="_x0000_s1069" type="#_x0000_t75" style="position:absolute;left:23280;top:15482;width:3150;height:2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">
                    <v:imagedata r:id="rId261" o:title=""/>
                  </v:shape>
                  <v:shape id="墨迹 508" o:spid="_x0000_s1070" type="#_x0000_t75" style="position:absolute;left:24274;top:15508;width:856;height:4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">
                    <v:imagedata r:id="rId262" o:title=""/>
                  </v:shape>
                  <v:shape id="墨迹 509" o:spid="_x0000_s1071" type="#_x0000_t75" style="position:absolute;left:23248;top:15796;width:2912;height:2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">
                    <v:imagedata r:id="rId263" o:title=""/>
                  </v:shape>
                  <v:shape id="墨迹 510" o:spid="_x0000_s1072" type="#_x0000_t75" style="position:absolute;left:24274;top:15716;width:1054;height:4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">
                    <v:imagedata r:id="rId264" o:title=""/>
                  </v:shape>
                  <v:shape id="墨迹 511" o:spid="_x0000_s1073" type="#_x0000_t75" style="position:absolute;left:24342;top:15292;width:799;height:3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">
                    <v:imagedata r:id="rId265" o:title=""/>
                  </v:shape>
                  <w10:anchorlock/>
                </v:group>
              </w:pict>
            </mc:Fallback>
          </mc:AlternateContent>
        </w:r>
      </w:del>
    </w:p>
    <w:p w14:paraId="75C81DD3" w14:textId="66D70867" w:rsidR="00A873EF" w:rsidRDefault="00A873EF">
      <w:pPr>
        <w:ind w:firstLineChars="62" w:firstLine="198"/>
        <w:pPrChange w:id="15" w:author="Lee Vastalian" w:date="2019-10-23T22:37:00Z">
          <w:pPr>
            <w:ind w:firstLine="640"/>
          </w:pPr>
        </w:pPrChange>
      </w:pPr>
      <w:r>
        <w:rPr>
          <w:rFonts w:hint="eastAsia"/>
        </w:rPr>
        <w:t>推论：</w:t>
      </w:r>
      <w:r w:rsidR="007C7C8B">
        <w:rPr>
          <w:rFonts w:hint="eastAsia"/>
        </w:rPr>
        <w:t>由上述定理的证明，我们可以得出以下的结论：</w:t>
      </w:r>
    </w:p>
    <w:p w14:paraId="7949FBC8" w14:textId="4C6DE19C" w:rsidR="007C7C8B" w:rsidRDefault="007C7C8B">
      <w:pPr>
        <w:ind w:firstLineChars="62" w:firstLine="198"/>
        <w:pPrChange w:id="16" w:author="Lee Vastalian" w:date="2019-10-23T22:37:00Z">
          <w:pPr>
            <w:ind w:firstLine="640"/>
          </w:pPr>
        </w:pPrChange>
      </w:pPr>
      <w:r>
        <w:rPr>
          <w:rFonts w:hint="eastAsia"/>
        </w:rPr>
        <w:t>在最优方案当中，结点引出的支撑线段不超过一条；</w:t>
      </w:r>
    </w:p>
    <w:p w14:paraId="43C5A8E4" w14:textId="6F8979C0" w:rsidR="007C7C8B" w:rsidRDefault="007D5BC7">
      <w:pPr>
        <w:ind w:firstLineChars="62" w:firstLine="198"/>
        <w:pPrChange w:id="17" w:author="Lee Vastalian" w:date="2019-10-23T22:37:00Z">
          <w:pPr>
            <w:ind w:firstLine="640"/>
          </w:pPr>
        </w:pPrChange>
      </w:pPr>
      <w:ins w:id="18" w:author="Lee Vastalian" w:date="2019-10-23T22:37:00Z">
        <w:r>
          <w:rPr>
            <w:noProof/>
          </w:rPr>
          <w:drawing>
            <wp:anchor distT="0" distB="0" distL="114300" distR="114300" simplePos="0" relativeHeight="251976704" behindDoc="0" locked="0" layoutInCell="1" allowOverlap="1" wp14:anchorId="66326CC1" wp14:editId="101AF257">
              <wp:simplePos x="0" y="0"/>
              <wp:positionH relativeFrom="column">
                <wp:posOffset>38735</wp:posOffset>
              </wp:positionH>
              <wp:positionV relativeFrom="paragraph">
                <wp:posOffset>403225</wp:posOffset>
              </wp:positionV>
              <wp:extent cx="2840355" cy="2418715"/>
              <wp:effectExtent l="0" t="0" r="0" b="635"/>
              <wp:wrapSquare wrapText="bothSides"/>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cstate="print">
                        <a:extLst>
                          <a:ext uri="{28A0092B-C50C-407E-A947-70E740481C1C}">
                            <a14:useLocalDpi xmlns:a14="http://schemas.microsoft.com/office/drawing/2010/main" val="0"/>
                          </a:ext>
                        </a:extLst>
                      </a:blip>
                      <a:stretch>
                        <a:fillRect/>
                      </a:stretch>
                    </pic:blipFill>
                    <pic:spPr>
                      <a:xfrm>
                        <a:off x="0" y="0"/>
                        <a:ext cx="2840355" cy="2418715"/>
                      </a:xfrm>
                      <a:prstGeom prst="rect">
                        <a:avLst/>
                      </a:prstGeom>
                    </pic:spPr>
                  </pic:pic>
                </a:graphicData>
              </a:graphic>
              <wp14:sizeRelH relativeFrom="margin">
                <wp14:pctWidth>0</wp14:pctWidth>
              </wp14:sizeRelH>
              <wp14:sizeRelV relativeFrom="margin">
                <wp14:pctHeight>0</wp14:pctHeight>
              </wp14:sizeRelV>
            </wp:anchor>
          </w:drawing>
        </w:r>
      </w:ins>
      <w:r w:rsidR="007C7C8B">
        <w:rPr>
          <w:rFonts w:hint="eastAsia"/>
        </w:rPr>
        <w:t>推论的证明：</w:t>
      </w:r>
    </w:p>
    <w:p w14:paraId="50DC77D2" w14:textId="645AF393" w:rsidR="008D5ED8" w:rsidRDefault="007C7C8B">
      <w:pPr>
        <w:ind w:firstLineChars="0" w:firstLine="0"/>
        <w:pPrChange w:id="19" w:author="Lee Vastalian" w:date="2019-10-23T22:37:00Z">
          <w:pPr>
            <w:ind w:firstLine="640"/>
          </w:pPr>
        </w:pPrChange>
      </w:pPr>
      <w:r>
        <w:rPr>
          <w:rFonts w:hint="eastAsia"/>
        </w:rPr>
        <w:t>事实上，如果有一个结点引出的支撑线段有两条，他们都是最后连接到地面上的，所以删除其中的一条</w:t>
      </w:r>
      <w:r w:rsidR="008D5ED8">
        <w:rPr>
          <w:rFonts w:hint="eastAsia"/>
        </w:rPr>
        <w:t>，不会影响连接到这个结点的任意一个原始点（他们的支撑路可以通过另外一个支撑线段连接到地面上，因此我们重复这样的删除过程就可以到达每个结点引出的支撑线段不超过一条的近</w:t>
      </w:r>
      <w:r w:rsidR="008D5ED8">
        <w:rPr>
          <w:rFonts w:hint="eastAsia"/>
        </w:rPr>
        <w:lastRenderedPageBreak/>
        <w:t>似最优情况。推论证明完毕。</w:t>
      </w:r>
    </w:p>
    <w:p w14:paraId="4D88DA57" w14:textId="77777777" w:rsidR="004703B8" w:rsidRPr="004B5AB6" w:rsidRDefault="004703B8" w:rsidP="004703B8">
      <w:pPr>
        <w:shd w:val="clear" w:color="auto" w:fill="00FFFF"/>
        <w:ind w:firstLine="640"/>
      </w:pPr>
      <w:r>
        <w:rPr>
          <w:rFonts w:hint="eastAsia"/>
        </w:rPr>
        <w:t>贡献认定</w:t>
      </w:r>
      <w:r>
        <w:rPr>
          <w:rFonts w:hint="eastAsia"/>
        </w:rPr>
        <w:t xml:space="preserve">: </w:t>
      </w:r>
      <w:r>
        <w:rPr>
          <w:rFonts w:hint="eastAsia"/>
        </w:rPr>
        <w:t>由周海刚提供。</w:t>
      </w:r>
    </w:p>
    <w:p w14:paraId="70070E65" w14:textId="2EAF749C" w:rsidR="004703B8" w:rsidRDefault="004703B8" w:rsidP="007C4944">
      <w:pPr>
        <w:pStyle w:val="3"/>
        <w:ind w:left="643" w:hanging="643"/>
      </w:pPr>
      <w:r>
        <w:rPr>
          <w:rFonts w:hint="eastAsia"/>
        </w:rPr>
        <w:t>定理四：</w:t>
      </w:r>
      <w:r>
        <w:rPr>
          <w:rFonts w:hint="eastAsia"/>
        </w:rPr>
        <w:t>Y</w:t>
      </w:r>
      <w:r>
        <w:rPr>
          <w:rFonts w:hint="eastAsia"/>
        </w:rPr>
        <w:t>字长度和最短判定定理</w:t>
      </w:r>
    </w:p>
    <w:p w14:paraId="194D42E0" w14:textId="0B0D9AE1" w:rsidR="004703B8" w:rsidRDefault="004703B8" w:rsidP="004703B8">
      <w:pPr>
        <w:ind w:firstLine="640"/>
      </w:pPr>
      <w:r>
        <w:rPr>
          <w:rFonts w:hint="eastAsia"/>
        </w:rPr>
        <w:t>定理内容：在原先的</w:t>
      </w:r>
      <w:r>
        <w:rPr>
          <w:rFonts w:hint="eastAsia"/>
        </w:rPr>
        <w:t>n=2</w:t>
      </w:r>
      <w:r>
        <w:rPr>
          <w:rFonts w:hint="eastAsia"/>
        </w:rPr>
        <w:t>情况下，限制支撑方案为</w:t>
      </w:r>
      <w:r w:rsidR="006730CB">
        <w:rPr>
          <w:rFonts w:hint="eastAsia"/>
        </w:rPr>
        <w:t>一个平面上的</w:t>
      </w:r>
      <w:r>
        <w:rPr>
          <w:rFonts w:hint="eastAsia"/>
        </w:rPr>
        <w:t>“</w:t>
      </w:r>
      <w:r>
        <w:rPr>
          <w:rFonts w:hint="eastAsia"/>
        </w:rPr>
        <w:t>Y</w:t>
      </w:r>
      <w:r>
        <w:rPr>
          <w:rFonts w:hint="eastAsia"/>
        </w:rPr>
        <w:t>”形（即一个结点</w:t>
      </w:r>
      <w:r w:rsidR="00780A0C">
        <w:rPr>
          <w:rFonts w:hint="eastAsia"/>
        </w:rPr>
        <w:t>R</w:t>
      </w:r>
      <w:r>
        <w:rPr>
          <w:rFonts w:hint="eastAsia"/>
        </w:rPr>
        <w:t>，两个原始点分别</w:t>
      </w:r>
      <w:r w:rsidR="00780A0C">
        <w:rPr>
          <w:rFonts w:hint="eastAsia"/>
        </w:rPr>
        <w:t>和这个节点相连，并且这个结点直接垂直引向地面；当然这个限制需要两个支撑圆锥有交点，否则这种</w:t>
      </w:r>
      <w:r w:rsidR="00780A0C">
        <w:rPr>
          <w:rFonts w:hint="eastAsia"/>
        </w:rPr>
        <w:t>Y</w:t>
      </w:r>
      <w:r w:rsidR="00780A0C">
        <w:rPr>
          <w:rFonts w:hint="eastAsia"/>
        </w:rPr>
        <w:t>的方案不可能存在</w:t>
      </w:r>
      <w:r>
        <w:rPr>
          <w:rFonts w:hint="eastAsia"/>
        </w:rPr>
        <w:t>），那么</w:t>
      </w:r>
      <w:r w:rsidR="00780A0C">
        <w:rPr>
          <w:rFonts w:hint="eastAsia"/>
        </w:rPr>
        <w:t>最优方案满足：</w:t>
      </w:r>
    </w:p>
    <w:p w14:paraId="7F8F98F6" w14:textId="3A12940D" w:rsidR="00780A0C" w:rsidRDefault="007D5BC7" w:rsidP="000A3066">
      <w:pPr>
        <w:pStyle w:val="a9"/>
        <w:numPr>
          <w:ilvl w:val="0"/>
          <w:numId w:val="6"/>
        </w:numPr>
        <w:ind w:firstLineChars="0"/>
      </w:pPr>
      <w:ins w:id="20" w:author="Lee Vastalian" w:date="2019-10-23T22:43:00Z">
        <w:r>
          <w:rPr>
            <w:noProof/>
          </w:rPr>
          <w:drawing>
            <wp:anchor distT="0" distB="0" distL="114300" distR="114300" simplePos="0" relativeHeight="251977728" behindDoc="0" locked="0" layoutInCell="1" allowOverlap="1" wp14:anchorId="1EEA364E" wp14:editId="16FEEA03">
              <wp:simplePos x="0" y="0"/>
              <wp:positionH relativeFrom="column">
                <wp:posOffset>1162050</wp:posOffset>
              </wp:positionH>
              <wp:positionV relativeFrom="paragraph">
                <wp:posOffset>1194435</wp:posOffset>
              </wp:positionV>
              <wp:extent cx="3019425" cy="2193290"/>
              <wp:effectExtent l="0" t="0" r="9525" b="0"/>
              <wp:wrapTopAndBottom/>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cstate="print">
                        <a:extLst>
                          <a:ext uri="{28A0092B-C50C-407E-A947-70E740481C1C}">
                            <a14:useLocalDpi xmlns:a14="http://schemas.microsoft.com/office/drawing/2010/main" val="0"/>
                          </a:ext>
                        </a:extLst>
                      </a:blip>
                      <a:stretch>
                        <a:fillRect/>
                      </a:stretch>
                    </pic:blipFill>
                    <pic:spPr>
                      <a:xfrm>
                        <a:off x="0" y="0"/>
                        <a:ext cx="3019425" cy="2193290"/>
                      </a:xfrm>
                      <a:prstGeom prst="rect">
                        <a:avLst/>
                      </a:prstGeom>
                    </pic:spPr>
                  </pic:pic>
                </a:graphicData>
              </a:graphic>
              <wp14:sizeRelH relativeFrom="margin">
                <wp14:pctWidth>0</wp14:pctWidth>
              </wp14:sizeRelH>
              <wp14:sizeRelV relativeFrom="margin">
                <wp14:pctHeight>0</wp14:pctHeight>
              </wp14:sizeRelV>
            </wp:anchor>
          </w:drawing>
        </w:r>
      </w:ins>
      <w:r w:rsidR="00780A0C">
        <w:rPr>
          <w:rFonts w:hint="eastAsia"/>
        </w:rPr>
        <w:t>两个原始点和这个结点的连线和竖直方向的夹角</w:t>
      </w:r>
      <m:oMath>
        <m:r>
          <m:rPr>
            <m:sty m:val="p"/>
          </m:rPr>
          <w:rPr>
            <w:rFonts w:ascii="Cambria Math" w:hAnsi="Cambria Math"/>
          </w:rPr>
          <m:t>θ</m:t>
        </m:r>
      </m:oMath>
      <w:r w:rsidR="00780A0C">
        <w:rPr>
          <w:rFonts w:hint="eastAsia"/>
        </w:rPr>
        <w:t>是相等的</w:t>
      </w:r>
    </w:p>
    <w:p w14:paraId="462587CC" w14:textId="7C95E26A" w:rsidR="00780A0C" w:rsidRDefault="00DD03B3" w:rsidP="00780A0C">
      <w:pPr>
        <w:pStyle w:val="a9"/>
        <w:numPr>
          <w:ilvl w:val="0"/>
          <w:numId w:val="6"/>
        </w:numPr>
        <w:ind w:firstLineChars="0"/>
      </w:pPr>
      <m:oMath>
        <m:r>
          <w:rPr>
            <w:rFonts w:ascii="Cambria Math" w:hAnsi="Cambria Math"/>
          </w:rPr>
          <m:t>θ</m:t>
        </m:r>
      </m:oMath>
      <w:r>
        <w:rPr>
          <w:rFonts w:hint="eastAsia"/>
          <w:iCs/>
        </w:rPr>
        <w:t>的取值会在下面的证明当中给出</w:t>
      </w:r>
      <w:r w:rsidR="00780A0C">
        <w:rPr>
          <w:rFonts w:hint="eastAsia"/>
        </w:rPr>
        <w:t>；</w:t>
      </w:r>
    </w:p>
    <w:p w14:paraId="5416B0C1" w14:textId="495AC3B3" w:rsidR="00780A0C" w:rsidRDefault="00780A0C" w:rsidP="00BF64FE">
      <w:pPr>
        <w:ind w:left="640" w:firstLineChars="0" w:firstLine="0"/>
      </w:pPr>
      <w:del w:id="21" w:author="Lee Vastalian" w:date="2019-10-23T22:43:00Z">
        <w:r w:rsidDel="007D5BC7">
          <w:rPr>
            <w:rFonts w:hint="eastAsia"/>
            <w:noProof/>
          </w:rPr>
          <mc:AlternateContent>
            <mc:Choice Requires="wpi">
              <w:drawing>
                <wp:anchor distT="0" distB="0" distL="114300" distR="114300" simplePos="0" relativeHeight="251830272" behindDoc="0" locked="0" layoutInCell="1" allowOverlap="1" wp14:anchorId="1940083B" wp14:editId="107974B9">
                  <wp:simplePos x="0" y="0"/>
                  <wp:positionH relativeFrom="column">
                    <wp:posOffset>2401570</wp:posOffset>
                  </wp:positionH>
                  <wp:positionV relativeFrom="paragraph">
                    <wp:posOffset>1287145</wp:posOffset>
                  </wp:positionV>
                  <wp:extent cx="1587600" cy="1781280"/>
                  <wp:effectExtent l="57150" t="57150" r="50800" b="66675"/>
                  <wp:wrapNone/>
                  <wp:docPr id="657" name="墨迹 657"/>
                  <wp:cNvGraphicFramePr/>
                  <a:graphic xmlns:a="http://schemas.openxmlformats.org/drawingml/2006/main">
                    <a:graphicData uri="http://schemas.microsoft.com/office/word/2010/wordprocessingInk">
                      <w14:contentPart bwMode="auto" r:id="rId268">
                        <w14:nvContentPartPr>
                          <w14:cNvContentPartPr/>
                        </w14:nvContentPartPr>
                        <w14:xfrm>
                          <a:off x="0" y="0"/>
                          <a:ext cx="1587600" cy="1781280"/>
                        </w14:xfrm>
                      </w14:contentPart>
                    </a:graphicData>
                  </a:graphic>
                  <wp14:sizeRelH relativeFrom="margin">
                    <wp14:pctWidth>0</wp14:pctWidth>
                  </wp14:sizeRelH>
                  <wp14:sizeRelV relativeFrom="margin">
                    <wp14:pctHeight>0</wp14:pctHeight>
                  </wp14:sizeRelV>
                </wp:anchor>
              </w:drawing>
            </mc:Choice>
            <mc:Fallback>
              <w:pict>
                <v:shape w14:anchorId="02F69DB7" id="墨迹 657" o:spid="_x0000_s1026" type="#_x0000_t75" style="position:absolute;left:0;text-align:left;margin-left:187.7pt;margin-top:99.95pt;width:127.8pt;height:143.0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">
                  <v:imagedata r:id="rId269" o:title=""/>
                </v:shape>
              </w:pict>
            </mc:Fallback>
          </mc:AlternateContent>
        </w:r>
        <w:r w:rsidDel="007D5BC7">
          <w:rPr>
            <w:rFonts w:hint="eastAsia"/>
            <w:noProof/>
          </w:rPr>
          <mc:AlternateContent>
            <mc:Choice Requires="wpi">
              <w:drawing>
                <wp:anchor distT="0" distB="0" distL="114300" distR="114300" simplePos="0" relativeHeight="251813888" behindDoc="0" locked="0" layoutInCell="1" allowOverlap="1" wp14:anchorId="16DA30EA" wp14:editId="6D20857D">
                  <wp:simplePos x="0" y="0"/>
                  <wp:positionH relativeFrom="column">
                    <wp:posOffset>3787140</wp:posOffset>
                  </wp:positionH>
                  <wp:positionV relativeFrom="paragraph">
                    <wp:posOffset>2933700</wp:posOffset>
                  </wp:positionV>
                  <wp:extent cx="261285" cy="421530"/>
                  <wp:effectExtent l="57150" t="57150" r="62865" b="74295"/>
                  <wp:wrapNone/>
                  <wp:docPr id="641" name="墨迹 641"/>
                  <wp:cNvGraphicFramePr/>
                  <a:graphic xmlns:a="http://schemas.openxmlformats.org/drawingml/2006/main">
                    <a:graphicData uri="http://schemas.microsoft.com/office/word/2010/wordprocessingInk">
                      <w14:contentPart bwMode="auto" r:id="rId270">
                        <w14:nvContentPartPr>
                          <w14:cNvContentPartPr/>
                        </w14:nvContentPartPr>
                        <w14:xfrm>
                          <a:off x="0" y="0"/>
                          <a:ext cx="261285" cy="421530"/>
                        </w14:xfrm>
                      </w14:contentPart>
                    </a:graphicData>
                  </a:graphic>
                </wp:anchor>
              </w:drawing>
            </mc:Choice>
            <mc:Fallback>
              <w:pict>
                <v:shape w14:anchorId="18A95A41" id="墨迹 641" o:spid="_x0000_s1026" type="#_x0000_t75" style="position:absolute;left:0;text-align:left;margin-left:296.8pt;margin-top:229.6pt;width:23.4pt;height:36.0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">
                  <v:imagedata r:id="rId271" o:title=""/>
                </v:shape>
              </w:pict>
            </mc:Fallback>
          </mc:AlternateContent>
        </w:r>
        <w:r w:rsidDel="007D5BC7">
          <w:rPr>
            <w:rFonts w:hint="eastAsia"/>
            <w:noProof/>
          </w:rPr>
          <mc:AlternateContent>
            <mc:Choice Requires="wpi">
              <w:drawing>
                <wp:anchor distT="0" distB="0" distL="114300" distR="114300" simplePos="0" relativeHeight="251810816" behindDoc="0" locked="0" layoutInCell="1" allowOverlap="1" wp14:anchorId="4121AB47" wp14:editId="427FEFD1">
                  <wp:simplePos x="0" y="0"/>
                  <wp:positionH relativeFrom="column">
                    <wp:posOffset>3475687</wp:posOffset>
                  </wp:positionH>
                  <wp:positionV relativeFrom="paragraph">
                    <wp:posOffset>3012254</wp:posOffset>
                  </wp:positionV>
                  <wp:extent cx="30240" cy="26280"/>
                  <wp:effectExtent l="57150" t="57150" r="65405" b="69215"/>
                  <wp:wrapNone/>
                  <wp:docPr id="638" name="墨迹 638"/>
                  <wp:cNvGraphicFramePr/>
                  <a:graphic xmlns:a="http://schemas.openxmlformats.org/drawingml/2006/main">
                    <a:graphicData uri="http://schemas.microsoft.com/office/word/2010/wordprocessingInk">
                      <w14:contentPart bwMode="auto" r:id="rId272">
                        <w14:nvContentPartPr>
                          <w14:cNvContentPartPr/>
                        </w14:nvContentPartPr>
                        <w14:xfrm>
                          <a:off x="0" y="0"/>
                          <a:ext cx="30240" cy="26280"/>
                        </w14:xfrm>
                      </w14:contentPart>
                    </a:graphicData>
                  </a:graphic>
                </wp:anchor>
              </w:drawing>
            </mc:Choice>
            <mc:Fallback>
              <w:pict>
                <v:shape w14:anchorId="1B9357AD" id="墨迹 638" o:spid="_x0000_s1026" type="#_x0000_t75" style="position:absolute;left:0;text-align:left;margin-left:272.3pt;margin-top:235.8pt;width:5.25pt;height:4.9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">
                  <v:imagedata r:id="rId273" o:title=""/>
                </v:shape>
              </w:pict>
            </mc:Fallback>
          </mc:AlternateContent>
        </w:r>
        <w:r w:rsidDel="007D5BC7">
          <w:rPr>
            <w:rFonts w:hint="eastAsia"/>
            <w:noProof/>
          </w:rPr>
          <mc:AlternateContent>
            <mc:Choice Requires="wpc">
              <w:drawing>
                <wp:inline distT="0" distB="0" distL="0" distR="0" wp14:anchorId="4B2379D5" wp14:editId="7FD39D52">
                  <wp:extent cx="4589253" cy="3351024"/>
                  <wp:effectExtent l="0" t="0" r="1905" b="1905"/>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274">
                          <w14:nvContentPartPr>
                            <w14:cNvPr id="576" name="墨迹 576"/>
                            <w14:cNvContentPartPr/>
                          </w14:nvContentPartPr>
                          <w14:xfrm>
                            <a:off x="1046340" y="706632"/>
                            <a:ext cx="80280" cy="71280"/>
                          </w14:xfrm>
                        </w14:contentPart>
                        <w14:contentPart bwMode="auto" r:id="rId275">
                          <w14:nvContentPartPr>
                            <w14:cNvPr id="577" name="墨迹 577"/>
                            <w14:cNvContentPartPr/>
                          </w14:nvContentPartPr>
                          <w14:xfrm>
                            <a:off x="1009260" y="791592"/>
                            <a:ext cx="79920" cy="1386360"/>
                          </w14:xfrm>
                        </w14:contentPart>
                        <w14:contentPart bwMode="auto" r:id="rId276">
                          <w14:nvContentPartPr>
                            <w14:cNvPr id="578" name="墨迹 578"/>
                            <w14:cNvContentPartPr/>
                          </w14:nvContentPartPr>
                          <w14:xfrm>
                            <a:off x="2972700" y="152592"/>
                            <a:ext cx="63000" cy="1982160"/>
                          </w14:xfrm>
                        </w14:contentPart>
                        <w14:contentPart bwMode="auto" r:id="rId277">
                          <w14:nvContentPartPr>
                            <w14:cNvPr id="579" name="墨迹 579"/>
                            <w14:cNvContentPartPr/>
                          </w14:nvContentPartPr>
                          <w14:xfrm>
                            <a:off x="148140" y="2095119"/>
                            <a:ext cx="4268880" cy="130320"/>
                          </w14:xfrm>
                        </w14:contentPart>
                        <w14:contentPart bwMode="auto" r:id="rId278">
                          <w14:nvContentPartPr>
                            <w14:cNvPr id="580" name="墨迹 580"/>
                            <w14:cNvContentPartPr/>
                          </w14:nvContentPartPr>
                          <w14:xfrm>
                            <a:off x="513180" y="382599"/>
                            <a:ext cx="62640" cy="499680"/>
                          </w14:xfrm>
                        </w14:contentPart>
                        <w14:contentPart bwMode="auto" r:id="rId279">
                          <w14:nvContentPartPr>
                            <w14:cNvPr id="581" name="墨迹 581"/>
                            <w14:cNvContentPartPr/>
                          </w14:nvContentPartPr>
                          <w14:xfrm>
                            <a:off x="462780" y="376119"/>
                            <a:ext cx="212040" cy="308160"/>
                          </w14:xfrm>
                        </w14:contentPart>
                        <w14:contentPart bwMode="auto" r:id="rId280">
                          <w14:nvContentPartPr>
                            <w14:cNvPr id="582" name="墨迹 582"/>
                            <w14:cNvContentPartPr/>
                          </w14:nvContentPartPr>
                          <w14:xfrm>
                            <a:off x="3208500" y="162639"/>
                            <a:ext cx="299520" cy="340200"/>
                          </w14:xfrm>
                        </w14:contentPart>
                        <w14:contentPart bwMode="auto" r:id="rId281">
                          <w14:nvContentPartPr>
                            <w14:cNvPr id="583" name="墨迹 583"/>
                            <w14:cNvContentPartPr/>
                          </w14:nvContentPartPr>
                          <w14:xfrm>
                            <a:off x="3317220" y="286479"/>
                            <a:ext cx="237960" cy="174240"/>
                          </w14:xfrm>
                        </w14:contentPart>
                        <w14:contentPart bwMode="auto" r:id="rId282">
                          <w14:nvContentPartPr>
                            <w14:cNvPr id="590" name="墨迹 590"/>
                            <w14:cNvContentPartPr/>
                          </w14:nvContentPartPr>
                          <w14:xfrm>
                            <a:off x="2990700" y="1917999"/>
                            <a:ext cx="193320" cy="183240"/>
                          </w14:xfrm>
                        </w14:contentPart>
                        <w14:contentPart bwMode="auto" r:id="rId283">
                          <w14:nvContentPartPr>
                            <w14:cNvPr id="591" name="墨迹 591"/>
                            <w14:cNvContentPartPr/>
                          </w14:nvContentPartPr>
                          <w14:xfrm>
                            <a:off x="847980" y="1948599"/>
                            <a:ext cx="190800" cy="215280"/>
                          </w14:xfrm>
                        </w14:contentPart>
                        <w14:contentPart bwMode="auto" r:id="rId284">
                          <w14:nvContentPartPr>
                            <w14:cNvPr id="592" name="墨迹 592"/>
                            <w14:cNvContentPartPr/>
                          </w14:nvContentPartPr>
                          <w14:xfrm>
                            <a:off x="1044180" y="728919"/>
                            <a:ext cx="908640" cy="903600"/>
                          </w14:xfrm>
                        </w14:contentPart>
                        <w14:contentPart bwMode="auto" r:id="rId285">
                          <w14:nvContentPartPr>
                            <w14:cNvPr id="593" name="墨迹 593"/>
                            <w14:cNvContentPartPr/>
                          </w14:nvContentPartPr>
                          <w14:xfrm>
                            <a:off x="1909260" y="144279"/>
                            <a:ext cx="1085760" cy="1485000"/>
                          </w14:xfrm>
                        </w14:contentPart>
                        <w14:contentPart bwMode="auto" r:id="rId286">
                          <w14:nvContentPartPr>
                            <w14:cNvPr id="594" name="墨迹 594"/>
                            <w14:cNvContentPartPr/>
                          </w14:nvContentPartPr>
                          <w14:xfrm>
                            <a:off x="1894140" y="1613799"/>
                            <a:ext cx="48600" cy="79200"/>
                          </w14:xfrm>
                        </w14:contentPart>
                        <w14:contentPart bwMode="auto" r:id="rId287">
                          <w14:nvContentPartPr>
                            <w14:cNvPr id="595" name="墨迹 595"/>
                            <w14:cNvContentPartPr/>
                          </w14:nvContentPartPr>
                          <w14:xfrm>
                            <a:off x="1888380" y="1623519"/>
                            <a:ext cx="52200" cy="64800"/>
                          </w14:xfrm>
                        </w14:contentPart>
                      </wpc:wpc>
                    </a:graphicData>
                  </a:graphic>
                </wp:inline>
              </w:drawing>
            </mc:Choice>
            <mc:Fallback>
              <w:pict>
                <v:group w14:anchorId="4DB800A9" id="画布 5" o:spid="_x0000_s1026" editas="canvas" style="width:361.35pt;height:263.85pt;mso-position-horizontal-relative:char;mso-position-vertical-relative:line" coordsize="45891,33508" o:gfxdata="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">
                  <v:shape id="_x0000_s1027" type="#_x0000_t75" style="position:absolute;width:45891;height:33508;visibility:visible;mso-wrap-style:square" filled="t">
                    <v:fill o:detectmouseclick="t"/>
                    <v:path o:connecttype="none"/>
                  </v:shape>
                  <v:shape id="墨迹 576" o:spid="_x0000_s1028" type="#_x0000_t75" style="position:absolute;left:10283;top:6886;width:1159;height:1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">
                    <v:imagedata r:id="rId288" o:title=""/>
                  </v:shape>
                  <v:shape id="墨迹 577" o:spid="_x0000_s1029" type="#_x0000_t75" style="position:absolute;left:9912;top:7735;width:1156;height:14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">
                    <v:imagedata r:id="rId289" o:title=""/>
                  </v:shape>
                  <v:shape id="墨迹 578" o:spid="_x0000_s1030" type="#_x0000_t75" style="position:absolute;left:29547;top:1345;width:986;height:20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">
                    <v:imagedata r:id="rId290" o:title=""/>
                  </v:shape>
                  <v:shape id="墨迹 579" o:spid="_x0000_s1031" type="#_x0000_t75" style="position:absolute;left:1301;top:20771;width:43045;height:1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">
                    <v:imagedata r:id="rId291" o:title=""/>
                  </v:shape>
                  <v:shape id="墨迹 580" o:spid="_x0000_s1032" type="#_x0000_t75" style="position:absolute;left:4951;top:3645;width:983;height:5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">
                    <v:imagedata r:id="rId292" o:title=""/>
                  </v:shape>
                  <v:shape id="墨迹 581" o:spid="_x0000_s1033" type="#_x0000_t75" style="position:absolute;left:4447;top:3581;width:2477;height:3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">
                    <v:imagedata r:id="rId293" o:title=""/>
                  </v:shape>
                  <v:shape id="墨迹 582" o:spid="_x0000_s1034" type="#_x0000_t75" style="position:absolute;left:31905;top:1446;width:3351;height:3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">
                    <v:imagedata r:id="rId294" o:title=""/>
                  </v:shape>
                  <v:shape id="墨迹 583" o:spid="_x0000_s1035" type="#_x0000_t75" style="position:absolute;left:32992;top:2684;width:2736;height: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">
                    <v:imagedata r:id="rId295" o:title=""/>
                  </v:shape>
                  <v:shape id="墨迹 590" o:spid="_x0000_s1036" type="#_x0000_t75" style="position:absolute;left:29726;top:18999;width:2290;height:2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">
                    <v:imagedata r:id="rId296" o:title=""/>
                  </v:shape>
                  <v:shape id="墨迹 591" o:spid="_x0000_s1037" type="#_x0000_t75" style="position:absolute;left:8299;top:19305;width:2265;height:2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">
                    <v:imagedata r:id="rId297" o:title=""/>
                  </v:shape>
                  <v:shape id="墨迹 592" o:spid="_x0000_s1038" type="#_x0000_t75" style="position:absolute;left:10261;top:7109;width:9443;height:9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">
                    <v:imagedata r:id="rId298" o:title=""/>
                  </v:shape>
                  <v:shape id="墨迹 593" o:spid="_x0000_s1039" type="#_x0000_t75" style="position:absolute;left:18912;top:1262;width:11214;height:1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">
                    <v:imagedata r:id="rId299" o:title=""/>
                  </v:shape>
                  <v:shape id="墨迹 594" o:spid="_x0000_s1040" type="#_x0000_t75" style="position:absolute;left:18761;top:15957;width:842;height:1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">
                    <v:imagedata r:id="rId300" o:title=""/>
                  </v:shape>
                  <v:shape id="墨迹 595" o:spid="_x0000_s1041" type="#_x0000_t75" style="position:absolute;left:18703;top:16055;width:879;height:1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">
                    <v:imagedata r:id="rId301" o:title=""/>
                  </v:shape>
                  <w10:anchorlock/>
                </v:group>
              </w:pict>
            </mc:Fallback>
          </mc:AlternateContent>
        </w:r>
      </w:del>
      <w:ins w:id="22" w:author="Lee Vastalian" w:date="2019-10-23T22:43:00Z">
        <w:r w:rsidR="007D5BC7" w:rsidRPr="007D5BC7">
          <w:rPr>
            <w:noProof/>
          </w:rPr>
          <w:t xml:space="preserve"> </w:t>
        </w:r>
      </w:ins>
    </w:p>
    <w:p w14:paraId="22AFBEC9" w14:textId="558AC5D0" w:rsidR="00780A0C" w:rsidRDefault="008D5ED8">
      <w:pPr>
        <w:pStyle w:val="a9"/>
        <w:numPr>
          <w:ilvl w:val="0"/>
          <w:numId w:val="13"/>
        </w:numPr>
        <w:ind w:firstLineChars="0"/>
        <w:pPrChange w:id="23" w:author="Lee Vastalian" w:date="2019-10-23T22:51:00Z">
          <w:pPr>
            <w:ind w:left="640" w:firstLineChars="0" w:firstLine="0"/>
          </w:pPr>
        </w:pPrChange>
      </w:pPr>
      <w:del w:id="24" w:author="Lee Vastalian" w:date="2019-10-23T22:51:00Z">
        <w:r w:rsidDel="001D4515">
          <w:rPr>
            <w:rFonts w:hint="eastAsia"/>
          </w:rPr>
          <w:delText>1</w:delText>
        </w:r>
        <w:r w:rsidDel="001D4515">
          <w:rPr>
            <w:rFonts w:hint="eastAsia"/>
          </w:rPr>
          <w:delText>）</w:delText>
        </w:r>
      </w:del>
      <w:r w:rsidR="00EE3EB1">
        <w:rPr>
          <w:rFonts w:hint="eastAsia"/>
        </w:rPr>
        <w:t>我们考虑</w:t>
      </w:r>
      <w:r w:rsidR="00EE3EB1">
        <w:rPr>
          <w:rFonts w:hint="eastAsia"/>
        </w:rPr>
        <w:t>R</w:t>
      </w:r>
      <w:r w:rsidR="00EE3EB1">
        <w:rPr>
          <w:rFonts w:hint="eastAsia"/>
        </w:rPr>
        <w:t>在</w:t>
      </w:r>
      <w:r w:rsidR="00EE3EB1">
        <w:rPr>
          <w:rFonts w:hint="eastAsia"/>
        </w:rPr>
        <w:t>Q</w:t>
      </w:r>
      <w:r w:rsidR="00EE3EB1">
        <w:rPr>
          <w:rFonts w:hint="eastAsia"/>
        </w:rPr>
        <w:t>引向地面的垂线上的投影</w:t>
      </w:r>
      <w:r w:rsidR="00EE3EB1">
        <w:rPr>
          <w:rFonts w:hint="eastAsia"/>
        </w:rPr>
        <w:t>A</w:t>
      </w:r>
      <w:r w:rsidR="00EE3EB1">
        <w:rPr>
          <w:rFonts w:hint="eastAsia"/>
        </w:rPr>
        <w:t>，设</w:t>
      </w:r>
      <w:r w:rsidR="00EE3EB1">
        <w:rPr>
          <w:rFonts w:hint="eastAsia"/>
        </w:rPr>
        <w:t>B</w:t>
      </w:r>
      <w:r w:rsidR="00EE3EB1">
        <w:rPr>
          <w:rFonts w:hint="eastAsia"/>
        </w:rPr>
        <w:t>为</w:t>
      </w:r>
      <w:r w:rsidR="00EE3EB1">
        <w:rPr>
          <w:rFonts w:hint="eastAsia"/>
        </w:rPr>
        <w:t>Q</w:t>
      </w:r>
      <w:r w:rsidR="00EE3EB1">
        <w:rPr>
          <w:rFonts w:hint="eastAsia"/>
        </w:rPr>
        <w:t>关于点</w:t>
      </w:r>
      <w:r w:rsidR="00EE3EB1">
        <w:rPr>
          <w:rFonts w:hint="eastAsia"/>
        </w:rPr>
        <w:t>A</w:t>
      </w:r>
      <w:r w:rsidR="00EE3EB1">
        <w:rPr>
          <w:rFonts w:hint="eastAsia"/>
        </w:rPr>
        <w:t>的对称点，那么</w:t>
      </w:r>
      <w:r w:rsidR="00EE3EB1">
        <w:rPr>
          <w:rFonts w:hint="eastAsia"/>
        </w:rPr>
        <w:t>B</w:t>
      </w:r>
      <w:r w:rsidR="00EE3EB1">
        <w:rPr>
          <w:rFonts w:hint="eastAsia"/>
        </w:rPr>
        <w:t>在这条垂线上并且有：</w:t>
      </w:r>
    </w:p>
    <w:p w14:paraId="35CF4949" w14:textId="2F14411F" w:rsidR="00EE3EB1" w:rsidRDefault="00EE3EB1">
      <w:pPr>
        <w:ind w:left="640" w:firstLineChars="0" w:firstLine="0"/>
        <w:jc w:val="center"/>
        <w:pPrChange w:id="25" w:author="Lee Vastalian" w:date="2019-10-23T22:51:00Z">
          <w:pPr>
            <w:ind w:left="640" w:firstLineChars="0" w:firstLine="0"/>
          </w:pPr>
        </w:pPrChange>
      </w:pPr>
      <m:oMath>
        <m:r>
          <m:rPr>
            <m:sty m:val="p"/>
          </m:rPr>
          <w:rPr>
            <w:rFonts w:ascii="Cambria Math" w:hAnsi="Cambria Math"/>
          </w:rPr>
          <m:t>PR+RQ=PR+RB</m:t>
        </m:r>
      </m:oMath>
      <w:r>
        <w:rPr>
          <w:rFonts w:hint="eastAsia"/>
        </w:rPr>
        <w:t>（对称性）</w:t>
      </w:r>
    </w:p>
    <w:p w14:paraId="3712FE21" w14:textId="0F063BE8" w:rsidR="00EE3EB1" w:rsidRDefault="00EE3EB1" w:rsidP="00780A0C">
      <w:pPr>
        <w:ind w:left="640" w:firstLineChars="0" w:firstLine="0"/>
      </w:pPr>
      <w:r>
        <w:rPr>
          <w:rFonts w:hint="eastAsia"/>
        </w:rPr>
        <w:lastRenderedPageBreak/>
        <w:t>而在三角形（可能是退化的）</w:t>
      </w:r>
      <w:r>
        <w:rPr>
          <w:rFonts w:hint="eastAsia"/>
        </w:rPr>
        <w:t>PRB</w:t>
      </w:r>
      <w:r>
        <w:rPr>
          <w:rFonts w:hint="eastAsia"/>
        </w:rPr>
        <w:t>内由两边之和不小于第三边：</w:t>
      </w:r>
    </w:p>
    <w:p w14:paraId="7D34E76E" w14:textId="4A82B597" w:rsidR="00EE3EB1" w:rsidRPr="00EE3EB1" w:rsidRDefault="00EE3EB1" w:rsidP="00780A0C">
      <w:pPr>
        <w:ind w:left="640" w:firstLineChars="0" w:firstLine="0"/>
      </w:pPr>
      <m:oMathPara>
        <m:oMath>
          <m:r>
            <m:rPr>
              <m:sty m:val="p"/>
            </m:rPr>
            <w:rPr>
              <w:rFonts w:ascii="Cambria Math" w:hAnsi="Cambria Math"/>
            </w:rPr>
            <m:t>PR+RB≥</m:t>
          </m:r>
          <m:r>
            <m:rPr>
              <m:sty m:val="p"/>
            </m:rPr>
            <w:rPr>
              <w:rFonts w:ascii="Cambria Math" w:hAnsi="Cambria Math" w:hint="eastAsia"/>
            </w:rPr>
            <m:t>PB</m:t>
          </m:r>
        </m:oMath>
      </m:oMathPara>
    </w:p>
    <w:p w14:paraId="16DE8141" w14:textId="77777777" w:rsidR="001D4515" w:rsidRDefault="00EE3EB1">
      <w:pPr>
        <w:ind w:left="640" w:firstLineChars="0" w:firstLine="0"/>
        <w:rPr>
          <w:ins w:id="26" w:author="Lee Vastalian" w:date="2019-10-23T22:51:00Z"/>
        </w:rPr>
      </w:pPr>
      <w:r>
        <w:rPr>
          <w:rFonts w:hint="eastAsia"/>
        </w:rPr>
        <w:t>故</w:t>
      </w:r>
      <w:r>
        <w:rPr>
          <w:rFonts w:hint="eastAsia"/>
        </w:rPr>
        <w:t xml:space="preserve"> </w:t>
      </w:r>
    </w:p>
    <w:p w14:paraId="137D4F54" w14:textId="606B7E70" w:rsidR="00EE3EB1" w:rsidRPr="00EE3EB1" w:rsidRDefault="00EE3EB1">
      <w:pPr>
        <w:ind w:left="640" w:firstLineChars="0" w:firstLine="0"/>
        <w:jc w:val="center"/>
        <w:pPrChange w:id="27" w:author="Lee Vastalian" w:date="2019-10-23T22:51:00Z">
          <w:pPr>
            <w:ind w:left="640" w:firstLineChars="0" w:firstLine="0"/>
          </w:pPr>
        </w:pPrChange>
      </w:pPr>
      <m:oMath>
        <m:r>
          <m:rPr>
            <m:sty m:val="p"/>
          </m:rPr>
          <w:rPr>
            <w:rFonts w:ascii="Cambria Math" w:hAnsi="Cambria Math"/>
          </w:rPr>
          <m:t>PR+RQ≥</m:t>
        </m:r>
        <m:r>
          <m:rPr>
            <m:sty m:val="p"/>
          </m:rPr>
          <w:rPr>
            <w:rFonts w:ascii="Cambria Math" w:hAnsi="Cambria Math" w:hint="eastAsia"/>
          </w:rPr>
          <m:t>PB</m:t>
        </m:r>
      </m:oMath>
      <w:r>
        <w:rPr>
          <w:rFonts w:hint="eastAsia"/>
        </w:rPr>
        <w:t>（联立）</w:t>
      </w:r>
    </w:p>
    <w:p w14:paraId="441DC9CA" w14:textId="77777777" w:rsidR="001D4515" w:rsidRDefault="00EE3EB1" w:rsidP="00EE3EB1">
      <w:pPr>
        <w:ind w:left="640" w:firstLineChars="0" w:firstLine="0"/>
        <w:rPr>
          <w:ins w:id="28" w:author="Lee Vastalian" w:date="2019-10-23T22:52:00Z"/>
        </w:rPr>
      </w:pPr>
      <w:r>
        <w:rPr>
          <w:rFonts w:hint="eastAsia"/>
        </w:rPr>
        <w:t>所以在固定</w:t>
      </w:r>
      <w:r>
        <w:rPr>
          <w:rFonts w:hint="eastAsia"/>
        </w:rPr>
        <w:t>R</w:t>
      </w:r>
      <w:r>
        <w:rPr>
          <w:rFonts w:hint="eastAsia"/>
        </w:rPr>
        <w:t>点纵坐标不动的情况下，即类似于将</w:t>
      </w:r>
      <w:r>
        <w:rPr>
          <w:rFonts w:hint="eastAsia"/>
        </w:rPr>
        <w:t>R</w:t>
      </w:r>
      <w:r>
        <w:rPr>
          <w:rFonts w:hint="eastAsia"/>
        </w:rPr>
        <w:t>在水平方向“左右移动”，所得的</w:t>
      </w:r>
      <m:oMath>
        <m:r>
          <m:rPr>
            <m:sty m:val="p"/>
          </m:rPr>
          <w:rPr>
            <w:rFonts w:ascii="Cambria Math" w:hAnsi="Cambria Math"/>
          </w:rPr>
          <m:t>PR+RQ</m:t>
        </m:r>
      </m:oMath>
      <w:r>
        <w:rPr>
          <w:rFonts w:hint="eastAsia"/>
        </w:rPr>
        <w:t>不小于</w:t>
      </w:r>
      <w:r>
        <w:rPr>
          <w:rFonts w:hint="eastAsia"/>
        </w:rPr>
        <w:t>PB</w:t>
      </w:r>
      <w:r>
        <w:rPr>
          <w:rFonts w:hint="eastAsia"/>
        </w:rPr>
        <w:t>，此时</w:t>
      </w:r>
      <w:r>
        <w:rPr>
          <w:rFonts w:hint="eastAsia"/>
        </w:rPr>
        <w:t>PB</w:t>
      </w:r>
      <w:r>
        <w:rPr>
          <w:rFonts w:hint="eastAsia"/>
        </w:rPr>
        <w:t>与</w:t>
      </w:r>
      <w:r>
        <w:rPr>
          <w:rFonts w:hint="eastAsia"/>
        </w:rPr>
        <w:t>R</w:t>
      </w:r>
      <w:r>
        <w:rPr>
          <w:rFonts w:hint="eastAsia"/>
        </w:rPr>
        <w:t>在水平上的移动没有关系，从而</w:t>
      </w:r>
      <m:oMath>
        <m:r>
          <m:rPr>
            <m:sty m:val="p"/>
          </m:rPr>
          <w:rPr>
            <w:rFonts w:ascii="Cambria Math" w:hAnsi="Cambria Math"/>
          </w:rPr>
          <m:t>PR+RQ</m:t>
        </m:r>
      </m:oMath>
      <w:r>
        <w:rPr>
          <w:rFonts w:hint="eastAsia"/>
        </w:rPr>
        <w:t>的最小值为</w:t>
      </w:r>
      <w:r>
        <w:rPr>
          <w:rFonts w:hint="eastAsia"/>
        </w:rPr>
        <w:t>PB</w:t>
      </w:r>
      <w:r>
        <w:rPr>
          <w:rFonts w:hint="eastAsia"/>
        </w:rPr>
        <w:t>，且当且仅当</w:t>
      </w:r>
      <w:r>
        <w:rPr>
          <w:rFonts w:hint="eastAsia"/>
        </w:rPr>
        <w:t>R</w:t>
      </w:r>
      <w:r>
        <w:rPr>
          <w:rFonts w:hint="eastAsia"/>
        </w:rPr>
        <w:t>在</w:t>
      </w:r>
      <w:r>
        <w:rPr>
          <w:rFonts w:hint="eastAsia"/>
        </w:rPr>
        <w:t>PB</w:t>
      </w:r>
      <w:r>
        <w:rPr>
          <w:rFonts w:hint="eastAsia"/>
        </w:rPr>
        <w:t>上的时候取到，此时由对称性有：</w:t>
      </w:r>
    </w:p>
    <w:p w14:paraId="1BD31DD5" w14:textId="71116A09" w:rsidR="00EE3EB1" w:rsidRDefault="00EE3EB1">
      <w:pPr>
        <w:ind w:left="640" w:firstLineChars="0" w:firstLine="0"/>
        <w:jc w:val="center"/>
        <w:pPrChange w:id="29" w:author="Lee Vastalian" w:date="2019-10-23T22:52:00Z">
          <w:pPr>
            <w:ind w:left="640" w:firstLineChars="0" w:firstLine="0"/>
          </w:pPr>
        </w:pPrChange>
      </w:pPr>
      <w:r>
        <w:rPr>
          <w:rFonts w:hint="eastAsia"/>
        </w:rPr>
        <w:t>∠</w:t>
      </w:r>
      <w:r>
        <w:rPr>
          <w:rFonts w:hint="eastAsia"/>
        </w:rPr>
        <w:t>RQB=</w:t>
      </w:r>
      <w:r>
        <w:rPr>
          <w:rFonts w:hint="eastAsia"/>
        </w:rPr>
        <w:t>∠</w:t>
      </w:r>
      <w:r>
        <w:rPr>
          <w:rFonts w:hint="eastAsia"/>
        </w:rPr>
        <w:t>RBQ</w:t>
      </w:r>
    </w:p>
    <w:p w14:paraId="029C434E" w14:textId="48617705" w:rsidR="00EE3EB1" w:rsidRDefault="001D4515" w:rsidP="00EE3EB1">
      <w:pPr>
        <w:ind w:left="640" w:firstLineChars="0" w:firstLine="0"/>
      </w:pPr>
      <w:ins w:id="30" w:author="Lee Vastalian" w:date="2019-10-23T22:50:00Z">
        <w:r>
          <w:rPr>
            <w:noProof/>
          </w:rPr>
          <w:drawing>
            <wp:anchor distT="0" distB="0" distL="114300" distR="114300" simplePos="0" relativeHeight="251978752" behindDoc="0" locked="0" layoutInCell="1" allowOverlap="1" wp14:anchorId="5A818385" wp14:editId="5666684B">
              <wp:simplePos x="0" y="0"/>
              <wp:positionH relativeFrom="column">
                <wp:posOffset>363855</wp:posOffset>
              </wp:positionH>
              <wp:positionV relativeFrom="paragraph">
                <wp:posOffset>1583055</wp:posOffset>
              </wp:positionV>
              <wp:extent cx="4776470" cy="3371215"/>
              <wp:effectExtent l="0" t="0" r="5080" b="635"/>
              <wp:wrapTopAndBottom/>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cstate="print">
                        <a:extLst>
                          <a:ext uri="{28A0092B-C50C-407E-A947-70E740481C1C}">
                            <a14:useLocalDpi xmlns:a14="http://schemas.microsoft.com/office/drawing/2010/main" val="0"/>
                          </a:ext>
                        </a:extLst>
                      </a:blip>
                      <a:stretch>
                        <a:fillRect/>
                      </a:stretch>
                    </pic:blipFill>
                    <pic:spPr>
                      <a:xfrm>
                        <a:off x="0" y="0"/>
                        <a:ext cx="4776470" cy="3371215"/>
                      </a:xfrm>
                      <a:prstGeom prst="rect">
                        <a:avLst/>
                      </a:prstGeom>
                    </pic:spPr>
                  </pic:pic>
                </a:graphicData>
              </a:graphic>
              <wp14:sizeRelH relativeFrom="margin">
                <wp14:pctWidth>0</wp14:pctWidth>
              </wp14:sizeRelH>
              <wp14:sizeRelV relativeFrom="margin">
                <wp14:pctHeight>0</wp14:pctHeight>
              </wp14:sizeRelV>
            </wp:anchor>
          </w:drawing>
        </w:r>
      </w:ins>
      <w:r w:rsidR="00EE3EB1">
        <w:rPr>
          <w:rFonts w:hint="eastAsia"/>
        </w:rPr>
        <w:t>注意到由</w:t>
      </w:r>
      <w:r w:rsidR="00EE3EB1">
        <w:rPr>
          <w:rFonts w:hint="eastAsia"/>
        </w:rPr>
        <w:t>P</w:t>
      </w:r>
      <w:r w:rsidR="00EE3EB1">
        <w:rPr>
          <w:rFonts w:hint="eastAsia"/>
        </w:rPr>
        <w:t>引向地面的垂线和</w:t>
      </w:r>
      <w:r w:rsidR="00EE3EB1">
        <w:rPr>
          <w:rFonts w:hint="eastAsia"/>
        </w:rPr>
        <w:t>QB</w:t>
      </w:r>
      <w:r w:rsidR="00EE3EB1">
        <w:rPr>
          <w:rFonts w:hint="eastAsia"/>
        </w:rPr>
        <w:t>垂直，故有：</w:t>
      </w:r>
      <w:r w:rsidR="00EE3EB1">
        <w:rPr>
          <w:rFonts w:hint="eastAsia"/>
        </w:rPr>
        <w:t>PR</w:t>
      </w:r>
      <w:r w:rsidR="00EE3EB1">
        <w:rPr>
          <w:rFonts w:hint="eastAsia"/>
        </w:rPr>
        <w:t>，</w:t>
      </w:r>
      <w:r w:rsidR="00EE3EB1">
        <w:rPr>
          <w:rFonts w:hint="eastAsia"/>
        </w:rPr>
        <w:t>RQ</w:t>
      </w:r>
      <w:r w:rsidR="00EE3EB1">
        <w:rPr>
          <w:rFonts w:hint="eastAsia"/>
        </w:rPr>
        <w:t>和竖直方向的夹角相等，第一部分证毕；</w:t>
      </w:r>
    </w:p>
    <w:p w14:paraId="52432484" w14:textId="3FA7F99F" w:rsidR="00EE3EB1" w:rsidRDefault="00EE3EB1">
      <w:pPr>
        <w:pStyle w:val="a9"/>
        <w:numPr>
          <w:ilvl w:val="0"/>
          <w:numId w:val="13"/>
        </w:numPr>
        <w:ind w:firstLineChars="0"/>
        <w:pPrChange w:id="31" w:author="Lee Vastalian" w:date="2019-10-23T22:51:00Z">
          <w:pPr>
            <w:pStyle w:val="a9"/>
            <w:numPr>
              <w:numId w:val="6"/>
            </w:numPr>
            <w:ind w:left="1360" w:firstLineChars="0" w:hanging="720"/>
          </w:pPr>
        </w:pPrChange>
      </w:pPr>
      <m:oMath>
        <m:r>
          <m:rPr>
            <m:sty m:val="p"/>
          </m:rPr>
          <w:rPr>
            <w:rFonts w:ascii="Cambria Math" w:hAnsi="Cambria Math"/>
            <w:rPrChange w:id="32" w:author="Lee Vastalian" w:date="2019-10-23T22:51:00Z">
              <w:rPr>
                <w:rFonts w:ascii="Cambria Math" w:hAnsi="Cambria Math"/>
              </w:rPr>
            </w:rPrChange>
          </w:rPr>
          <m:t>θ</m:t>
        </m:r>
      </m:oMath>
      <w:r>
        <w:rPr>
          <w:rFonts w:hint="eastAsia"/>
        </w:rPr>
        <w:t>如题干中定义，接下来我们将探求当</w:t>
      </w:r>
      <m:oMath>
        <m:r>
          <m:rPr>
            <m:sty m:val="p"/>
          </m:rPr>
          <w:rPr>
            <w:rFonts w:ascii="Cambria Math" w:hAnsi="Cambria Math"/>
            <w:rPrChange w:id="33" w:author="Lee Vastalian" w:date="2019-10-23T22:51:00Z">
              <w:rPr>
                <w:rFonts w:ascii="Cambria Math" w:hAnsi="Cambria Math"/>
              </w:rPr>
            </w:rPrChange>
          </w:rPr>
          <m:t>θ</m:t>
        </m:r>
      </m:oMath>
      <w:r>
        <w:rPr>
          <w:rFonts w:hint="eastAsia"/>
        </w:rPr>
        <w:t>取何值的时</w:t>
      </w:r>
      <w:r>
        <w:rPr>
          <w:rFonts w:hint="eastAsia"/>
        </w:rPr>
        <w:lastRenderedPageBreak/>
        <w:t>候，所求的</w:t>
      </w:r>
      <w:r>
        <w:rPr>
          <w:rFonts w:hint="eastAsia"/>
        </w:rPr>
        <w:t>Y</w:t>
      </w:r>
      <w:r>
        <w:rPr>
          <w:rFonts w:hint="eastAsia"/>
        </w:rPr>
        <w:t>形支撑方案的总长度最小</w:t>
      </w:r>
    </w:p>
    <w:p w14:paraId="18994DE9" w14:textId="59C07BFD" w:rsidR="00EE3EB1" w:rsidRDefault="002C6FDA" w:rsidP="00EE3EB1">
      <w:pPr>
        <w:pStyle w:val="a9"/>
        <w:ind w:left="1360" w:firstLineChars="0" w:firstLine="0"/>
      </w:pPr>
      <w:del w:id="34" w:author="Lee Vastalian" w:date="2019-10-23T22:50:00Z">
        <w:r w:rsidDel="001D4515">
          <w:rPr>
            <w:rFonts w:hint="eastAsia"/>
            <w:noProof/>
          </w:rPr>
          <mc:AlternateContent>
            <mc:Choice Requires="wpi">
              <w:drawing>
                <wp:anchor distT="0" distB="0" distL="114300" distR="114300" simplePos="0" relativeHeight="251839488" behindDoc="0" locked="0" layoutInCell="1" allowOverlap="1" wp14:anchorId="65E5FC3B" wp14:editId="4ADFFFA6">
                  <wp:simplePos x="0" y="0"/>
                  <wp:positionH relativeFrom="column">
                    <wp:posOffset>3374390</wp:posOffset>
                  </wp:positionH>
                  <wp:positionV relativeFrom="paragraph">
                    <wp:posOffset>1492885</wp:posOffset>
                  </wp:positionV>
                  <wp:extent cx="181610" cy="207010"/>
                  <wp:effectExtent l="57150" t="38100" r="46990" b="59690"/>
                  <wp:wrapNone/>
                  <wp:docPr id="710" name="墨迹 710"/>
                  <wp:cNvGraphicFramePr/>
                  <a:graphic xmlns:a="http://schemas.openxmlformats.org/drawingml/2006/main">
                    <a:graphicData uri="http://schemas.microsoft.com/office/word/2010/wordprocessingInk">
                      <w14:contentPart bwMode="auto" r:id="rId303">
                        <w14:nvContentPartPr>
                          <w14:cNvContentPartPr/>
                        </w14:nvContentPartPr>
                        <w14:xfrm>
                          <a:off x="0" y="0"/>
                          <a:ext cx="181610" cy="207010"/>
                        </w14:xfrm>
                      </w14:contentPart>
                    </a:graphicData>
                  </a:graphic>
                </wp:anchor>
              </w:drawing>
            </mc:Choice>
            <mc:Fallback>
              <w:pict>
                <v:shape w14:anchorId="1BE6E1E4" id="墨迹 710" o:spid="_x0000_s1026" type="#_x0000_t75" style="position:absolute;left:0;text-align:left;margin-left:264.3pt;margin-top:116.15pt;width:17.1pt;height:19.1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">
                  <v:imagedata r:id="rId304" o:title=""/>
                </v:shape>
              </w:pict>
            </mc:Fallback>
          </mc:AlternateContent>
        </w:r>
        <w:r w:rsidDel="001D4515">
          <w:rPr>
            <w:rFonts w:hint="eastAsia"/>
            <w:noProof/>
          </w:rPr>
          <mc:AlternateContent>
            <mc:Choice Requires="wpi">
              <w:drawing>
                <wp:anchor distT="0" distB="0" distL="114300" distR="114300" simplePos="0" relativeHeight="251836416" behindDoc="0" locked="0" layoutInCell="1" allowOverlap="1" wp14:anchorId="372622D8" wp14:editId="3AE0E432">
                  <wp:simplePos x="0" y="0"/>
                  <wp:positionH relativeFrom="column">
                    <wp:posOffset>2101790</wp:posOffset>
                  </wp:positionH>
                  <wp:positionV relativeFrom="paragraph">
                    <wp:posOffset>1597158</wp:posOffset>
                  </wp:positionV>
                  <wp:extent cx="130680" cy="221400"/>
                  <wp:effectExtent l="57150" t="57150" r="60325" b="64770"/>
                  <wp:wrapNone/>
                  <wp:docPr id="707" name="墨迹 707"/>
                  <wp:cNvGraphicFramePr/>
                  <a:graphic xmlns:a="http://schemas.openxmlformats.org/drawingml/2006/main">
                    <a:graphicData uri="http://schemas.microsoft.com/office/word/2010/wordprocessingInk">
                      <w14:contentPart bwMode="auto" r:id="rId305">
                        <w14:nvContentPartPr>
                          <w14:cNvContentPartPr/>
                        </w14:nvContentPartPr>
                        <w14:xfrm>
                          <a:off x="0" y="0"/>
                          <a:ext cx="130680" cy="221400"/>
                        </w14:xfrm>
                      </w14:contentPart>
                    </a:graphicData>
                  </a:graphic>
                </wp:anchor>
              </w:drawing>
            </mc:Choice>
            <mc:Fallback>
              <w:pict>
                <v:shape w14:anchorId="3CC061F7" id="墨迹 707" o:spid="_x0000_s1026" type="#_x0000_t75" style="position:absolute;left:0;text-align:left;margin-left:164.1pt;margin-top:124.35pt;width:13.15pt;height:20.3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">
                  <v:imagedata r:id="rId306" o:title=""/>
                </v:shape>
              </w:pict>
            </mc:Fallback>
          </mc:AlternateContent>
        </w:r>
        <w:r w:rsidDel="001D4515">
          <w:rPr>
            <w:rFonts w:hint="eastAsia"/>
            <w:noProof/>
          </w:rPr>
          <mc:AlternateContent>
            <mc:Choice Requires="wpi">
              <w:drawing>
                <wp:anchor distT="0" distB="0" distL="114300" distR="114300" simplePos="0" relativeHeight="251835392" behindDoc="0" locked="0" layoutInCell="1" allowOverlap="1" wp14:anchorId="6FA6D16D" wp14:editId="1A8B9D58">
                  <wp:simplePos x="0" y="0"/>
                  <wp:positionH relativeFrom="column">
                    <wp:posOffset>720725</wp:posOffset>
                  </wp:positionH>
                  <wp:positionV relativeFrom="paragraph">
                    <wp:posOffset>1428115</wp:posOffset>
                  </wp:positionV>
                  <wp:extent cx="172395" cy="223200"/>
                  <wp:effectExtent l="38100" t="57150" r="75565" b="62865"/>
                  <wp:wrapNone/>
                  <wp:docPr id="706" name="墨迹 706"/>
                  <wp:cNvGraphicFramePr/>
                  <a:graphic xmlns:a="http://schemas.openxmlformats.org/drawingml/2006/main">
                    <a:graphicData uri="http://schemas.microsoft.com/office/word/2010/wordprocessingInk">
                      <w14:contentPart bwMode="auto" r:id="rId307">
                        <w14:nvContentPartPr>
                          <w14:cNvContentPartPr/>
                        </w14:nvContentPartPr>
                        <w14:xfrm>
                          <a:off x="0" y="0"/>
                          <a:ext cx="172395" cy="223200"/>
                        </w14:xfrm>
                      </w14:contentPart>
                    </a:graphicData>
                  </a:graphic>
                </wp:anchor>
              </w:drawing>
            </mc:Choice>
            <mc:Fallback>
              <w:pict>
                <v:shape w14:anchorId="38A3D9B6" id="墨迹 706" o:spid="_x0000_s1026" type="#_x0000_t75" style="position:absolute;left:0;text-align:left;margin-left:55.35pt;margin-top:111.05pt;width:16.35pt;height:20.4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">
                  <v:imagedata r:id="rId308" o:title=""/>
                </v:shape>
              </w:pict>
            </mc:Fallback>
          </mc:AlternateContent>
        </w:r>
        <w:r w:rsidDel="001D4515">
          <w:rPr>
            <w:rFonts w:hint="eastAsia"/>
            <w:noProof/>
          </w:rPr>
          <mc:AlternateContent>
            <mc:Choice Requires="wpi">
              <w:drawing>
                <wp:anchor distT="0" distB="0" distL="114300" distR="114300" simplePos="0" relativeHeight="251834368" behindDoc="0" locked="0" layoutInCell="1" allowOverlap="1" wp14:anchorId="07DCA865" wp14:editId="53DFF9DA">
                  <wp:simplePos x="0" y="0"/>
                  <wp:positionH relativeFrom="column">
                    <wp:posOffset>4568870</wp:posOffset>
                  </wp:positionH>
                  <wp:positionV relativeFrom="paragraph">
                    <wp:posOffset>1133118</wp:posOffset>
                  </wp:positionV>
                  <wp:extent cx="159840" cy="338400"/>
                  <wp:effectExtent l="57150" t="57150" r="69215" b="62230"/>
                  <wp:wrapNone/>
                  <wp:docPr id="705" name="墨迹 705"/>
                  <wp:cNvGraphicFramePr/>
                  <a:graphic xmlns:a="http://schemas.openxmlformats.org/drawingml/2006/main">
                    <a:graphicData uri="http://schemas.microsoft.com/office/word/2010/wordprocessingInk">
                      <w14:contentPart bwMode="auto" r:id="rId309">
                        <w14:nvContentPartPr>
                          <w14:cNvContentPartPr/>
                        </w14:nvContentPartPr>
                        <w14:xfrm>
                          <a:off x="0" y="0"/>
                          <a:ext cx="159840" cy="338400"/>
                        </w14:xfrm>
                      </w14:contentPart>
                    </a:graphicData>
                  </a:graphic>
                </wp:anchor>
              </w:drawing>
            </mc:Choice>
            <mc:Fallback>
              <w:pict>
                <v:shape w14:anchorId="39824906" id="墨迹 705" o:spid="_x0000_s1026" type="#_x0000_t75" style="position:absolute;left:0;text-align:left;margin-left:358.35pt;margin-top:87.8pt;width:15.45pt;height:29.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">
                  <v:imagedata r:id="rId310" o:title=""/>
                </v:shape>
              </w:pict>
            </mc:Fallback>
          </mc:AlternateContent>
        </w:r>
        <w:r w:rsidDel="001D4515">
          <w:rPr>
            <w:rFonts w:hint="eastAsia"/>
            <w:noProof/>
          </w:rPr>
          <mc:AlternateContent>
            <mc:Choice Requires="wpi">
              <w:drawing>
                <wp:anchor distT="0" distB="0" distL="114300" distR="114300" simplePos="0" relativeHeight="251831296" behindDoc="0" locked="0" layoutInCell="1" allowOverlap="1" wp14:anchorId="4C346705" wp14:editId="7CE96F44">
                  <wp:simplePos x="0" y="0"/>
                  <wp:positionH relativeFrom="column">
                    <wp:posOffset>4129670</wp:posOffset>
                  </wp:positionH>
                  <wp:positionV relativeFrom="paragraph">
                    <wp:posOffset>2909718</wp:posOffset>
                  </wp:positionV>
                  <wp:extent cx="200520" cy="337320"/>
                  <wp:effectExtent l="57150" t="57150" r="66675" b="62865"/>
                  <wp:wrapNone/>
                  <wp:docPr id="444" name="墨迹 444"/>
                  <wp:cNvGraphicFramePr/>
                  <a:graphic xmlns:a="http://schemas.openxmlformats.org/drawingml/2006/main">
                    <a:graphicData uri="http://schemas.microsoft.com/office/word/2010/wordprocessingInk">
                      <w14:contentPart bwMode="auto" r:id="rId311">
                        <w14:nvContentPartPr>
                          <w14:cNvContentPartPr/>
                        </w14:nvContentPartPr>
                        <w14:xfrm>
                          <a:off x="0" y="0"/>
                          <a:ext cx="200520" cy="337320"/>
                        </w14:xfrm>
                      </w14:contentPart>
                    </a:graphicData>
                  </a:graphic>
                </wp:anchor>
              </w:drawing>
            </mc:Choice>
            <mc:Fallback>
              <w:pict>
                <v:shape w14:anchorId="261784CD" id="墨迹 444" o:spid="_x0000_s1026" type="#_x0000_t75" style="position:absolute;left:0;text-align:left;margin-left:323.75pt;margin-top:227.7pt;width:18.65pt;height:29.3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">
                  <v:imagedata r:id="rId312" o:title=""/>
                </v:shape>
              </w:pict>
            </mc:Fallback>
          </mc:AlternateContent>
        </w:r>
        <w:r w:rsidR="00EE3EB1" w:rsidDel="001D4515">
          <w:rPr>
            <w:rFonts w:hint="eastAsia"/>
            <w:noProof/>
          </w:rPr>
          <mc:AlternateContent>
            <mc:Choice Requires="wpc">
              <w:drawing>
                <wp:inline distT="0" distB="0" distL="0" distR="0" wp14:anchorId="4622748D" wp14:editId="63516590">
                  <wp:extent cx="4608195" cy="4099775"/>
                  <wp:effectExtent l="0" t="0" r="1905" b="0"/>
                  <wp:docPr id="658" name="画布 6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313">
                          <w14:nvContentPartPr>
                            <w14:cNvPr id="659" name="墨迹 659"/>
                            <w14:cNvContentPartPr/>
                          </w14:nvContentPartPr>
                          <w14:xfrm>
                            <a:off x="863059" y="730746"/>
                            <a:ext cx="22320" cy="66600"/>
                          </w14:xfrm>
                        </w14:contentPart>
                        <w14:contentPart bwMode="auto" r:id="rId314">
                          <w14:nvContentPartPr>
                            <w14:cNvPr id="660" name="墨迹 660"/>
                            <w14:cNvContentPartPr/>
                          </w14:nvContentPartPr>
                          <w14:xfrm>
                            <a:off x="442219" y="578466"/>
                            <a:ext cx="15480" cy="335160"/>
                          </w14:xfrm>
                        </w14:contentPart>
                        <w14:contentPart bwMode="auto" r:id="rId315">
                          <w14:nvContentPartPr>
                            <w14:cNvPr id="661" name="墨迹 661"/>
                            <w14:cNvContentPartPr/>
                          </w14:nvContentPartPr>
                          <w14:xfrm>
                            <a:off x="413419" y="611586"/>
                            <a:ext cx="138240" cy="171000"/>
                          </w14:xfrm>
                        </w14:contentPart>
                        <w14:contentPart bwMode="auto" r:id="rId316">
                          <w14:nvContentPartPr>
                            <w14:cNvPr id="662" name="墨迹 662"/>
                            <w14:cNvContentPartPr/>
                          </w14:nvContentPartPr>
                          <w14:xfrm>
                            <a:off x="3071299" y="355626"/>
                            <a:ext cx="30240" cy="45360"/>
                          </w14:xfrm>
                        </w14:contentPart>
                        <w14:contentPart bwMode="auto" r:id="rId317">
                          <w14:nvContentPartPr>
                            <w14:cNvPr id="663" name="墨迹 663"/>
                            <w14:cNvContentPartPr/>
                          </w14:nvContentPartPr>
                          <w14:xfrm>
                            <a:off x="3254899" y="103626"/>
                            <a:ext cx="170280" cy="222120"/>
                          </w14:xfrm>
                        </w14:contentPart>
                        <w14:contentPart bwMode="auto" r:id="rId318">
                          <w14:nvContentPartPr>
                            <w14:cNvPr id="664" name="墨迹 664"/>
                            <w14:cNvContentPartPr/>
                          </w14:nvContentPartPr>
                          <w14:xfrm>
                            <a:off x="3331219" y="188586"/>
                            <a:ext cx="123480" cy="94680"/>
                          </w14:xfrm>
                        </w14:contentPart>
                        <w14:contentPart bwMode="auto" r:id="rId319">
                          <w14:nvContentPartPr>
                            <w14:cNvPr id="665" name="墨迹 665"/>
                            <w14:cNvContentPartPr/>
                          </w14:nvContentPartPr>
                          <w14:xfrm>
                            <a:off x="861979" y="828306"/>
                            <a:ext cx="1048320" cy="819720"/>
                          </w14:xfrm>
                        </w14:contentPart>
                        <w14:contentPart bwMode="auto" r:id="rId320">
                          <w14:nvContentPartPr>
                            <w14:cNvPr id="666" name="墨迹 666"/>
                            <w14:cNvContentPartPr/>
                          </w14:nvContentPartPr>
                          <w14:xfrm>
                            <a:off x="1929379" y="362466"/>
                            <a:ext cx="1169280" cy="1301040"/>
                          </w14:xfrm>
                        </w14:contentPart>
                        <w14:contentPart bwMode="auto" r:id="rId321">
                          <w14:nvContentPartPr>
                            <w14:cNvPr id="667" name="墨迹 667"/>
                            <w14:cNvContentPartPr/>
                          </w14:nvContentPartPr>
                          <w14:xfrm>
                            <a:off x="1898419" y="1647666"/>
                            <a:ext cx="31320" cy="24480"/>
                          </w14:xfrm>
                        </w14:contentPart>
                        <w14:contentPart bwMode="auto" r:id="rId322">
                          <w14:nvContentPartPr>
                            <w14:cNvPr id="668" name="墨迹 668"/>
                            <w14:cNvContentPartPr/>
                          </w14:nvContentPartPr>
                          <w14:xfrm>
                            <a:off x="1904539" y="1086066"/>
                            <a:ext cx="145080" cy="170640"/>
                          </w14:xfrm>
                        </w14:contentPart>
                        <w14:contentPart bwMode="auto" r:id="rId323">
                          <w14:nvContentPartPr>
                            <w14:cNvPr id="669" name="墨迹 669"/>
                            <w14:cNvContentPartPr/>
                          </w14:nvContentPartPr>
                          <w14:xfrm>
                            <a:off x="1897699" y="1130346"/>
                            <a:ext cx="137160" cy="259200"/>
                          </w14:xfrm>
                        </w14:contentPart>
                        <w14:contentPart bwMode="auto" r:id="rId324">
                          <w14:nvContentPartPr>
                            <w14:cNvPr id="670" name="墨迹 670"/>
                            <w14:cNvContentPartPr/>
                          </w14:nvContentPartPr>
                          <w14:xfrm>
                            <a:off x="734539" y="2159586"/>
                            <a:ext cx="2333520" cy="72360"/>
                          </w14:xfrm>
                        </w14:contentPart>
                        <w14:contentPart bwMode="auto" r:id="rId325">
                          <w14:nvContentPartPr>
                            <w14:cNvPr id="671" name="墨迹 671"/>
                            <w14:cNvContentPartPr/>
                          </w14:nvContentPartPr>
                          <w14:xfrm>
                            <a:off x="3052939" y="2134746"/>
                            <a:ext cx="17640" cy="90360"/>
                          </w14:xfrm>
                        </w14:contentPart>
                        <w14:contentPart bwMode="auto" r:id="rId326">
                          <w14:nvContentPartPr>
                            <w14:cNvPr id="672" name="墨迹 672"/>
                            <w14:cNvContentPartPr/>
                          </w14:nvContentPartPr>
                          <w14:xfrm>
                            <a:off x="776299" y="796986"/>
                            <a:ext cx="44640" cy="110160"/>
                          </w14:xfrm>
                        </w14:contentPart>
                        <w14:contentPart bwMode="auto" r:id="rId327">
                          <w14:nvContentPartPr>
                            <w14:cNvPr id="673" name="墨迹 673"/>
                            <w14:cNvContentPartPr/>
                          </w14:nvContentPartPr>
                          <w14:xfrm>
                            <a:off x="819139" y="1094706"/>
                            <a:ext cx="17640" cy="808560"/>
                          </w14:xfrm>
                        </w14:contentPart>
                        <w14:contentPart bwMode="auto" r:id="rId328">
                          <w14:nvContentPartPr>
                            <w14:cNvPr id="674" name="墨迹 674"/>
                            <w14:cNvContentPartPr/>
                          </w14:nvContentPartPr>
                          <w14:xfrm>
                            <a:off x="817339" y="2043666"/>
                            <a:ext cx="18720" cy="153360"/>
                          </w14:xfrm>
                        </w14:contentPart>
                        <w14:contentPart bwMode="auto" r:id="rId329">
                          <w14:nvContentPartPr>
                            <w14:cNvPr id="675" name="墨迹 675"/>
                            <w14:cNvContentPartPr/>
                          </w14:nvContentPartPr>
                          <w14:xfrm>
                            <a:off x="799339" y="2178306"/>
                            <a:ext cx="18720" cy="79560"/>
                          </w14:xfrm>
                        </w14:contentPart>
                        <w14:contentPart bwMode="auto" r:id="rId330">
                          <w14:nvContentPartPr>
                            <w14:cNvPr id="676" name="墨迹 676"/>
                            <w14:cNvContentPartPr/>
                          </w14:nvContentPartPr>
                          <w14:xfrm>
                            <a:off x="3050779" y="403146"/>
                            <a:ext cx="28440" cy="849600"/>
                          </w14:xfrm>
                        </w14:contentPart>
                        <w14:contentPart bwMode="auto" r:id="rId331">
                          <w14:nvContentPartPr>
                            <w14:cNvPr id="677" name="墨迹 677"/>
                            <w14:cNvContentPartPr/>
                          </w14:nvContentPartPr>
                          <w14:xfrm>
                            <a:off x="3044299" y="1454346"/>
                            <a:ext cx="5400" cy="110880"/>
                          </w14:xfrm>
                        </w14:contentPart>
                        <w14:contentPart bwMode="auto" r:id="rId332">
                          <w14:nvContentPartPr>
                            <w14:cNvPr id="680" name="墨迹 680"/>
                            <w14:cNvContentPartPr/>
                          </w14:nvContentPartPr>
                          <w14:xfrm>
                            <a:off x="3043579" y="1995786"/>
                            <a:ext cx="9720" cy="223920"/>
                          </w14:xfrm>
                        </w14:contentPart>
                        <w14:contentPart bwMode="auto" r:id="rId333">
                          <w14:nvContentPartPr>
                            <w14:cNvPr id="681" name="墨迹 681"/>
                            <w14:cNvContentPartPr/>
                          </w14:nvContentPartPr>
                          <w14:xfrm>
                            <a:off x="1887619" y="1680426"/>
                            <a:ext cx="3960" cy="87480"/>
                          </w14:xfrm>
                        </w14:contentPart>
                        <w14:contentPart bwMode="auto" r:id="rId334">
                          <w14:nvContentPartPr>
                            <w14:cNvPr id="684" name="墨迹 684"/>
                            <w14:cNvContentPartPr/>
                          </w14:nvContentPartPr>
                          <w14:xfrm>
                            <a:off x="1873939" y="2046906"/>
                            <a:ext cx="16560" cy="151200"/>
                          </w14:xfrm>
                        </w14:contentPart>
                        <w14:contentPart bwMode="auto" r:id="rId335">
                          <w14:nvContentPartPr>
                            <w14:cNvPr id="685" name="墨迹 685"/>
                            <w14:cNvContentPartPr/>
                          </w14:nvContentPartPr>
                          <w14:xfrm>
                            <a:off x="1896259" y="1749906"/>
                            <a:ext cx="24480" cy="93960"/>
                          </w14:xfrm>
                        </w14:contentPart>
                        <w14:contentPart bwMode="auto" r:id="rId336">
                          <w14:nvContentPartPr>
                            <w14:cNvPr id="686" name="墨迹 686"/>
                            <w14:cNvContentPartPr/>
                          </w14:nvContentPartPr>
                          <w14:xfrm>
                            <a:off x="1897699" y="1981746"/>
                            <a:ext cx="9000" cy="183960"/>
                          </w14:xfrm>
                        </w14:contentPart>
                        <w14:contentPart bwMode="auto" r:id="rId337">
                          <w14:nvContentPartPr>
                            <w14:cNvPr id="687" name="墨迹 687"/>
                            <w14:cNvContentPartPr/>
                          </w14:nvContentPartPr>
                          <w14:xfrm>
                            <a:off x="829939" y="974106"/>
                            <a:ext cx="124200" cy="58680"/>
                          </w14:xfrm>
                        </w14:contentPart>
                        <w14:contentPart bwMode="auto" r:id="rId338">
                          <w14:nvContentPartPr>
                            <w14:cNvPr id="688" name="墨迹 688"/>
                            <w14:cNvContentPartPr/>
                          </w14:nvContentPartPr>
                          <w14:xfrm>
                            <a:off x="931099" y="1047906"/>
                            <a:ext cx="90360" cy="168120"/>
                          </w14:xfrm>
                        </w14:contentPart>
                        <w14:contentPart bwMode="auto" r:id="rId339">
                          <w14:nvContentPartPr>
                            <w14:cNvPr id="689" name="墨迹 689"/>
                            <w14:cNvContentPartPr/>
                          </w14:nvContentPartPr>
                          <w14:xfrm>
                            <a:off x="2929819" y="613386"/>
                            <a:ext cx="125640" cy="13680"/>
                          </w14:xfrm>
                        </w14:contentPart>
                        <w14:contentPart bwMode="auto" r:id="rId340">
                          <w14:nvContentPartPr>
                            <w14:cNvPr id="690" name="墨迹 690"/>
                            <w14:cNvContentPartPr/>
                          </w14:nvContentPartPr>
                          <w14:xfrm>
                            <a:off x="2884459" y="730746"/>
                            <a:ext cx="87120" cy="179280"/>
                          </w14:xfrm>
                        </w14:contentPart>
                        <w14:contentPart bwMode="auto" r:id="rId341">
                          <w14:nvContentPartPr>
                            <w14:cNvPr id="691" name="墨迹 691"/>
                            <w14:cNvContentPartPr/>
                          </w14:nvContentPartPr>
                          <w14:xfrm>
                            <a:off x="780979" y="1666386"/>
                            <a:ext cx="136440" cy="14400"/>
                          </w14:xfrm>
                        </w14:contentPart>
                        <w14:contentPart bwMode="auto" r:id="rId342">
                          <w14:nvContentPartPr>
                            <w14:cNvPr id="692" name="墨迹 692"/>
                            <w14:cNvContentPartPr/>
                          </w14:nvContentPartPr>
                          <w14:xfrm>
                            <a:off x="1191019" y="1675026"/>
                            <a:ext cx="147960" cy="15120"/>
                          </w14:xfrm>
                        </w14:contentPart>
                        <w14:contentPart bwMode="auto" r:id="rId343">
                          <w14:nvContentPartPr>
                            <w14:cNvPr id="693" name="墨迹 693"/>
                            <w14:cNvContentPartPr/>
                          </w14:nvContentPartPr>
                          <w14:xfrm>
                            <a:off x="1546699" y="1631826"/>
                            <a:ext cx="846720" cy="52560"/>
                          </w14:xfrm>
                        </w14:contentPart>
                        <w14:contentPart bwMode="auto" r:id="rId344">
                          <w14:nvContentPartPr>
                            <w14:cNvPr id="694" name="墨迹 694"/>
                            <w14:cNvContentPartPr/>
                          </w14:nvContentPartPr>
                          <w14:xfrm>
                            <a:off x="2640739" y="1652346"/>
                            <a:ext cx="424800" cy="41400"/>
                          </w14:xfrm>
                        </w14:contentPart>
                        <w14:contentPart bwMode="auto" r:id="rId345">
                          <w14:nvContentPartPr>
                            <w14:cNvPr id="695" name="墨迹 695"/>
                            <w14:cNvContentPartPr/>
                          </w14:nvContentPartPr>
                          <w14:xfrm>
                            <a:off x="784939" y="1640106"/>
                            <a:ext cx="49680" cy="69840"/>
                          </w14:xfrm>
                        </w14:contentPart>
                        <w14:contentPart bwMode="auto" r:id="rId346">
                          <w14:nvContentPartPr>
                            <w14:cNvPr id="696" name="墨迹 696"/>
                            <w14:cNvContentPartPr/>
                          </w14:nvContentPartPr>
                          <w14:xfrm>
                            <a:off x="3022339" y="1586106"/>
                            <a:ext cx="69480" cy="64800"/>
                          </w14:xfrm>
                        </w14:contentPart>
                        <w14:contentPart bwMode="auto" r:id="rId347">
                          <w14:nvContentPartPr>
                            <w14:cNvPr id="699" name="墨迹 699"/>
                            <w14:cNvContentPartPr/>
                          </w14:nvContentPartPr>
                          <w14:xfrm>
                            <a:off x="3285139" y="1356426"/>
                            <a:ext cx="78840" cy="275040"/>
                          </w14:xfrm>
                        </w14:contentPart>
                        <w14:contentPart bwMode="auto" r:id="rId348">
                          <w14:nvContentPartPr>
                            <w14:cNvPr id="700" name="墨迹 700"/>
                            <w14:cNvContentPartPr/>
                          </w14:nvContentPartPr>
                          <w14:xfrm>
                            <a:off x="3311059" y="1356426"/>
                            <a:ext cx="111240" cy="205920"/>
                          </w14:xfrm>
                        </w14:contentPart>
                        <w14:contentPart bwMode="auto" r:id="rId349">
                          <w14:nvContentPartPr>
                            <w14:cNvPr id="701" name="墨迹 701"/>
                            <w14:cNvContentPartPr/>
                          </w14:nvContentPartPr>
                          <w14:xfrm>
                            <a:off x="1871419" y="1829466"/>
                            <a:ext cx="11520" cy="65520"/>
                          </w14:xfrm>
                        </w14:contentPart>
                        <w14:contentPart bwMode="auto" r:id="rId350">
                          <w14:nvContentPartPr>
                            <w14:cNvPr id="702" name="墨迹 702"/>
                            <w14:cNvContentPartPr/>
                          </w14:nvContentPartPr>
                          <w14:xfrm>
                            <a:off x="1889059" y="2007306"/>
                            <a:ext cx="14040" cy="158040"/>
                          </w14:xfrm>
                        </w14:contentPart>
                        <w14:contentPart bwMode="auto" r:id="rId351">
                          <w14:nvContentPartPr>
                            <w14:cNvPr id="703" name="墨迹 703"/>
                            <w14:cNvContentPartPr/>
                          </w14:nvContentPartPr>
                          <w14:xfrm>
                            <a:off x="802939" y="2199906"/>
                            <a:ext cx="22680" cy="45720"/>
                          </w14:xfrm>
                        </w14:contentPart>
                        <w14:contentPart bwMode="auto" r:id="rId352">
                          <w14:nvContentPartPr>
                            <w14:cNvPr id="196" name="墨迹 196"/>
                            <w14:cNvContentPartPr/>
                          </w14:nvContentPartPr>
                          <w14:xfrm>
                            <a:off x="3060859" y="2108466"/>
                            <a:ext cx="43920" cy="72000"/>
                          </w14:xfrm>
                        </w14:contentPart>
                        <w14:contentPart bwMode="auto" r:id="rId353">
                          <w14:nvContentPartPr>
                            <w14:cNvPr id="197" name="墨迹 197"/>
                            <w14:cNvContentPartPr/>
                          </w14:nvContentPartPr>
                          <w14:xfrm>
                            <a:off x="1861699" y="2343906"/>
                            <a:ext cx="267480" cy="356040"/>
                          </w14:xfrm>
                        </w14:contentPart>
                        <w14:contentPart bwMode="auto" r:id="rId354">
                          <w14:nvContentPartPr>
                            <w14:cNvPr id="198" name="墨迹 198"/>
                            <w14:cNvContentPartPr/>
                          </w14:nvContentPartPr>
                          <w14:xfrm>
                            <a:off x="3049339" y="2160981"/>
                            <a:ext cx="6120" cy="35280"/>
                          </w14:xfrm>
                        </w14:contentPart>
                        <w14:contentPart bwMode="auto" r:id="rId355">
                          <w14:nvContentPartPr>
                            <w14:cNvPr id="199" name="墨迹 199"/>
                            <w14:cNvContentPartPr/>
                          </w14:nvContentPartPr>
                          <w14:xfrm>
                            <a:off x="3064459" y="2490381"/>
                            <a:ext cx="11880" cy="219960"/>
                          </w14:xfrm>
                        </w14:contentPart>
                        <w14:contentPart bwMode="auto" r:id="rId356">
                          <w14:nvContentPartPr>
                            <w14:cNvPr id="200" name="墨迹 200"/>
                            <w14:cNvContentPartPr/>
                          </w14:nvContentPartPr>
                          <w14:xfrm>
                            <a:off x="3035659" y="2294541"/>
                            <a:ext cx="28440" cy="434880"/>
                          </w14:xfrm>
                        </w14:contentPart>
                        <w14:contentPart bwMode="auto" r:id="rId357">
                          <w14:nvContentPartPr>
                            <w14:cNvPr id="201" name="墨迹 201"/>
                            <w14:cNvContentPartPr/>
                          </w14:nvContentPartPr>
                          <w14:xfrm>
                            <a:off x="3064459" y="3112101"/>
                            <a:ext cx="7560" cy="92880"/>
                          </w14:xfrm>
                        </w14:contentPart>
                        <w14:contentPart bwMode="auto" r:id="rId358">
                          <w14:nvContentPartPr>
                            <w14:cNvPr id="202" name="墨迹 202"/>
                            <w14:cNvContentPartPr/>
                          </w14:nvContentPartPr>
                          <w14:xfrm>
                            <a:off x="3056539" y="2880621"/>
                            <a:ext cx="10080" cy="250200"/>
                          </w14:xfrm>
                        </w14:contentPart>
                        <w14:contentPart bwMode="auto" r:id="rId359">
                          <w14:nvContentPartPr>
                            <w14:cNvPr id="203" name="墨迹 203"/>
                            <w14:cNvContentPartPr/>
                          </w14:nvContentPartPr>
                          <w14:xfrm>
                            <a:off x="1787539" y="1572021"/>
                            <a:ext cx="108000" cy="102600"/>
                          </w14:xfrm>
                        </w14:contentPart>
                        <w14:contentPart bwMode="auto" r:id="rId360">
                          <w14:nvContentPartPr>
                            <w14:cNvPr id="204" name="墨迹 204"/>
                            <w14:cNvContentPartPr/>
                          </w14:nvContentPartPr>
                          <w14:xfrm>
                            <a:off x="2103979" y="1819701"/>
                            <a:ext cx="239040" cy="226800"/>
                          </w14:xfrm>
                        </w14:contentPart>
                        <w14:contentPart bwMode="auto" r:id="rId361">
                          <w14:nvContentPartPr>
                            <w14:cNvPr id="205" name="墨迹 205"/>
                            <w14:cNvContentPartPr/>
                          </w14:nvContentPartPr>
                          <w14:xfrm>
                            <a:off x="2561179" y="2293821"/>
                            <a:ext cx="69840" cy="73080"/>
                          </w14:xfrm>
                        </w14:contentPart>
                        <w14:contentPart bwMode="auto" r:id="rId362">
                          <w14:nvContentPartPr>
                            <w14:cNvPr id="206" name="墨迹 206"/>
                            <w14:cNvContentPartPr/>
                          </w14:nvContentPartPr>
                          <w14:xfrm>
                            <a:off x="2549299" y="2252421"/>
                            <a:ext cx="312120" cy="459720"/>
                          </w14:xfrm>
                        </w14:contentPart>
                        <w14:contentPart bwMode="auto" r:id="rId363">
                          <w14:nvContentPartPr>
                            <w14:cNvPr id="207" name="墨迹 207"/>
                            <w14:cNvContentPartPr/>
                          </w14:nvContentPartPr>
                          <w14:xfrm>
                            <a:off x="2896699" y="2743821"/>
                            <a:ext cx="171720" cy="229320"/>
                          </w14:xfrm>
                        </w14:contentPart>
                        <w14:contentPart bwMode="auto" r:id="rId364">
                          <w14:nvContentPartPr>
                            <w14:cNvPr id="208" name="墨迹 208"/>
                            <w14:cNvContentPartPr/>
                          </w14:nvContentPartPr>
                          <w14:xfrm>
                            <a:off x="3061219" y="2962341"/>
                            <a:ext cx="56520" cy="70920"/>
                          </w14:xfrm>
                        </w14:contentPart>
                        <w14:contentPart bwMode="auto" r:id="rId365">
                          <w14:nvContentPartPr>
                            <w14:cNvPr id="437" name="墨迹 437"/>
                            <w14:cNvContentPartPr/>
                          </w14:nvContentPartPr>
                          <w14:xfrm>
                            <a:off x="429979" y="1575685"/>
                            <a:ext cx="212400" cy="259560"/>
                          </w14:xfrm>
                        </w14:contentPart>
                        <w14:contentPart bwMode="auto" r:id="rId366">
                          <w14:nvContentPartPr>
                            <w14:cNvPr id="438" name="墨迹 438"/>
                            <w14:cNvContentPartPr/>
                          </w14:nvContentPartPr>
                          <w14:xfrm>
                            <a:off x="3246979" y="2922085"/>
                            <a:ext cx="71640" cy="285120"/>
                          </w14:xfrm>
                        </w14:contentPart>
                      </wpc:wpc>
                    </a:graphicData>
                  </a:graphic>
                </wp:inline>
              </w:drawing>
            </mc:Choice>
            <mc:Fallback>
              <w:pict>
                <v:group w14:anchorId="0D48A08A" id="画布 658" o:spid="_x0000_s1026" editas="canvas" style="width:362.85pt;height:322.8pt;mso-position-horizontal-relative:char;mso-position-vertical-relative:line" coordsize="46081,40995" o:gfxdata="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">
                  <v:shape id="_x0000_s1027" type="#_x0000_t75" style="position:absolute;width:46081;height:40995;visibility:visible;mso-wrap-style:square" filled="t">
                    <v:fill o:detectmouseclick="t"/>
                    <v:path o:connecttype="none"/>
                  </v:shape>
                  <v:shape id="墨迹 659" o:spid="_x0000_s1028" type="#_x0000_t75" style="position:absolute;left:8450;top:7128;width:580;height:1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">
                    <v:imagedata r:id="rId367" o:title=""/>
                  </v:shape>
                  <v:shape id="墨迹 660" o:spid="_x0000_s1029" type="#_x0000_t75" style="position:absolute;left:4242;top:5604;width:511;height:3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">
                    <v:imagedata r:id="rId368" o:title=""/>
                  </v:shape>
                  <v:shape id="墨迹 661" o:spid="_x0000_s1030" type="#_x0000_t75" style="position:absolute;left:3954;top:5935;width:1738;height:2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">
                    <v:imagedata r:id="rId369" o:title=""/>
                  </v:shape>
                  <v:shape id="墨迹 662" o:spid="_x0000_s1031" type="#_x0000_t75" style="position:absolute;left:30532;top:3376;width:659;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">
                    <v:imagedata r:id="rId370" o:title=""/>
                  </v:shape>
                  <v:shape id="墨迹 663" o:spid="_x0000_s1032" type="#_x0000_t75" style="position:absolute;left:32368;top:856;width:2060;height:2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">
                    <v:imagedata r:id="rId371" o:title=""/>
                  </v:shape>
                  <v:shape id="墨迹 664" o:spid="_x0000_s1033" type="#_x0000_t75" style="position:absolute;left:33132;top:1705;width:1591;height:1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">
                    <v:imagedata r:id="rId372" o:title=""/>
                  </v:shape>
                  <v:shape id="墨迹 665" o:spid="_x0000_s1034" type="#_x0000_t75" style="position:absolute;left:8439;top:8103;width:10840;height: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">
                    <v:imagedata r:id="rId373" o:title=""/>
                  </v:shape>
                  <v:shape id="墨迹 666" o:spid="_x0000_s1035" type="#_x0000_t75" style="position:absolute;left:19113;top:3444;width:12049;height:13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">
                    <v:imagedata r:id="rId374" o:title=""/>
                  </v:shape>
                  <v:shape id="墨迹 667" o:spid="_x0000_s1036" type="#_x0000_t75" style="position:absolute;left:18802;top:16296;width:673;height: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">
                    <v:imagedata r:id="rId375" o:title=""/>
                  </v:shape>
                  <v:shape id="墨迹 668" o:spid="_x0000_s1037" type="#_x0000_t75" style="position:absolute;left:18865;top:10680;width:1807;height:2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">
                    <v:imagedata r:id="rId376" o:title=""/>
                  </v:shape>
                  <v:shape id="墨迹 669" o:spid="_x0000_s1038" type="#_x0000_t75" style="position:absolute;left:18797;top:11123;width:1727;height:2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">
                    <v:imagedata r:id="rId377" o:title=""/>
                  </v:shape>
                  <v:shape id="墨迹 670" o:spid="_x0000_s1039" type="#_x0000_t75" style="position:absolute;left:7165;top:21415;width:23691;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">
                    <v:imagedata r:id="rId378" o:title=""/>
                  </v:shape>
                  <v:shape id="墨迹 671" o:spid="_x0000_s1040" type="#_x0000_t75" style="position:absolute;left:30349;top:21167;width:533;height:1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">
                    <v:imagedata r:id="rId379" o:title=""/>
                  </v:shape>
                  <v:shape id="墨迹 672" o:spid="_x0000_s1041" type="#_x0000_t75" style="position:absolute;left:7582;top:7789;width:803;height:1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">
                    <v:imagedata r:id="rId380" o:title=""/>
                  </v:shape>
                  <v:shape id="墨迹 673" o:spid="_x0000_s1042" type="#_x0000_t75" style="position:absolute;left:8007;top:10767;width:540;height:8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">
                    <v:imagedata r:id="rId381" o:title=""/>
                  </v:shape>
                  <v:shape id="墨迹 674" o:spid="_x0000_s1043" type="#_x0000_t75" style="position:absolute;left:7993;top:20257;width:543;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">
                    <v:imagedata r:id="rId382" o:title=""/>
                  </v:shape>
                  <v:shape id="墨迹 675" o:spid="_x0000_s1044" type="#_x0000_t75" style="position:absolute;left:7816;top:21603;width:537;height:1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">
                    <v:imagedata r:id="rId383" o:title=""/>
                  </v:shape>
                  <v:shape id="墨迹 676" o:spid="_x0000_s1045" type="#_x0000_t75" style="position:absolute;left:30327;top:3851;width:641;height:8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">
                    <v:imagedata r:id="rId384" o:title=""/>
                  </v:shape>
                  <v:shape id="墨迹 677" o:spid="_x0000_s1046" type="#_x0000_t75" style="position:absolute;left:30250;top:14363;width:435;height:1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">
                    <v:imagedata r:id="rId385" o:title=""/>
                  </v:shape>
                  <v:shape id="墨迹 680" o:spid="_x0000_s1047" type="#_x0000_t75" style="position:absolute;left:30262;top:19778;width:441;height:2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">
                    <v:imagedata r:id="rId386" o:title=""/>
                  </v:shape>
                  <v:shape id="墨迹 681" o:spid="_x0000_s1048" type="#_x0000_t75" style="position:absolute;left:18696;top:16625;width:396;height:1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">
                    <v:imagedata r:id="rId387" o:title=""/>
                  </v:shape>
                  <v:shape id="墨迹 684" o:spid="_x0000_s1049" type="#_x0000_t75" style="position:absolute;left:18559;top:20289;width:522;height:1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">
                    <v:imagedata r:id="rId388" o:title=""/>
                  </v:shape>
                  <v:shape id="墨迹 685" o:spid="_x0000_s1050" type="#_x0000_t75" style="position:absolute;left:18782;top:17318;width:601;height:1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">
                    <v:imagedata r:id="rId389" o:title=""/>
                  </v:shape>
                  <v:shape id="墨迹 686" o:spid="_x0000_s1051" type="#_x0000_t75" style="position:absolute;left:18796;top:19637;width:447;height:2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">
                    <v:imagedata r:id="rId390" o:title=""/>
                  </v:shape>
                  <v:shape id="墨迹 687" o:spid="_x0000_s1052" type="#_x0000_t75" style="position:absolute;left:8118;top:9559;width:1600;height: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">
                    <v:imagedata r:id="rId391" o:title=""/>
                  </v:shape>
                  <v:shape id="墨迹 688" o:spid="_x0000_s1053" type="#_x0000_t75" style="position:absolute;left:9130;top:10299;width:1260;height:2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">
                    <v:imagedata r:id="rId392" o:title=""/>
                  </v:shape>
                  <v:shape id="墨迹 689" o:spid="_x0000_s1054" type="#_x0000_t75" style="position:absolute;left:29118;top:5953;width:1612;height: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">
                    <v:imagedata r:id="rId393" o:title=""/>
                  </v:shape>
                  <v:shape id="墨迹 690" o:spid="_x0000_s1055" type="#_x0000_t75" style="position:absolute;left:28664;top:7127;width:1228;height:2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">
                    <v:imagedata r:id="rId394" o:title=""/>
                  </v:shape>
                  <v:shape id="墨迹 691" o:spid="_x0000_s1056" type="#_x0000_t75" style="position:absolute;left:7629;top:16483;width:1721;height: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">
                    <v:imagedata r:id="rId395" o:title=""/>
                  </v:shape>
                  <v:shape id="墨迹 692" o:spid="_x0000_s1057" type="#_x0000_t75" style="position:absolute;left:11730;top:16570;width:1835;height: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">
                    <v:imagedata r:id="rId396" o:title=""/>
                  </v:shape>
                  <v:shape id="墨迹 693" o:spid="_x0000_s1058" type="#_x0000_t75" style="position:absolute;left:15286;top:16138;width:8824;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">
                    <v:imagedata r:id="rId397" o:title=""/>
                  </v:shape>
                  <v:shape id="墨迹 694" o:spid="_x0000_s1059" type="#_x0000_t75" style="position:absolute;left:26227;top:16343;width:4604;height: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">
                    <v:imagedata r:id="rId398" o:title=""/>
                  </v:shape>
                  <v:shape id="墨迹 695" o:spid="_x0000_s1060" type="#_x0000_t75" style="position:absolute;left:7669;top:16220;width:853;height:1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">
                    <v:imagedata r:id="rId399" o:title=""/>
                  </v:shape>
                  <v:shape id="墨迹 696" o:spid="_x0000_s1061" type="#_x0000_t75" style="position:absolute;left:30043;top:15681;width:1051;height:1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">
                    <v:imagedata r:id="rId400" o:title=""/>
                  </v:shape>
                  <v:shape id="墨迹 699" o:spid="_x0000_s1062" type="#_x0000_t75" style="position:absolute;left:32671;top:13384;width:1145;height: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">
                    <v:imagedata r:id="rId401" o:title=""/>
                  </v:shape>
                  <v:shape id="墨迹 700" o:spid="_x0000_s1063" type="#_x0000_t75" style="position:absolute;left:32931;top:13384;width:1467;height:2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">
                    <v:imagedata r:id="rId402" o:title=""/>
                  </v:shape>
                  <v:shape id="墨迹 701" o:spid="_x0000_s1064" type="#_x0000_t75" style="position:absolute;left:18534;top:18114;width:471;height:1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">
                    <v:imagedata r:id="rId403" o:title=""/>
                  </v:shape>
                  <v:shape id="墨迹 702" o:spid="_x0000_s1065" type="#_x0000_t75" style="position:absolute;left:18710;top:19893;width:497;height:1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">
                    <v:imagedata r:id="rId404" o:title=""/>
                  </v:shape>
                  <v:shape id="墨迹 703" o:spid="_x0000_s1066" type="#_x0000_t75" style="position:absolute;left:7849;top:21819;width:583;height: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">
                    <v:imagedata r:id="rId405" o:title=""/>
                  </v:shape>
                  <v:shape id="墨迹 196" o:spid="_x0000_s1067" type="#_x0000_t75" style="position:absolute;left:30428;top:20904;width:796;height:1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">
                    <v:imagedata r:id="rId406" o:title=""/>
                  </v:shape>
                  <v:shape id="墨迹 197" o:spid="_x0000_s1068" type="#_x0000_t75" style="position:absolute;left:18436;top:23259;width:3032;height:3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">
                    <v:imagedata r:id="rId407" o:title=""/>
                  </v:shape>
                  <v:shape id="墨迹 198" o:spid="_x0000_s1069" type="#_x0000_t75" style="position:absolute;left:30323;top:21429;width:398;height: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">
                    <v:imagedata r:id="rId408" o:title=""/>
                  </v:shape>
                  <v:shape id="墨迹 199" o:spid="_x0000_s1070" type="#_x0000_t75" style="position:absolute;left:30458;top:24723;width:487;height:2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">
                    <v:imagedata r:id="rId409" o:title=""/>
                  </v:shape>
                  <v:shape id="墨迹 200" o:spid="_x0000_s1071" type="#_x0000_t75" style="position:absolute;left:30176;top:22765;width:641;height:4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">
                    <v:imagedata r:id="rId410" o:title=""/>
                  </v:shape>
                  <v:shape id="墨迹 201" o:spid="_x0000_s1072" type="#_x0000_t75" style="position:absolute;left:30464;top:30941;width:432;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">
                    <v:imagedata r:id="rId411" o:title=""/>
                  </v:shape>
                  <v:shape id="墨迹 202" o:spid="_x0000_s1073" type="#_x0000_t75" style="position:absolute;left:30378;top:28626;width:471;height: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">
                    <v:imagedata r:id="rId412" o:title=""/>
                  </v:shape>
                  <v:shape id="墨迹 203" o:spid="_x0000_s1074" type="#_x0000_t75" style="position:absolute;left:17695;top:15540;width:1436;height:1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">
                    <v:imagedata r:id="rId413" o:title=""/>
                  </v:shape>
                  <v:shape id="墨迹 204" o:spid="_x0000_s1075" type="#_x0000_t75" style="position:absolute;left:20859;top:18016;width:2747;height:2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">
                    <v:imagedata r:id="rId414" o:title=""/>
                  </v:shape>
                  <v:shape id="墨迹 205" o:spid="_x0000_s1076" type="#_x0000_t75" style="position:absolute;left:25431;top:22758;width:1055;height: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">
                    <v:imagedata r:id="rId415" o:title=""/>
                  </v:shape>
                  <v:shape id="墨迹 206" o:spid="_x0000_s1077" type="#_x0000_t75" style="position:absolute;left:25312;top:22344;width:3478;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">
                    <v:imagedata r:id="rId416" o:title=""/>
                  </v:shape>
                  <v:shape id="墨迹 207" o:spid="_x0000_s1078" type="#_x0000_t75" style="position:absolute;left:28786;top:27258;width:2074;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">
                    <v:imagedata r:id="rId417" o:title=""/>
                  </v:shape>
                  <v:shape id="墨迹 208" o:spid="_x0000_s1079" type="#_x0000_t75" style="position:absolute;left:30432;top:29443;width:921;height:1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">
                    <v:imagedata r:id="rId418" o:title=""/>
                  </v:shape>
                  <v:shape id="墨迹 437" o:spid="_x0000_s1080" type="#_x0000_t75" style="position:absolute;left:4119;top:15576;width:2481;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">
                    <v:imagedata r:id="rId419" o:title=""/>
                  </v:shape>
                  <v:shape id="墨迹 438" o:spid="_x0000_s1081" type="#_x0000_t75" style="position:absolute;left:32288;top:29040;width:1075;height:3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">
                    <v:imagedata r:id="rId420" o:title=""/>
                  </v:shape>
                  <w10:anchorlock/>
                </v:group>
              </w:pict>
            </mc:Fallback>
          </mc:AlternateContent>
        </w:r>
      </w:del>
    </w:p>
    <w:p w14:paraId="1533A246" w14:textId="0E5F7174" w:rsidR="002C6FDA" w:rsidRDefault="002C6FDA" w:rsidP="00EE3EB1">
      <w:pPr>
        <w:pStyle w:val="a9"/>
        <w:ind w:left="1360" w:firstLineChars="0" w:firstLine="0"/>
      </w:pPr>
      <w:r>
        <w:rPr>
          <w:rFonts w:hint="eastAsia"/>
        </w:rPr>
        <w:t>记</w:t>
      </w:r>
      <w:r>
        <w:rPr>
          <w:rFonts w:hint="eastAsia"/>
        </w:rPr>
        <w:t>B</w:t>
      </w:r>
      <w:r>
        <w:rPr>
          <w:rFonts w:hint="eastAsia"/>
        </w:rPr>
        <w:t>点同</w:t>
      </w:r>
      <w:r>
        <w:rPr>
          <w:rFonts w:hint="eastAsia"/>
        </w:rPr>
        <w:t>1</w:t>
      </w:r>
      <w:r>
        <w:rPr>
          <w:rFonts w:hint="eastAsia"/>
        </w:rPr>
        <w:t>）证明中的定义，</w:t>
      </w:r>
      <w:r>
        <w:rPr>
          <w:rFonts w:hint="eastAsia"/>
        </w:rPr>
        <w:t>R</w:t>
      </w:r>
      <w:r>
        <w:rPr>
          <w:rFonts w:hint="eastAsia"/>
        </w:rPr>
        <w:t>分别在</w:t>
      </w:r>
      <w:r>
        <w:rPr>
          <w:rFonts w:hint="eastAsia"/>
        </w:rPr>
        <w:t>P</w:t>
      </w:r>
      <w:r>
        <w:rPr>
          <w:rFonts w:hint="eastAsia"/>
        </w:rPr>
        <w:t>，</w:t>
      </w:r>
      <w:r>
        <w:rPr>
          <w:rFonts w:hint="eastAsia"/>
        </w:rPr>
        <w:t>Q</w:t>
      </w:r>
      <w:r>
        <w:rPr>
          <w:rFonts w:hint="eastAsia"/>
        </w:rPr>
        <w:t>引出的地面的垂线上的投影是</w:t>
      </w:r>
      <w:r>
        <w:rPr>
          <w:rFonts w:hint="eastAsia"/>
        </w:rPr>
        <w:t>C</w:t>
      </w:r>
      <w:r>
        <w:rPr>
          <w:rFonts w:hint="eastAsia"/>
        </w:rPr>
        <w:t>，</w:t>
      </w:r>
      <w:r>
        <w:rPr>
          <w:rFonts w:hint="eastAsia"/>
        </w:rPr>
        <w:t>A</w:t>
      </w:r>
      <w:r>
        <w:rPr>
          <w:rFonts w:hint="eastAsia"/>
        </w:rPr>
        <w:t>，</w:t>
      </w:r>
      <w:r>
        <w:rPr>
          <w:rFonts w:hint="eastAsia"/>
          <w:i/>
          <w:iCs/>
        </w:rPr>
        <w:t>l</w:t>
      </w:r>
      <w:r>
        <w:rPr>
          <w:rFonts w:hint="eastAsia"/>
        </w:rPr>
        <w:t>为</w:t>
      </w:r>
      <w:r>
        <w:rPr>
          <w:rFonts w:hint="eastAsia"/>
        </w:rPr>
        <w:t>PQ</w:t>
      </w:r>
      <w:r>
        <w:rPr>
          <w:rFonts w:hint="eastAsia"/>
        </w:rPr>
        <w:t>在地面上的投影的距离，</w:t>
      </w:r>
      <w:r>
        <w:rPr>
          <w:rFonts w:hint="eastAsia"/>
        </w:rPr>
        <w:t>s=RC</w:t>
      </w:r>
      <w:r>
        <w:rPr>
          <w:rFonts w:hint="eastAsia"/>
        </w:rPr>
        <w:t>，</w:t>
      </w:r>
      <w:r>
        <w:rPr>
          <w:rFonts w:hint="eastAsia"/>
        </w:rPr>
        <w:t>t=RA</w:t>
      </w:r>
      <w:r>
        <w:rPr>
          <w:rFonts w:hint="eastAsia"/>
        </w:rPr>
        <w:t>，</w:t>
      </w:r>
      <w:r>
        <w:rPr>
          <w:rFonts w:hint="eastAsia"/>
        </w:rPr>
        <w:t>x</w:t>
      </w:r>
      <w:r>
        <w:rPr>
          <w:rFonts w:hint="eastAsia"/>
        </w:rPr>
        <w:t>为</w:t>
      </w:r>
      <w:r>
        <w:rPr>
          <w:rFonts w:hint="eastAsia"/>
        </w:rPr>
        <w:t>P</w:t>
      </w:r>
      <w:r>
        <w:rPr>
          <w:rFonts w:hint="eastAsia"/>
        </w:rPr>
        <w:t>的纵坐标，</w:t>
      </w:r>
      <w:r>
        <w:rPr>
          <w:rFonts w:hint="eastAsia"/>
        </w:rPr>
        <w:t>y</w:t>
      </w:r>
      <w:r>
        <w:rPr>
          <w:rFonts w:hint="eastAsia"/>
        </w:rPr>
        <w:t>为</w:t>
      </w:r>
      <w:r>
        <w:rPr>
          <w:rFonts w:hint="eastAsia"/>
        </w:rPr>
        <w:t>Q</w:t>
      </w:r>
      <w:r>
        <w:rPr>
          <w:rFonts w:hint="eastAsia"/>
        </w:rPr>
        <w:t>的纵坐标，我们先来求解</w:t>
      </w:r>
      <w:r>
        <w:rPr>
          <w:rFonts w:hint="eastAsia"/>
        </w:rPr>
        <w:t>s</w:t>
      </w:r>
      <w:r>
        <w:rPr>
          <w:rFonts w:hint="eastAsia"/>
        </w:rPr>
        <w:t>和</w:t>
      </w:r>
      <w:r>
        <w:rPr>
          <w:rFonts w:hint="eastAsia"/>
        </w:rPr>
        <w:t>t</w:t>
      </w:r>
    </w:p>
    <w:p w14:paraId="7E902310" w14:textId="3395D323" w:rsidR="002C6FDA" w:rsidRDefault="002C6FDA" w:rsidP="00EE3EB1">
      <w:pPr>
        <w:pStyle w:val="a9"/>
        <w:ind w:left="1360" w:firstLineChars="0" w:firstLine="0"/>
      </w:pPr>
      <w:r>
        <w:rPr>
          <w:rFonts w:hint="eastAsia"/>
        </w:rPr>
        <w:t>由∠</w:t>
      </w:r>
      <w:r>
        <w:rPr>
          <w:rFonts w:hint="eastAsia"/>
        </w:rPr>
        <w:t>RPC</w:t>
      </w:r>
      <w:r>
        <w:rPr>
          <w:rFonts w:hint="eastAsia"/>
        </w:rPr>
        <w:t>和∠</w:t>
      </w:r>
      <w:r>
        <w:rPr>
          <w:rFonts w:hint="eastAsia"/>
        </w:rPr>
        <w:t>RQA</w:t>
      </w:r>
      <w:r>
        <w:rPr>
          <w:rFonts w:hint="eastAsia"/>
        </w:rPr>
        <w:t>等于</w:t>
      </w:r>
      <m:oMath>
        <m:r>
          <m:rPr>
            <m:sty m:val="p"/>
          </m:rPr>
          <w:rPr>
            <w:rFonts w:ascii="Cambria Math" w:hAnsi="Cambria Math"/>
          </w:rPr>
          <m:t>θ</m:t>
        </m:r>
      </m:oMath>
      <w:r>
        <w:rPr>
          <w:rFonts w:hint="eastAsia"/>
        </w:rPr>
        <w:t>可以知道：</w:t>
      </w:r>
    </w:p>
    <w:p w14:paraId="15D1A508" w14:textId="19C148B8" w:rsidR="002C6FDA" w:rsidRPr="002C6FDA" w:rsidRDefault="002C6FDA" w:rsidP="00EE3EB1">
      <w:pPr>
        <w:pStyle w:val="a9"/>
        <w:ind w:left="1360" w:firstLineChars="0" w:firstLine="0"/>
        <w:rPr>
          <w:iCs/>
        </w:rPr>
      </w:pPr>
      <m:oMathPara>
        <m:oMath>
          <m:r>
            <m:rPr>
              <m:sty m:val="p"/>
            </m:rPr>
            <w:rPr>
              <w:rFonts w:ascii="Cambria Math" w:hAnsi="Cambria Math"/>
            </w:rPr>
            <m:t>P</m:t>
          </m:r>
          <m:r>
            <m:rPr>
              <m:sty m:val="p"/>
            </m:rPr>
            <w:rPr>
              <w:rFonts w:ascii="Cambria Math" w:hAnsi="Cambria Math" w:hint="eastAsia"/>
            </w:rPr>
            <m:t>C</m:t>
          </m:r>
          <m:r>
            <m:rPr>
              <m:sty m:val="p"/>
            </m:rPr>
            <w:rPr>
              <w:rFonts w:ascii="Cambria Math" w:hAnsi="Cambria Math"/>
            </w:rPr>
            <m:t>=s</m:t>
          </m:r>
          <m:func>
            <m:funcPr>
              <m:ctrlPr>
                <w:rPr>
                  <w:rFonts w:ascii="Cambria Math" w:hAnsi="Cambria Math"/>
                </w:rPr>
              </m:ctrlPr>
            </m:funcPr>
            <m:fName>
              <m:r>
                <m:rPr>
                  <m:sty m:val="p"/>
                </m:rPr>
                <w:rPr>
                  <w:rFonts w:ascii="Cambria Math" w:hAnsi="Cambria Math"/>
                </w:rPr>
                <m:t>cot</m:t>
              </m:r>
            </m:fName>
            <m:e>
              <m:r>
                <m:rPr>
                  <m:sty m:val="p"/>
                </m:rPr>
                <w:rPr>
                  <w:rFonts w:ascii="Cambria Math" w:hAnsi="Cambria Math"/>
                </w:rPr>
                <m:t>θ</m:t>
              </m:r>
            </m:e>
          </m:func>
          <m:r>
            <w:rPr>
              <w:rFonts w:ascii="Cambria Math" w:hAnsi="Cambria Math" w:hint="eastAsia"/>
            </w:rPr>
            <m:t>；</m:t>
          </m:r>
          <m:r>
            <m:rPr>
              <m:sty m:val="p"/>
            </m:rPr>
            <w:rPr>
              <w:rFonts w:ascii="Cambria Math" w:hAnsi="Cambria Math"/>
            </w:rPr>
            <m:t>AB=</m:t>
          </m:r>
          <m:r>
            <m:rPr>
              <m:sty m:val="p"/>
            </m:rPr>
            <w:rPr>
              <w:rFonts w:ascii="Cambria Math" w:hAnsi="Cambria Math" w:hint="eastAsia"/>
            </w:rPr>
            <m:t>QA=t</m:t>
          </m:r>
          <m:func>
            <m:funcPr>
              <m:ctrlPr>
                <w:rPr>
                  <w:rFonts w:ascii="Cambria Math" w:hAnsi="Cambria Math"/>
                  <w:iCs/>
                </w:rPr>
              </m:ctrlPr>
            </m:funcPr>
            <m:fName>
              <m:r>
                <m:rPr>
                  <m:sty m:val="p"/>
                </m:rPr>
                <w:rPr>
                  <w:rFonts w:ascii="Cambria Math" w:hAnsi="Cambria Math"/>
                </w:rPr>
                <m:t>cot</m:t>
              </m:r>
            </m:fName>
            <m:e>
              <m:r>
                <m:rPr>
                  <m:sty m:val="p"/>
                </m:rPr>
                <w:rPr>
                  <w:rFonts w:ascii="Cambria Math" w:hAnsi="Cambria Math"/>
                </w:rPr>
                <m:t>θ</m:t>
              </m:r>
            </m:e>
          </m:func>
        </m:oMath>
      </m:oMathPara>
    </w:p>
    <w:p w14:paraId="2DB2E4DB" w14:textId="6CC42E7F" w:rsidR="002C6FDA" w:rsidRDefault="002C6FDA" w:rsidP="00EE3EB1">
      <w:pPr>
        <w:pStyle w:val="a9"/>
        <w:ind w:left="1360" w:firstLineChars="0" w:firstLine="0"/>
        <w:rPr>
          <w:iCs/>
        </w:rPr>
      </w:pPr>
      <w:r>
        <w:rPr>
          <w:rFonts w:hint="eastAsia"/>
          <w:iCs/>
        </w:rPr>
        <w:t>而我们注意到</w:t>
      </w:r>
      <w:r>
        <w:rPr>
          <w:rFonts w:hint="eastAsia"/>
          <w:iCs/>
        </w:rPr>
        <w:t>R</w:t>
      </w:r>
      <w:r>
        <w:rPr>
          <w:rFonts w:hint="eastAsia"/>
          <w:iCs/>
        </w:rPr>
        <w:t>的纵坐标可以有两种方式表示（左右两边表示）</w:t>
      </w:r>
      <w:r>
        <w:rPr>
          <w:rFonts w:hint="eastAsia"/>
          <w:iCs/>
        </w:rPr>
        <w:t>:</w:t>
      </w:r>
    </w:p>
    <w:p w14:paraId="139A3651" w14:textId="1B5E3649" w:rsidR="002C6FDA" w:rsidRPr="009E4228" w:rsidRDefault="002C6FDA" w:rsidP="000A3066">
      <w:pPr>
        <w:pStyle w:val="a9"/>
        <w:ind w:left="1360" w:firstLineChars="0" w:firstLine="0"/>
        <w:jc w:val="center"/>
        <w:rPr>
          <w:iCs/>
        </w:rPr>
      </w:pPr>
      <w:r>
        <w:rPr>
          <w:iCs/>
        </w:rPr>
        <w:t>x-PC=y-QA</w:t>
      </w:r>
      <w:r w:rsidR="006730CB">
        <w:rPr>
          <w:iCs/>
        </w:rPr>
        <w:t>&gt;0</w:t>
      </w:r>
    </w:p>
    <w:p w14:paraId="3D38BBF1" w14:textId="2FDB1E49" w:rsidR="002C6FDA" w:rsidRDefault="002C6FDA" w:rsidP="00EE3EB1">
      <w:pPr>
        <w:pStyle w:val="a9"/>
        <w:ind w:left="1360" w:firstLineChars="0" w:firstLine="0"/>
        <w:rPr>
          <w:iCs/>
        </w:rPr>
      </w:pPr>
      <w:r>
        <w:rPr>
          <w:rFonts w:hint="eastAsia"/>
          <w:iCs/>
        </w:rPr>
        <w:t>联立，有：</w:t>
      </w:r>
    </w:p>
    <w:p w14:paraId="0425A785" w14:textId="66C2530B" w:rsidR="002C6FDA" w:rsidRPr="006730CB" w:rsidRDefault="006730CB" w:rsidP="00EE3EB1">
      <w:pPr>
        <w:pStyle w:val="a9"/>
        <w:ind w:left="1360" w:firstLineChars="0" w:firstLine="0"/>
        <w:rPr>
          <w:iCs/>
        </w:rPr>
      </w:pPr>
      <m:oMathPara>
        <m:oMath>
          <m:r>
            <w:rPr>
              <w:rFonts w:ascii="Cambria Math" w:hAnsi="Cambria Math"/>
            </w:rPr>
            <m:t>x</m:t>
          </m:r>
          <m:r>
            <m:rPr>
              <m:sty m:val="p"/>
            </m:rPr>
            <w:rPr>
              <w:rFonts w:ascii="Cambria Math" w:hAnsi="Cambria Math"/>
            </w:rPr>
            <m:t>-s</m:t>
          </m:r>
          <m:func>
            <m:funcPr>
              <m:ctrlPr>
                <w:rPr>
                  <w:rFonts w:ascii="Cambria Math" w:hAnsi="Cambria Math"/>
                </w:rPr>
              </m:ctrlPr>
            </m:funcPr>
            <m:fName>
              <m:r>
                <m:rPr>
                  <m:sty m:val="p"/>
                </m:rPr>
                <w:rPr>
                  <w:rFonts w:ascii="Cambria Math" w:hAnsi="Cambria Math"/>
                </w:rPr>
                <m:t>cot</m:t>
              </m:r>
            </m:fName>
            <m:e>
              <m:r>
                <m:rPr>
                  <m:sty m:val="p"/>
                </m:rPr>
                <w:rPr>
                  <w:rFonts w:ascii="Cambria Math" w:hAnsi="Cambria Math"/>
                </w:rPr>
                <m:t>θ</m:t>
              </m:r>
            </m:e>
          </m:func>
          <m:r>
            <w:rPr>
              <w:rFonts w:ascii="Cambria Math" w:hAnsi="Cambria Math"/>
            </w:rPr>
            <m:t>=y-</m:t>
          </m:r>
          <m:r>
            <m:rPr>
              <m:sty m:val="p"/>
            </m:rPr>
            <w:rPr>
              <w:rFonts w:ascii="Cambria Math" w:hAnsi="Cambria Math" w:hint="eastAsia"/>
            </w:rPr>
            <m:t>t</m:t>
          </m:r>
          <m:func>
            <m:funcPr>
              <m:ctrlPr>
                <w:rPr>
                  <w:rFonts w:ascii="Cambria Math" w:hAnsi="Cambria Math"/>
                  <w:iCs/>
                </w:rPr>
              </m:ctrlPr>
            </m:funcPr>
            <m:fName>
              <m:r>
                <m:rPr>
                  <m:sty m:val="p"/>
                </m:rPr>
                <w:rPr>
                  <w:rFonts w:ascii="Cambria Math" w:hAnsi="Cambria Math"/>
                </w:rPr>
                <m:t>cot</m:t>
              </m:r>
            </m:fName>
            <m:e>
              <m:r>
                <m:rPr>
                  <m:sty m:val="p"/>
                </m:rPr>
                <w:rPr>
                  <w:rFonts w:ascii="Cambria Math" w:hAnsi="Cambria Math"/>
                </w:rPr>
                <m:t>θ</m:t>
              </m:r>
            </m:e>
          </m:func>
        </m:oMath>
      </m:oMathPara>
    </w:p>
    <w:p w14:paraId="3B650ECA" w14:textId="7A36AF6E" w:rsidR="006730CB" w:rsidRPr="000A3066" w:rsidRDefault="0010783A" w:rsidP="006730CB">
      <w:pPr>
        <w:pStyle w:val="a9"/>
        <w:ind w:left="1360" w:firstLineChars="0" w:firstLine="0"/>
        <w:rPr>
          <w:iCs/>
        </w:rPr>
      </w:pPr>
      <m:oMathPara>
        <m:oMath>
          <m:d>
            <m:dPr>
              <m:ctrlPr>
                <w:rPr>
                  <w:rFonts w:ascii="Cambria Math" w:hAnsi="Cambria Math"/>
                  <w:iCs/>
                </w:rPr>
              </m:ctrlPr>
            </m:dPr>
            <m:e>
              <m:r>
                <m:rPr>
                  <m:sty m:val="p"/>
                </m:rPr>
                <w:rPr>
                  <w:rFonts w:ascii="Cambria Math" w:hAnsi="Cambria Math"/>
                </w:rPr>
                <m:t>s-t</m:t>
              </m:r>
            </m:e>
          </m:d>
          <m:func>
            <m:funcPr>
              <m:ctrlPr>
                <w:rPr>
                  <w:rFonts w:ascii="Cambria Math" w:hAnsi="Cambria Math"/>
                  <w:iCs/>
                </w:rPr>
              </m:ctrlPr>
            </m:funcPr>
            <m:fName>
              <m:r>
                <m:rPr>
                  <m:sty m:val="p"/>
                </m:rPr>
                <w:rPr>
                  <w:rFonts w:ascii="Cambria Math" w:hAnsi="Cambria Math"/>
                </w:rPr>
                <m:t>cot</m:t>
              </m:r>
            </m:fName>
            <m:e>
              <m:r>
                <m:rPr>
                  <m:sty m:val="p"/>
                </m:rPr>
                <w:rPr>
                  <w:rFonts w:ascii="Cambria Math" w:hAnsi="Cambria Math"/>
                </w:rPr>
                <m:t>θ</m:t>
              </m:r>
            </m:e>
          </m:func>
          <m:r>
            <w:rPr>
              <w:rFonts w:ascii="Cambria Math" w:hAnsi="Cambria Math"/>
            </w:rPr>
            <m:t>=x-y</m:t>
          </m:r>
          <m:d>
            <m:dPr>
              <m:ctrlPr>
                <w:rPr>
                  <w:rFonts w:ascii="Cambria Math" w:hAnsi="Cambria Math"/>
                  <w:i/>
                  <w:iCs/>
                </w:rPr>
              </m:ctrlPr>
            </m:dPr>
            <m:e>
              <m:r>
                <w:rPr>
                  <w:rFonts w:ascii="Cambria Math" w:hAnsi="Cambria Math" w:hint="eastAsia"/>
                </w:rPr>
                <m:t>联立</m:t>
              </m:r>
            </m:e>
          </m:d>
        </m:oMath>
      </m:oMathPara>
    </w:p>
    <w:p w14:paraId="694573B4" w14:textId="14514910" w:rsidR="006730CB" w:rsidRPr="006730CB" w:rsidRDefault="0010783A" w:rsidP="006730CB">
      <w:pPr>
        <w:pStyle w:val="a9"/>
        <w:ind w:left="1360" w:firstLineChars="0" w:firstLine="0"/>
        <w:rPr>
          <w:iCs/>
        </w:rPr>
      </w:pPr>
      <m:oMathPara>
        <m:oMath>
          <m:d>
            <m:dPr>
              <m:ctrlPr>
                <w:rPr>
                  <w:rFonts w:ascii="Cambria Math" w:hAnsi="Cambria Math"/>
                  <w:iCs/>
                </w:rPr>
              </m:ctrlPr>
            </m:dPr>
            <m:e>
              <m:r>
                <m:rPr>
                  <m:sty m:val="p"/>
                </m:rPr>
                <w:rPr>
                  <w:rFonts w:ascii="Cambria Math" w:hAnsi="Cambria Math"/>
                </w:rPr>
                <m:t>s-t</m:t>
              </m:r>
            </m:e>
          </m:d>
          <m:r>
            <w:rPr>
              <w:rFonts w:ascii="Cambria Math" w:hAnsi="Cambria Math"/>
            </w:rPr>
            <m:t>=</m:t>
          </m:r>
          <m:d>
            <m:dPr>
              <m:ctrlPr>
                <w:rPr>
                  <w:rFonts w:ascii="Cambria Math" w:hAnsi="Cambria Math"/>
                  <w:i/>
                  <w:iCs/>
                </w:rPr>
              </m:ctrlPr>
            </m:dPr>
            <m:e>
              <m:r>
                <w:rPr>
                  <w:rFonts w:ascii="Cambria Math" w:hAnsi="Cambria Math"/>
                </w:rPr>
                <m:t>x-y</m:t>
              </m:r>
            </m:e>
          </m:d>
          <m:func>
            <m:funcPr>
              <m:ctrlPr>
                <w:rPr>
                  <w:rFonts w:ascii="Cambria Math" w:hAnsi="Cambria Math"/>
                  <w:i/>
                  <w:iCs/>
                </w:rPr>
              </m:ctrlPr>
            </m:funcPr>
            <m:fName>
              <m:r>
                <m:rPr>
                  <m:sty m:val="p"/>
                </m:rPr>
                <w:rPr>
                  <w:rFonts w:ascii="Cambria Math" w:hAnsi="Cambria Math"/>
                </w:rPr>
                <m:t>tan</m:t>
              </m:r>
            </m:fName>
            <m:e>
              <m:r>
                <w:rPr>
                  <w:rFonts w:ascii="Cambria Math" w:hAnsi="Cambria Math"/>
                </w:rPr>
                <m:t>θ</m:t>
              </m:r>
            </m:e>
          </m:func>
          <m:r>
            <m:rPr>
              <m:sty m:val="p"/>
            </m:rPr>
            <w:rPr>
              <w:rFonts w:ascii="Cambria Math" w:hAnsi="Cambria Math"/>
            </w:rPr>
            <m:t>(</m:t>
          </m:r>
          <m:r>
            <m:rPr>
              <m:sty m:val="p"/>
            </m:rPr>
            <w:rPr>
              <w:rFonts w:ascii="Cambria Math" w:hAnsi="Cambria Math" w:hint="eastAsia"/>
            </w:rPr>
            <m:t>移项</m:t>
          </m:r>
          <m:r>
            <m:rPr>
              <m:sty m:val="p"/>
            </m:rPr>
            <w:rPr>
              <w:rFonts w:ascii="Cambria Math" w:hAnsi="Cambria Math"/>
            </w:rPr>
            <m:t>)</m:t>
          </m:r>
        </m:oMath>
      </m:oMathPara>
    </w:p>
    <w:p w14:paraId="4C6F8874" w14:textId="321B49C1" w:rsidR="006730CB" w:rsidRDefault="006730CB" w:rsidP="006730CB">
      <w:pPr>
        <w:pStyle w:val="a9"/>
        <w:ind w:left="1360" w:firstLineChars="0" w:firstLine="0"/>
        <w:rPr>
          <w:iCs/>
        </w:rPr>
      </w:pPr>
      <w:r>
        <w:rPr>
          <w:rFonts w:hint="eastAsia"/>
          <w:iCs/>
        </w:rPr>
        <w:t>而我们又有</w:t>
      </w:r>
    </w:p>
    <w:p w14:paraId="5BE94F12" w14:textId="4F1B7FFF" w:rsidR="006730CB" w:rsidRPr="006730CB" w:rsidRDefault="006730CB" w:rsidP="006730CB">
      <w:pPr>
        <w:pStyle w:val="a9"/>
        <w:ind w:left="1360" w:firstLineChars="0" w:firstLine="0"/>
        <w:rPr>
          <w:iCs/>
        </w:rPr>
      </w:pPr>
      <m:oMathPara>
        <m:oMath>
          <m:r>
            <m:rPr>
              <m:sty m:val="p"/>
            </m:rPr>
            <w:rPr>
              <w:rFonts w:ascii="Cambria Math" w:hAnsi="Cambria Math" w:hint="eastAsia"/>
            </w:rPr>
            <m:t>s</m:t>
          </m:r>
          <m:r>
            <m:rPr>
              <m:sty m:val="p"/>
            </m:rPr>
            <w:rPr>
              <w:rFonts w:ascii="Cambria Math" w:hAnsi="Cambria Math"/>
            </w:rPr>
            <m:t>+t=</m:t>
          </m:r>
          <m:r>
            <w:rPr>
              <w:rFonts w:ascii="Cambria Math" w:hAnsi="Cambria Math"/>
            </w:rPr>
            <m:t>l</m:t>
          </m:r>
        </m:oMath>
      </m:oMathPara>
    </w:p>
    <w:p w14:paraId="6D0A4C20" w14:textId="739248F0" w:rsidR="006730CB" w:rsidRDefault="006730CB" w:rsidP="006730CB">
      <w:pPr>
        <w:pStyle w:val="a9"/>
        <w:ind w:left="1360" w:firstLineChars="0" w:firstLine="0"/>
        <w:rPr>
          <w:iCs/>
        </w:rPr>
      </w:pPr>
      <w:r>
        <w:rPr>
          <w:rFonts w:hint="eastAsia"/>
          <w:iCs/>
        </w:rPr>
        <w:t>从而将上述两式相加相减可以得到</w:t>
      </w:r>
    </w:p>
    <w:p w14:paraId="4E050204" w14:textId="46804C83" w:rsidR="006730CB" w:rsidRPr="006730CB" w:rsidRDefault="0010783A" w:rsidP="006730CB">
      <w:pPr>
        <w:pStyle w:val="a9"/>
        <w:ind w:left="1360" w:firstLineChars="0" w:firstLine="0"/>
        <w:rPr>
          <w:iCs/>
        </w:rPr>
      </w:pPr>
      <m:oMathPara>
        <m:oMath>
          <m:d>
            <m:dPr>
              <m:begChr m:val="{"/>
              <m:endChr m:val=""/>
              <m:ctrlPr>
                <w:rPr>
                  <w:rFonts w:ascii="Cambria Math" w:hAnsi="Cambria Math"/>
                  <w:iCs/>
                </w:rPr>
              </m:ctrlPr>
            </m:dPr>
            <m:e>
              <m:eqArr>
                <m:eqArrPr>
                  <m:ctrlPr>
                    <w:rPr>
                      <w:rFonts w:ascii="Cambria Math" w:hAnsi="Cambria Math"/>
                      <w:iCs/>
                    </w:rPr>
                  </m:ctrlPr>
                </m:eqArrPr>
                <m:e>
                  <m:r>
                    <w:rPr>
                      <w:rFonts w:ascii="Cambria Math" w:hAnsi="Cambria Math" w:hint="eastAsia"/>
                    </w:rPr>
                    <m:t>s</m:t>
                  </m:r>
                  <m:r>
                    <w:rPr>
                      <w:rFonts w:ascii="Cambria Math" w:hAnsi="Cambria Math"/>
                    </w:rPr>
                    <m:t>=</m:t>
                  </m:r>
                  <m:f>
                    <m:fPr>
                      <m:ctrlPr>
                        <w:rPr>
                          <w:rFonts w:ascii="Cambria Math" w:hAnsi="Cambria Math"/>
                          <w:i/>
                          <w:iCs/>
                        </w:rPr>
                      </m:ctrlPr>
                    </m:fPr>
                    <m:num>
                      <m:r>
                        <w:rPr>
                          <w:rFonts w:ascii="Cambria Math" w:hAnsi="Cambria Math"/>
                        </w:rPr>
                        <m:t>l+</m:t>
                      </m:r>
                      <m:d>
                        <m:dPr>
                          <m:ctrlPr>
                            <w:rPr>
                              <w:rFonts w:ascii="Cambria Math" w:hAnsi="Cambria Math"/>
                              <w:i/>
                              <w:iCs/>
                            </w:rPr>
                          </m:ctrlPr>
                        </m:dPr>
                        <m:e>
                          <m:r>
                            <w:rPr>
                              <w:rFonts w:ascii="Cambria Math" w:hAnsi="Cambria Math"/>
                            </w:rPr>
                            <m:t>x-y</m:t>
                          </m:r>
                        </m:e>
                      </m:d>
                      <m:func>
                        <m:funcPr>
                          <m:ctrlPr>
                            <w:rPr>
                              <w:rFonts w:ascii="Cambria Math" w:hAnsi="Cambria Math"/>
                              <w:i/>
                              <w:iCs/>
                            </w:rPr>
                          </m:ctrlPr>
                        </m:funcPr>
                        <m:fName>
                          <m:r>
                            <m:rPr>
                              <m:sty m:val="p"/>
                            </m:rPr>
                            <w:rPr>
                              <w:rFonts w:ascii="Cambria Math" w:hAnsi="Cambria Math"/>
                            </w:rPr>
                            <m:t>tan</m:t>
                          </m:r>
                        </m:fName>
                        <m:e>
                          <m:r>
                            <w:rPr>
                              <w:rFonts w:ascii="Cambria Math" w:hAnsi="Cambria Math"/>
                            </w:rPr>
                            <m:t>θ</m:t>
                          </m:r>
                        </m:e>
                      </m:func>
                    </m:num>
                    <m:den>
                      <m:r>
                        <w:rPr>
                          <w:rFonts w:ascii="Cambria Math" w:hAnsi="Cambria Math"/>
                        </w:rPr>
                        <m:t>2</m:t>
                      </m:r>
                    </m:den>
                  </m:f>
                </m:e>
                <m:e>
                  <m:r>
                    <w:rPr>
                      <w:rFonts w:ascii="Cambria Math" w:hAnsi="Cambria Math"/>
                    </w:rPr>
                    <m:t>t=</m:t>
                  </m:r>
                  <m:f>
                    <m:fPr>
                      <m:ctrlPr>
                        <w:rPr>
                          <w:rFonts w:ascii="Cambria Math" w:hAnsi="Cambria Math"/>
                          <w:i/>
                          <w:iCs/>
                        </w:rPr>
                      </m:ctrlPr>
                    </m:fPr>
                    <m:num>
                      <m:r>
                        <w:rPr>
                          <w:rFonts w:ascii="Cambria Math" w:hAnsi="Cambria Math"/>
                        </w:rPr>
                        <m:t>l-</m:t>
                      </m:r>
                      <m:d>
                        <m:dPr>
                          <m:ctrlPr>
                            <w:rPr>
                              <w:rFonts w:ascii="Cambria Math" w:hAnsi="Cambria Math"/>
                              <w:i/>
                              <w:iCs/>
                            </w:rPr>
                          </m:ctrlPr>
                        </m:dPr>
                        <m:e>
                          <m:r>
                            <w:rPr>
                              <w:rFonts w:ascii="Cambria Math" w:hAnsi="Cambria Math"/>
                            </w:rPr>
                            <m:t>x-y</m:t>
                          </m:r>
                        </m:e>
                      </m:d>
                      <m:func>
                        <m:funcPr>
                          <m:ctrlPr>
                            <w:rPr>
                              <w:rFonts w:ascii="Cambria Math" w:hAnsi="Cambria Math"/>
                              <w:i/>
                              <w:iCs/>
                            </w:rPr>
                          </m:ctrlPr>
                        </m:funcPr>
                        <m:fName>
                          <m:r>
                            <m:rPr>
                              <m:sty m:val="p"/>
                            </m:rPr>
                            <w:rPr>
                              <w:rFonts w:ascii="Cambria Math" w:hAnsi="Cambria Math"/>
                            </w:rPr>
                            <m:t>tan</m:t>
                          </m:r>
                        </m:fName>
                        <m:e>
                          <m:r>
                            <w:rPr>
                              <w:rFonts w:ascii="Cambria Math" w:hAnsi="Cambria Math"/>
                            </w:rPr>
                            <m:t>θ</m:t>
                          </m:r>
                        </m:e>
                      </m:func>
                    </m:num>
                    <m:den>
                      <m:r>
                        <w:rPr>
                          <w:rFonts w:ascii="Cambria Math" w:hAnsi="Cambria Math"/>
                        </w:rPr>
                        <m:t>2</m:t>
                      </m:r>
                    </m:den>
                  </m:f>
                </m:e>
              </m:eqArr>
            </m:e>
          </m:d>
        </m:oMath>
      </m:oMathPara>
    </w:p>
    <w:p w14:paraId="4304158E" w14:textId="6B24DE80" w:rsidR="006730CB" w:rsidRDefault="006730CB" w:rsidP="006730CB">
      <w:pPr>
        <w:pStyle w:val="a9"/>
        <w:ind w:left="1360" w:firstLineChars="0" w:firstLine="0"/>
        <w:rPr>
          <w:iCs/>
        </w:rPr>
      </w:pPr>
      <w:r>
        <w:rPr>
          <w:rFonts w:hint="eastAsia"/>
          <w:iCs/>
        </w:rPr>
        <w:t>此时我们可以求得</w:t>
      </w:r>
      <w:r>
        <w:rPr>
          <w:rFonts w:hint="eastAsia"/>
          <w:iCs/>
        </w:rPr>
        <w:t>Y</w:t>
      </w:r>
      <w:r>
        <w:rPr>
          <w:rFonts w:hint="eastAsia"/>
          <w:iCs/>
        </w:rPr>
        <w:t>形的总长度为：</w:t>
      </w:r>
    </w:p>
    <w:p w14:paraId="0078B217" w14:textId="1EAAB20F" w:rsidR="006730CB" w:rsidRDefault="006730CB" w:rsidP="006730CB">
      <w:pPr>
        <w:pStyle w:val="a9"/>
        <w:ind w:left="1360" w:firstLineChars="0" w:firstLine="0"/>
        <w:rPr>
          <w:iCs/>
        </w:rPr>
      </w:pPr>
      <w:r>
        <w:rPr>
          <w:rFonts w:hint="eastAsia"/>
          <w:iCs/>
        </w:rPr>
        <w:t>PR+RQ+R</w:t>
      </w:r>
      <w:r>
        <w:rPr>
          <w:rFonts w:hint="eastAsia"/>
          <w:iCs/>
        </w:rPr>
        <w:t>的纵坐标，即：</w:t>
      </w:r>
    </w:p>
    <w:p w14:paraId="2416BD55" w14:textId="3AFD2873" w:rsidR="00B74F39" w:rsidRPr="000A3066" w:rsidRDefault="006730CB" w:rsidP="00B74F39">
      <w:pPr>
        <w:pStyle w:val="a9"/>
        <w:ind w:left="1360" w:firstLineChars="0" w:firstLine="0"/>
        <w:rPr>
          <w:iCs/>
        </w:rPr>
      </w:pPr>
      <m:oMathPara>
        <m:oMath>
          <m:r>
            <m:rPr>
              <m:sty m:val="p"/>
            </m:rPr>
            <w:rPr>
              <w:rFonts w:ascii="Cambria Math" w:hAnsi="Cambria Math"/>
            </w:rPr>
            <w:lastRenderedPageBreak/>
            <m:t>s</m:t>
          </m:r>
          <m:func>
            <m:funcPr>
              <m:ctrlPr>
                <w:rPr>
                  <w:rFonts w:ascii="Cambria Math" w:hAnsi="Cambria Math"/>
                  <w:iCs/>
                </w:rPr>
              </m:ctrlPr>
            </m:funcPr>
            <m:fName>
              <m:r>
                <m:rPr>
                  <m:sty m:val="p"/>
                </m:rPr>
                <w:rPr>
                  <w:rFonts w:ascii="Cambria Math" w:hAnsi="Cambria Math"/>
                </w:rPr>
                <m:t>csc</m:t>
              </m:r>
            </m:fName>
            <m:e>
              <m:r>
                <w:rPr>
                  <w:rFonts w:ascii="Cambria Math" w:hAnsi="Cambria Math"/>
                </w:rPr>
                <m:t>θ</m:t>
              </m:r>
            </m:e>
          </m:func>
          <m:r>
            <w:rPr>
              <w:rFonts w:ascii="Cambria Math" w:hAnsi="Cambria Math"/>
            </w:rPr>
            <m:t>+t</m:t>
          </m:r>
          <m:func>
            <m:funcPr>
              <m:ctrlPr>
                <w:rPr>
                  <w:rFonts w:ascii="Cambria Math" w:hAnsi="Cambria Math"/>
                  <w:i/>
                  <w:iCs/>
                </w:rPr>
              </m:ctrlPr>
            </m:funcPr>
            <m:fName>
              <m:r>
                <m:rPr>
                  <m:sty m:val="p"/>
                </m:rPr>
                <w:rPr>
                  <w:rFonts w:ascii="Cambria Math" w:hAnsi="Cambria Math"/>
                </w:rPr>
                <m:t>csc</m:t>
              </m:r>
            </m:fName>
            <m:e>
              <m:r>
                <w:rPr>
                  <w:rFonts w:ascii="Cambria Math" w:hAnsi="Cambria Math"/>
                </w:rPr>
                <m:t>θ</m:t>
              </m:r>
            </m:e>
          </m:func>
          <m:r>
            <w:rPr>
              <w:rFonts w:ascii="Cambria Math" w:hAnsi="Cambria Math" w:hint="eastAsia"/>
            </w:rPr>
            <m:t>+</m:t>
          </m:r>
          <m:r>
            <w:rPr>
              <w:rFonts w:ascii="Cambria Math" w:hAnsi="Cambria Math"/>
            </w:rPr>
            <m:t>(x-s</m:t>
          </m:r>
          <m:func>
            <m:funcPr>
              <m:ctrlPr>
                <w:rPr>
                  <w:rFonts w:ascii="Cambria Math" w:hAnsi="Cambria Math"/>
                  <w:i/>
                  <w:iCs/>
                </w:rPr>
              </m:ctrlPr>
            </m:funcPr>
            <m:fName>
              <m:r>
                <m:rPr>
                  <m:sty m:val="p"/>
                </m:rPr>
                <w:rPr>
                  <w:rFonts w:ascii="Cambria Math" w:hAnsi="Cambria Math"/>
                </w:rPr>
                <m:t>cot</m:t>
              </m:r>
            </m:fName>
            <m:e>
              <m:r>
                <w:rPr>
                  <w:rFonts w:ascii="Cambria Math" w:hAnsi="Cambria Math"/>
                </w:rPr>
                <m:t>θ)</m:t>
              </m:r>
            </m:e>
          </m:func>
          <m:r>
            <w:rPr>
              <w:rFonts w:ascii="Cambria Math" w:hAnsi="Cambria Math"/>
            </w:rPr>
            <m:t>=</m:t>
          </m:r>
          <m:d>
            <m:dPr>
              <m:ctrlPr>
                <w:rPr>
                  <w:rFonts w:ascii="Cambria Math" w:hAnsi="Cambria Math"/>
                  <w:i/>
                  <w:iCs/>
                </w:rPr>
              </m:ctrlPr>
            </m:dPr>
            <m:e>
              <m:r>
                <w:rPr>
                  <w:rFonts w:ascii="Cambria Math" w:hAnsi="Cambria Math"/>
                </w:rPr>
                <m:t>s+t</m:t>
              </m:r>
            </m:e>
          </m:d>
          <m:func>
            <m:funcPr>
              <m:ctrlPr>
                <w:rPr>
                  <w:rFonts w:ascii="Cambria Math" w:hAnsi="Cambria Math"/>
                  <w:i/>
                  <w:iCs/>
                </w:rPr>
              </m:ctrlPr>
            </m:funcPr>
            <m:fName>
              <m:r>
                <m:rPr>
                  <m:sty m:val="p"/>
                </m:rPr>
                <w:rPr>
                  <w:rFonts w:ascii="Cambria Math" w:hAnsi="Cambria Math"/>
                </w:rPr>
                <m:t>csc</m:t>
              </m:r>
            </m:fName>
            <m:e>
              <m:r>
                <w:rPr>
                  <w:rFonts w:ascii="Cambria Math" w:hAnsi="Cambria Math"/>
                </w:rPr>
                <m:t>θ</m:t>
              </m:r>
            </m:e>
          </m:func>
          <m:r>
            <w:rPr>
              <w:rFonts w:ascii="Cambria Math" w:hAnsi="Cambria Math"/>
            </w:rPr>
            <m:t>+x-</m:t>
          </m:r>
          <m:r>
            <m:rPr>
              <m:sty m:val="p"/>
            </m:rPr>
            <w:rPr>
              <w:rFonts w:ascii="Cambria Math" w:hAnsi="Cambria Math"/>
            </w:rPr>
            <m:t>s</m:t>
          </m:r>
          <m:func>
            <m:funcPr>
              <m:ctrlPr>
                <w:rPr>
                  <w:rFonts w:ascii="Cambria Math" w:hAnsi="Cambria Math"/>
                  <w:iCs/>
                </w:rPr>
              </m:ctrlPr>
            </m:funcPr>
            <m:fName>
              <m:r>
                <m:rPr>
                  <m:sty m:val="p"/>
                </m:rPr>
                <w:rPr>
                  <w:rFonts w:ascii="Cambria Math" w:hAnsi="Cambria Math"/>
                </w:rPr>
                <m:t>cot</m:t>
              </m:r>
            </m:fName>
            <m:e>
              <m:r>
                <w:rPr>
                  <w:rFonts w:ascii="Cambria Math" w:hAnsi="Cambria Math"/>
                </w:rPr>
                <m:t>θ</m:t>
              </m:r>
            </m:e>
          </m:func>
          <m:r>
            <w:rPr>
              <w:rFonts w:ascii="Cambria Math" w:hAnsi="Cambria Math"/>
            </w:rPr>
            <m:t>=l</m:t>
          </m:r>
          <m:func>
            <m:funcPr>
              <m:ctrlPr>
                <w:rPr>
                  <w:rFonts w:ascii="Cambria Math" w:hAnsi="Cambria Math"/>
                  <w:i/>
                  <w:iCs/>
                </w:rPr>
              </m:ctrlPr>
            </m:funcPr>
            <m:fName>
              <m:r>
                <m:rPr>
                  <m:sty m:val="p"/>
                </m:rPr>
                <w:rPr>
                  <w:rFonts w:ascii="Cambria Math" w:hAnsi="Cambria Math"/>
                </w:rPr>
                <m:t>csc</m:t>
              </m:r>
            </m:fName>
            <m:e>
              <m:r>
                <w:rPr>
                  <w:rFonts w:ascii="Cambria Math" w:hAnsi="Cambria Math"/>
                </w:rPr>
                <m:t>θ</m:t>
              </m:r>
            </m:e>
          </m:func>
          <m:r>
            <w:rPr>
              <w:rFonts w:ascii="Cambria Math" w:hAnsi="Cambria Math"/>
            </w:rPr>
            <m:t>+x-</m:t>
          </m:r>
          <m:f>
            <m:fPr>
              <m:ctrlPr>
                <w:rPr>
                  <w:rFonts w:ascii="Cambria Math" w:hAnsi="Cambria Math"/>
                  <w:i/>
                  <w:iCs/>
                </w:rPr>
              </m:ctrlPr>
            </m:fPr>
            <m:num>
              <m:r>
                <w:rPr>
                  <w:rFonts w:ascii="Cambria Math" w:hAnsi="Cambria Math"/>
                </w:rPr>
                <m:t>l+</m:t>
              </m:r>
              <m:d>
                <m:dPr>
                  <m:ctrlPr>
                    <w:rPr>
                      <w:rFonts w:ascii="Cambria Math" w:hAnsi="Cambria Math"/>
                      <w:i/>
                      <w:iCs/>
                    </w:rPr>
                  </m:ctrlPr>
                </m:dPr>
                <m:e>
                  <m:r>
                    <w:rPr>
                      <w:rFonts w:ascii="Cambria Math" w:hAnsi="Cambria Math"/>
                    </w:rPr>
                    <m:t>x-y</m:t>
                  </m:r>
                </m:e>
              </m:d>
              <m:func>
                <m:funcPr>
                  <m:ctrlPr>
                    <w:rPr>
                      <w:rFonts w:ascii="Cambria Math" w:hAnsi="Cambria Math"/>
                      <w:i/>
                      <w:iCs/>
                    </w:rPr>
                  </m:ctrlPr>
                </m:funcPr>
                <m:fName>
                  <m:r>
                    <m:rPr>
                      <m:sty m:val="p"/>
                    </m:rPr>
                    <w:rPr>
                      <w:rFonts w:ascii="Cambria Math" w:hAnsi="Cambria Math"/>
                    </w:rPr>
                    <m:t>tan</m:t>
                  </m:r>
                </m:fName>
                <m:e>
                  <m:r>
                    <w:rPr>
                      <w:rFonts w:ascii="Cambria Math" w:hAnsi="Cambria Math"/>
                    </w:rPr>
                    <m:t>θ</m:t>
                  </m:r>
                </m:e>
              </m:func>
            </m:num>
            <m:den>
              <m:r>
                <w:rPr>
                  <w:rFonts w:ascii="Cambria Math" w:hAnsi="Cambria Math"/>
                </w:rPr>
                <m:t>2</m:t>
              </m:r>
            </m:den>
          </m:f>
          <m:func>
            <m:funcPr>
              <m:ctrlPr>
                <w:rPr>
                  <w:rFonts w:ascii="Cambria Math" w:hAnsi="Cambria Math"/>
                  <w:i/>
                  <w:iCs/>
                </w:rPr>
              </m:ctrlPr>
            </m:funcPr>
            <m:fName>
              <m:r>
                <m:rPr>
                  <m:sty m:val="p"/>
                </m:rPr>
                <w:rPr>
                  <w:rFonts w:ascii="Cambria Math" w:hAnsi="Cambria Math"/>
                </w:rPr>
                <m:t>cot</m:t>
              </m:r>
            </m:fName>
            <m:e>
              <m:r>
                <w:rPr>
                  <w:rFonts w:ascii="Cambria Math" w:hAnsi="Cambria Math"/>
                </w:rPr>
                <m:t>θ</m:t>
              </m:r>
            </m:e>
          </m:func>
          <m:r>
            <w:rPr>
              <w:rFonts w:ascii="Cambria Math" w:hAnsi="Cambria Math"/>
            </w:rPr>
            <m:t>=</m:t>
          </m:r>
          <m:f>
            <m:fPr>
              <m:ctrlPr>
                <w:rPr>
                  <w:rFonts w:ascii="Cambria Math" w:hAnsi="Cambria Math"/>
                  <w:i/>
                  <w:iCs/>
                </w:rPr>
              </m:ctrlPr>
            </m:fPr>
            <m:num>
              <m:r>
                <w:rPr>
                  <w:rFonts w:ascii="Cambria Math" w:hAnsi="Cambria Math"/>
                </w:rPr>
                <m:t>x+y</m:t>
              </m:r>
            </m:num>
            <m:den>
              <m:r>
                <w:rPr>
                  <w:rFonts w:ascii="Cambria Math" w:hAnsi="Cambria Math"/>
                </w:rPr>
                <m:t>2</m:t>
              </m:r>
            </m:den>
          </m:f>
          <m:r>
            <w:rPr>
              <w:rFonts w:ascii="Cambria Math" w:hAnsi="Cambria Math"/>
            </w:rPr>
            <m:t>+</m:t>
          </m:r>
          <m:f>
            <m:fPr>
              <m:ctrlPr>
                <w:rPr>
                  <w:rFonts w:ascii="Cambria Math" w:hAnsi="Cambria Math"/>
                  <w:i/>
                  <w:iCs/>
                </w:rPr>
              </m:ctrlPr>
            </m:fPr>
            <m:num>
              <m:r>
                <w:rPr>
                  <w:rFonts w:ascii="Cambria Math" w:hAnsi="Cambria Math"/>
                </w:rPr>
                <m:t>l</m:t>
              </m:r>
            </m:num>
            <m:den>
              <m:r>
                <w:rPr>
                  <w:rFonts w:ascii="Cambria Math" w:hAnsi="Cambria Math"/>
                </w:rPr>
                <m:t>2</m:t>
              </m:r>
            </m:den>
          </m:f>
          <m:d>
            <m:dPr>
              <m:ctrlPr>
                <w:rPr>
                  <w:rFonts w:ascii="Cambria Math" w:hAnsi="Cambria Math"/>
                  <w:i/>
                  <w:iCs/>
                </w:rPr>
              </m:ctrlPr>
            </m:dPr>
            <m:e>
              <m:r>
                <w:rPr>
                  <w:rFonts w:ascii="Cambria Math" w:hAnsi="Cambria Math"/>
                </w:rPr>
                <m:t>2</m:t>
              </m:r>
              <m:func>
                <m:funcPr>
                  <m:ctrlPr>
                    <w:rPr>
                      <w:rFonts w:ascii="Cambria Math" w:hAnsi="Cambria Math"/>
                      <w:i/>
                      <w:iCs/>
                    </w:rPr>
                  </m:ctrlPr>
                </m:funcPr>
                <m:fName>
                  <m:r>
                    <m:rPr>
                      <m:sty m:val="p"/>
                    </m:rPr>
                    <w:rPr>
                      <w:rFonts w:ascii="Cambria Math" w:hAnsi="Cambria Math"/>
                    </w:rPr>
                    <m:t>csc</m:t>
                  </m:r>
                </m:fName>
                <m:e>
                  <m:r>
                    <w:rPr>
                      <w:rFonts w:ascii="Cambria Math" w:hAnsi="Cambria Math"/>
                    </w:rPr>
                    <m:t>θ</m:t>
                  </m:r>
                </m:e>
              </m:func>
              <m:r>
                <w:rPr>
                  <w:rFonts w:ascii="微软雅黑" w:eastAsia="微软雅黑" w:hAnsi="微软雅黑" w:cs="微软雅黑" w:hint="eastAsia"/>
                </w:rPr>
                <m:t>-</m:t>
              </m:r>
              <m:func>
                <m:funcPr>
                  <m:ctrlPr>
                    <w:rPr>
                      <w:rFonts w:ascii="Cambria Math" w:hAnsi="Cambria Math"/>
                      <w:i/>
                      <w:iCs/>
                    </w:rPr>
                  </m:ctrlPr>
                </m:funcPr>
                <m:fName>
                  <m:r>
                    <m:rPr>
                      <m:sty m:val="p"/>
                    </m:rPr>
                    <w:rPr>
                      <w:rFonts w:ascii="Cambria Math" w:hAnsi="Cambria Math"/>
                    </w:rPr>
                    <m:t>cot</m:t>
                  </m:r>
                  <m:ctrlPr>
                    <w:rPr>
                      <w:rFonts w:ascii="Cambria Math" w:eastAsia="微软雅黑" w:hAnsi="Cambria Math" w:cs="微软雅黑"/>
                      <w:i/>
                      <w:iCs/>
                    </w:rPr>
                  </m:ctrlPr>
                </m:fName>
                <m:e>
                  <m:r>
                    <w:rPr>
                      <w:rFonts w:ascii="Cambria Math" w:hAnsi="Cambria Math"/>
                    </w:rPr>
                    <m:t>θ</m:t>
                  </m:r>
                </m:e>
              </m:func>
            </m:e>
          </m:d>
          <m:r>
            <w:rPr>
              <w:rFonts w:ascii="Cambria Math" w:hAnsi="Cambria Math"/>
            </w:rPr>
            <m:t>=:f(θ)</m:t>
          </m:r>
        </m:oMath>
      </m:oMathPara>
    </w:p>
    <w:p w14:paraId="55E33126" w14:textId="77777777" w:rsidR="00B74F39" w:rsidRDefault="00B74F39" w:rsidP="00B74F39">
      <w:pPr>
        <w:pStyle w:val="a9"/>
        <w:ind w:left="1360" w:firstLineChars="0" w:firstLine="0"/>
        <w:rPr>
          <w:iCs/>
        </w:rPr>
      </w:pPr>
      <w:r>
        <w:rPr>
          <w:rFonts w:hint="eastAsia"/>
          <w:iCs/>
        </w:rPr>
        <w:t>注意此时</w:t>
      </w:r>
      <m:oMath>
        <m:r>
          <w:rPr>
            <w:rFonts w:ascii="Cambria Math" w:hAnsi="Cambria Math"/>
          </w:rPr>
          <m:t>θ</m:t>
        </m:r>
      </m:oMath>
      <w:r>
        <w:rPr>
          <w:rFonts w:hint="eastAsia"/>
          <w:iCs/>
        </w:rPr>
        <w:t>需要满足</w:t>
      </w:r>
      <w:r>
        <w:rPr>
          <w:rFonts w:hint="eastAsia"/>
          <w:iCs/>
        </w:rPr>
        <w:t>R</w:t>
      </w:r>
      <w:r>
        <w:rPr>
          <w:rFonts w:hint="eastAsia"/>
          <w:iCs/>
        </w:rPr>
        <w:t>纵坐标不小于零，即</w:t>
      </w:r>
    </w:p>
    <w:p w14:paraId="6AF3936E" w14:textId="280851FC" w:rsidR="00B74F39" w:rsidRDefault="0010783A" w:rsidP="00B74F39">
      <w:pPr>
        <w:pStyle w:val="a9"/>
        <w:ind w:left="1360" w:firstLineChars="0" w:firstLine="0"/>
        <w:rPr>
          <w:iCs/>
        </w:rPr>
      </w:pPr>
      <m:oMath>
        <m:f>
          <m:fPr>
            <m:ctrlPr>
              <w:rPr>
                <w:rFonts w:ascii="Cambria Math" w:hAnsi="Cambria Math"/>
                <w:i/>
                <w:iCs/>
              </w:rPr>
            </m:ctrlPr>
          </m:fPr>
          <m:num>
            <m:r>
              <w:rPr>
                <w:rFonts w:ascii="Cambria Math" w:hAnsi="Cambria Math"/>
              </w:rPr>
              <m:t>x+y-l</m:t>
            </m:r>
            <m:func>
              <m:funcPr>
                <m:ctrlPr>
                  <w:rPr>
                    <w:rFonts w:ascii="Cambria Math" w:hAnsi="Cambria Math"/>
                    <w:i/>
                    <w:iCs/>
                  </w:rPr>
                </m:ctrlPr>
              </m:funcPr>
              <m:fName>
                <m:r>
                  <m:rPr>
                    <m:sty m:val="p"/>
                  </m:rPr>
                  <w:rPr>
                    <w:rFonts w:ascii="Cambria Math" w:hAnsi="Cambria Math"/>
                  </w:rPr>
                  <m:t>cot</m:t>
                </m:r>
              </m:fName>
              <m:e>
                <m:r>
                  <w:rPr>
                    <w:rFonts w:ascii="Cambria Math" w:hAnsi="Cambria Math"/>
                  </w:rPr>
                  <m:t>θ</m:t>
                </m:r>
              </m:e>
            </m:func>
          </m:num>
          <m:den>
            <m:r>
              <w:rPr>
                <w:rFonts w:ascii="Cambria Math" w:hAnsi="Cambria Math"/>
              </w:rPr>
              <m:t>2</m:t>
            </m:r>
          </m:den>
        </m:f>
      </m:oMath>
      <w:r w:rsidR="00B74F39">
        <w:rPr>
          <w:rFonts w:hint="eastAsia"/>
          <w:iCs/>
        </w:rPr>
        <w:t>不小于</w:t>
      </w:r>
      <w:r w:rsidR="00B74F39">
        <w:rPr>
          <w:rFonts w:hint="eastAsia"/>
          <w:iCs/>
        </w:rPr>
        <w:t>0</w:t>
      </w:r>
      <w:r w:rsidR="00B74F39">
        <w:rPr>
          <w:rFonts w:hint="eastAsia"/>
          <w:iCs/>
        </w:rPr>
        <w:t>，所以</w:t>
      </w:r>
      <m:oMath>
        <m:r>
          <w:rPr>
            <w:rFonts w:ascii="Cambria Math" w:hAnsi="Cambria Math"/>
          </w:rPr>
          <m:t>θ</m:t>
        </m:r>
      </m:oMath>
      <w:r w:rsidR="00B74F39">
        <w:rPr>
          <w:rFonts w:hint="eastAsia"/>
          <w:iCs/>
        </w:rPr>
        <w:t>满足：</w:t>
      </w:r>
    </w:p>
    <w:p w14:paraId="623E0584" w14:textId="1182ABD7" w:rsidR="00B74F39" w:rsidRPr="00B74F39" w:rsidRDefault="0010783A" w:rsidP="00B74F39">
      <w:pPr>
        <w:pStyle w:val="a9"/>
        <w:ind w:left="1360" w:firstLineChars="0" w:firstLine="0"/>
        <w:rPr>
          <w:iCs/>
        </w:rPr>
      </w:pPr>
      <m:oMathPara>
        <m:oMath>
          <m:f>
            <m:fPr>
              <m:ctrlPr>
                <w:rPr>
                  <w:rFonts w:ascii="Cambria Math" w:hAnsi="Cambria Math"/>
                  <w:i/>
                  <w:iCs/>
                </w:rPr>
              </m:ctrlPr>
            </m:fPr>
            <m:num>
              <m:r>
                <w:rPr>
                  <w:rFonts w:ascii="Cambria Math" w:hAnsi="Cambria Math"/>
                </w:rPr>
                <m:t>x+y-l</m:t>
              </m:r>
              <m:func>
                <m:funcPr>
                  <m:ctrlPr>
                    <w:rPr>
                      <w:rFonts w:ascii="Cambria Math" w:hAnsi="Cambria Math"/>
                      <w:i/>
                      <w:iCs/>
                    </w:rPr>
                  </m:ctrlPr>
                </m:funcPr>
                <m:fName>
                  <m:r>
                    <m:rPr>
                      <m:sty m:val="p"/>
                    </m:rPr>
                    <w:rPr>
                      <w:rFonts w:ascii="Cambria Math" w:hAnsi="Cambria Math"/>
                    </w:rPr>
                    <m:t>cot</m:t>
                  </m:r>
                </m:fName>
                <m:e>
                  <m:r>
                    <w:rPr>
                      <w:rFonts w:ascii="Cambria Math" w:hAnsi="Cambria Math"/>
                    </w:rPr>
                    <m:t>θ</m:t>
                  </m:r>
                </m:e>
              </m:func>
            </m:num>
            <m:den>
              <m:r>
                <w:rPr>
                  <w:rFonts w:ascii="Cambria Math" w:hAnsi="Cambria Math"/>
                </w:rPr>
                <m:t>2</m:t>
              </m:r>
            </m:den>
          </m:f>
          <m:r>
            <w:rPr>
              <w:rFonts w:ascii="Cambria Math" w:hAnsi="Cambria Math"/>
            </w:rPr>
            <m:t>≥</m:t>
          </m:r>
          <m:r>
            <w:rPr>
              <w:rFonts w:ascii="Cambria Math" w:hAnsi="Cambria Math" w:hint="eastAsia"/>
            </w:rPr>
            <m:t>0</m:t>
          </m:r>
        </m:oMath>
      </m:oMathPara>
    </w:p>
    <w:p w14:paraId="6DB8E876" w14:textId="77777777" w:rsidR="00B74F39" w:rsidRPr="009E4228" w:rsidRDefault="00B74F39" w:rsidP="00B74F39">
      <w:pPr>
        <w:pStyle w:val="a9"/>
        <w:ind w:left="1360" w:firstLineChars="0" w:firstLine="0"/>
        <w:rPr>
          <w:iCs/>
        </w:rPr>
      </w:pPr>
      <m:oMathPara>
        <m:oMath>
          <m:r>
            <w:rPr>
              <w:rFonts w:ascii="Cambria Math" w:hAnsi="Cambria Math" w:hint="eastAsia"/>
            </w:rPr>
            <m:t>x</m:t>
          </m:r>
          <m:r>
            <w:rPr>
              <w:rFonts w:ascii="Cambria Math" w:hAnsi="Cambria Math"/>
            </w:rPr>
            <m:t>+y-l</m:t>
          </m:r>
          <m:func>
            <m:funcPr>
              <m:ctrlPr>
                <w:rPr>
                  <w:rFonts w:ascii="Cambria Math" w:hAnsi="Cambria Math"/>
                  <w:i/>
                  <w:iCs/>
                </w:rPr>
              </m:ctrlPr>
            </m:funcPr>
            <m:fName>
              <m:r>
                <m:rPr>
                  <m:sty m:val="p"/>
                </m:rPr>
                <w:rPr>
                  <w:rFonts w:ascii="Cambria Math" w:hAnsi="Cambria Math"/>
                </w:rPr>
                <m:t>cot</m:t>
              </m:r>
            </m:fName>
            <m:e>
              <m:r>
                <w:rPr>
                  <w:rFonts w:ascii="Cambria Math" w:hAnsi="Cambria Math"/>
                </w:rPr>
                <m:t>θ</m:t>
              </m:r>
            </m:e>
          </m:func>
          <m:r>
            <w:rPr>
              <w:rFonts w:ascii="Cambria Math" w:hAnsi="Cambria Math"/>
            </w:rPr>
            <m:t>≥</m:t>
          </m:r>
          <m:r>
            <w:rPr>
              <w:rFonts w:ascii="Cambria Math" w:hAnsi="Cambria Math" w:hint="eastAsia"/>
            </w:rPr>
            <m:t>0</m:t>
          </m:r>
        </m:oMath>
      </m:oMathPara>
    </w:p>
    <w:p w14:paraId="1F1175FB" w14:textId="67E9AC36" w:rsidR="00B74F39" w:rsidRPr="009E4228" w:rsidRDefault="00B74F39" w:rsidP="00B74F39">
      <w:pPr>
        <w:pStyle w:val="a9"/>
        <w:ind w:left="1360" w:firstLineChars="0" w:firstLine="0"/>
        <w:rPr>
          <w:iCs/>
        </w:rPr>
      </w:pPr>
      <m:oMathPara>
        <m:oMath>
          <m:r>
            <w:rPr>
              <w:rFonts w:ascii="Cambria Math" w:hAnsi="Cambria Math" w:hint="eastAsia"/>
            </w:rPr>
            <m:t>x</m:t>
          </m:r>
          <m:r>
            <w:rPr>
              <w:rFonts w:ascii="Cambria Math" w:hAnsi="Cambria Math"/>
            </w:rPr>
            <m:t>+y≥l</m:t>
          </m:r>
          <m:func>
            <m:funcPr>
              <m:ctrlPr>
                <w:rPr>
                  <w:rFonts w:ascii="Cambria Math" w:hAnsi="Cambria Math"/>
                  <w:i/>
                  <w:iCs/>
                </w:rPr>
              </m:ctrlPr>
            </m:funcPr>
            <m:fName>
              <m:r>
                <m:rPr>
                  <m:sty m:val="p"/>
                </m:rPr>
                <w:rPr>
                  <w:rFonts w:ascii="Cambria Math" w:hAnsi="Cambria Math"/>
                </w:rPr>
                <m:t>cot</m:t>
              </m:r>
            </m:fName>
            <m:e>
              <m:r>
                <w:rPr>
                  <w:rFonts w:ascii="Cambria Math" w:hAnsi="Cambria Math"/>
                </w:rPr>
                <m:t>θ</m:t>
              </m:r>
            </m:e>
          </m:func>
        </m:oMath>
      </m:oMathPara>
    </w:p>
    <w:p w14:paraId="19892D60" w14:textId="1D059E25" w:rsidR="00B74F39" w:rsidRPr="00DD03B3" w:rsidRDefault="0010783A" w:rsidP="00B74F39">
      <w:pPr>
        <w:pStyle w:val="a9"/>
        <w:ind w:left="1360" w:firstLineChars="0" w:firstLine="0"/>
        <w:rPr>
          <w:iCs/>
        </w:rPr>
      </w:pPr>
      <m:oMathPara>
        <m:oMath>
          <m:func>
            <m:funcPr>
              <m:ctrlPr>
                <w:rPr>
                  <w:rFonts w:ascii="Cambria Math" w:hAnsi="Cambria Math"/>
                  <w:i/>
                  <w:iCs/>
                </w:rPr>
              </m:ctrlPr>
            </m:funcPr>
            <m:fName>
              <m:r>
                <m:rPr>
                  <m:sty m:val="p"/>
                </m:rPr>
                <w:rPr>
                  <w:rFonts w:ascii="Cambria Math" w:hAnsi="Cambria Math"/>
                </w:rPr>
                <m:t>tan</m:t>
              </m:r>
            </m:fName>
            <m:e>
              <m:r>
                <w:rPr>
                  <w:rFonts w:ascii="Cambria Math" w:hAnsi="Cambria Math"/>
                </w:rPr>
                <m:t>θ</m:t>
              </m:r>
            </m:e>
          </m:func>
          <m:r>
            <w:rPr>
              <w:rFonts w:ascii="Cambria Math" w:hAnsi="Cambria Math"/>
            </w:rPr>
            <m:t>≥</m:t>
          </m:r>
          <m:f>
            <m:fPr>
              <m:ctrlPr>
                <w:rPr>
                  <w:rFonts w:ascii="Cambria Math" w:hAnsi="Cambria Math"/>
                  <w:i/>
                  <w:iCs/>
                </w:rPr>
              </m:ctrlPr>
            </m:fPr>
            <m:num>
              <m:r>
                <w:rPr>
                  <w:rFonts w:ascii="Cambria Math" w:hAnsi="Cambria Math"/>
                </w:rPr>
                <m:t>l</m:t>
              </m:r>
            </m:num>
            <m:den>
              <m:r>
                <w:rPr>
                  <w:rFonts w:ascii="Cambria Math" w:hAnsi="Cambria Math"/>
                </w:rPr>
                <m:t>x+y</m:t>
              </m:r>
            </m:den>
          </m:f>
        </m:oMath>
      </m:oMathPara>
    </w:p>
    <w:p w14:paraId="6B2423CF" w14:textId="63BE957C" w:rsidR="00DD03B3" w:rsidRPr="009E4228" w:rsidRDefault="00DD03B3" w:rsidP="00DD03B3">
      <w:pPr>
        <w:pStyle w:val="a9"/>
        <w:ind w:left="1360" w:firstLineChars="0" w:firstLine="0"/>
        <w:rPr>
          <w:iCs/>
        </w:rPr>
      </w:pPr>
      <m:oMathPara>
        <m:oMath>
          <m:r>
            <w:rPr>
              <w:rFonts w:ascii="Cambria Math" w:hAnsi="Cambria Math" w:hint="eastAsia"/>
            </w:rPr>
            <m:t>θ</m:t>
          </m:r>
          <m:r>
            <w:rPr>
              <w:rFonts w:ascii="Cambria Math" w:hAnsi="Cambria Math"/>
            </w:rPr>
            <m:t>≥</m:t>
          </m:r>
          <m:r>
            <w:rPr>
              <w:rFonts w:ascii="Cambria Math" w:hAnsi="Cambria Math" w:hint="eastAsia"/>
            </w:rPr>
            <m:t>arctan</m:t>
          </m:r>
          <m:r>
            <w:rPr>
              <w:rFonts w:ascii="Cambria Math" w:hAnsi="Cambria Math"/>
            </w:rPr>
            <m:t xml:space="preserve"> l</m:t>
          </m:r>
          <m:r>
            <w:rPr>
              <w:rFonts w:ascii="Cambria Math" w:hAnsi="Cambria Math" w:hint="eastAsia"/>
            </w:rPr>
            <m:t>/</m:t>
          </m:r>
          <m:r>
            <w:rPr>
              <w:rFonts w:ascii="Cambria Math" w:hAnsi="Cambria Math"/>
            </w:rPr>
            <m:t>(x+y)</m:t>
          </m:r>
        </m:oMath>
      </m:oMathPara>
    </w:p>
    <w:p w14:paraId="527EC91C" w14:textId="77777777" w:rsidR="00DD03B3" w:rsidRPr="00B74F39" w:rsidRDefault="00DD03B3">
      <w:pPr>
        <w:pStyle w:val="a9"/>
        <w:ind w:left="1360" w:firstLineChars="0" w:firstLine="0"/>
        <w:rPr>
          <w:iCs/>
        </w:rPr>
      </w:pPr>
    </w:p>
    <w:p w14:paraId="7C1DECD8" w14:textId="3F6A0E8B" w:rsidR="00B74F39" w:rsidRPr="009F3B8B" w:rsidRDefault="00B74F39" w:rsidP="00B74F39">
      <w:pPr>
        <w:pStyle w:val="a9"/>
        <w:ind w:left="1360" w:firstLineChars="0" w:firstLine="0"/>
      </w:pPr>
      <w:r>
        <w:rPr>
          <w:rFonts w:hint="eastAsia"/>
          <w:iCs/>
        </w:rPr>
        <w:t>同时由于倾斜角的限制，</w:t>
      </w:r>
      <m:oMath>
        <m:r>
          <m:rPr>
            <m:sty m:val="p"/>
          </m:rPr>
          <w:rPr>
            <w:rFonts w:ascii="Cambria Math" w:hAnsi="Cambria Math" w:hint="eastAsia"/>
          </w:rPr>
          <w:br/>
        </m:r>
      </m:oMath>
      <m:oMathPara>
        <m:oMath>
          <m:r>
            <m:rPr>
              <m:sty m:val="p"/>
            </m:rPr>
            <w:rPr>
              <w:rFonts w:ascii="Cambria Math" w:hAnsi="Cambria Math"/>
            </w:rPr>
            <m:t>θ≤</m:t>
          </m:r>
          <m:r>
            <m:rPr>
              <m:sty m:val="p"/>
            </m:rPr>
            <w:rPr>
              <w:rFonts w:ascii="Cambria Math" w:hAnsi="Cambria Math" w:hint="eastAsia"/>
            </w:rPr>
            <m:t>a</m:t>
          </m:r>
        </m:oMath>
      </m:oMathPara>
    </w:p>
    <w:p w14:paraId="62BCC0A9" w14:textId="2EFF1F22" w:rsidR="009F3B8B" w:rsidRDefault="009F3B8B" w:rsidP="00B74F39">
      <w:pPr>
        <w:pStyle w:val="a9"/>
        <w:ind w:left="1360" w:firstLineChars="0" w:firstLine="0"/>
      </w:pPr>
      <w:r>
        <w:rPr>
          <w:rFonts w:hint="eastAsia"/>
        </w:rPr>
        <w:t>以及</w:t>
      </w:r>
      <w:r>
        <w:rPr>
          <w:rFonts w:hint="eastAsia"/>
        </w:rPr>
        <w:t>R</w:t>
      </w:r>
      <w:r>
        <w:rPr>
          <w:rFonts w:hint="eastAsia"/>
        </w:rPr>
        <w:t>在</w:t>
      </w:r>
      <w:r>
        <w:rPr>
          <w:rFonts w:hint="eastAsia"/>
        </w:rPr>
        <w:t>PQ</w:t>
      </w:r>
      <w:r>
        <w:rPr>
          <w:rFonts w:hint="eastAsia"/>
        </w:rPr>
        <w:t>两点之间的限制知道：</w:t>
      </w:r>
    </w:p>
    <w:p w14:paraId="0C5A2649" w14:textId="71E98864" w:rsidR="009F3B8B" w:rsidRPr="009F3B8B" w:rsidRDefault="0010783A" w:rsidP="00B74F39">
      <w:pPr>
        <w:pStyle w:val="a9"/>
        <w:ind w:left="1360" w:firstLineChars="0" w:firstLine="0"/>
        <w:rPr>
          <w:iCs/>
        </w:rPr>
      </w:pPr>
      <m:oMathPara>
        <m:oMath>
          <m:func>
            <m:funcPr>
              <m:ctrlPr>
                <w:rPr>
                  <w:rFonts w:ascii="Cambria Math" w:hAnsi="Cambria Math"/>
                  <w:iCs/>
                </w:rPr>
              </m:ctrlPr>
            </m:funcPr>
            <m:fName>
              <m:r>
                <m:rPr>
                  <m:sty m:val="p"/>
                </m:rPr>
                <w:rPr>
                  <w:rFonts w:ascii="Cambria Math" w:hAnsi="Cambria Math"/>
                </w:rPr>
                <m:t>tan</m:t>
              </m:r>
            </m:fName>
            <m:e>
              <m:r>
                <m:rPr>
                  <m:sty m:val="p"/>
                </m:rPr>
                <w:rPr>
                  <w:rFonts w:ascii="Cambria Math" w:hAnsi="Cambria Math"/>
                </w:rPr>
                <m:t>θ</m:t>
              </m:r>
            </m:e>
          </m:func>
          <m:r>
            <m:rPr>
              <m:sty m:val="p"/>
            </m:rPr>
            <w:rPr>
              <w:rFonts w:ascii="Cambria Math" w:hAnsi="Cambria Math"/>
            </w:rPr>
            <m:t>≤</m:t>
          </m:r>
          <m:f>
            <m:fPr>
              <m:ctrlPr>
                <w:rPr>
                  <w:rFonts w:ascii="Cambria Math" w:hAnsi="Cambria Math"/>
                  <w:iCs/>
                </w:rPr>
              </m:ctrlPr>
            </m:fPr>
            <m:num>
              <m:r>
                <w:rPr>
                  <w:rFonts w:ascii="Cambria Math" w:hAnsi="Cambria Math" w:hint="eastAsia"/>
                </w:rPr>
                <m:t>l</m:t>
              </m:r>
            </m:num>
            <m:den>
              <m:r>
                <m:rPr>
                  <m:sty m:val="p"/>
                </m:rPr>
                <w:rPr>
                  <w:rFonts w:ascii="Cambria Math" w:hAnsi="Cambria Math"/>
                </w:rPr>
                <m:t>y-x</m:t>
              </m:r>
            </m:den>
          </m:f>
        </m:oMath>
      </m:oMathPara>
    </w:p>
    <w:p w14:paraId="3D08D710" w14:textId="112F8C55" w:rsidR="009F3B8B" w:rsidRPr="009F3B8B" w:rsidRDefault="009F3B8B" w:rsidP="00B74F39">
      <w:pPr>
        <w:pStyle w:val="a9"/>
        <w:ind w:left="1360" w:firstLineChars="0" w:firstLine="0"/>
        <w:rPr>
          <w:iCs/>
        </w:rPr>
      </w:pPr>
      <w:r>
        <w:rPr>
          <w:rFonts w:hint="eastAsia"/>
          <w:iCs/>
        </w:rPr>
        <w:t>即</w:t>
      </w:r>
    </w:p>
    <w:p w14:paraId="39855EEC" w14:textId="2FA4A517" w:rsidR="009F3B8B" w:rsidRPr="004E13E4" w:rsidRDefault="009F3B8B" w:rsidP="009F3B8B">
      <w:pPr>
        <w:pStyle w:val="a9"/>
        <w:ind w:left="1360" w:firstLineChars="0" w:firstLine="0"/>
        <w:rPr>
          <w:iCs/>
        </w:rPr>
      </w:pPr>
      <m:oMathPara>
        <m:oMath>
          <m:r>
            <m:rPr>
              <m:sty m:val="p"/>
            </m:rPr>
            <w:rPr>
              <w:rFonts w:ascii="Cambria Math" w:hAnsi="Cambria Math"/>
            </w:rPr>
            <m:t>θ≤</m:t>
          </m:r>
          <m:func>
            <m:funcPr>
              <m:ctrlPr>
                <w:rPr>
                  <w:rFonts w:ascii="Cambria Math" w:hAnsi="Cambria Math"/>
                  <w:iCs/>
                </w:rPr>
              </m:ctrlPr>
            </m:funcPr>
            <m:fName>
              <m:r>
                <m:rPr>
                  <m:sty m:val="p"/>
                </m:rPr>
                <w:rPr>
                  <w:rFonts w:ascii="Cambria Math" w:hAnsi="Cambria Math"/>
                </w:rPr>
                <m:t>arctan</m:t>
              </m:r>
            </m:fName>
            <m:e>
              <m:f>
                <m:fPr>
                  <m:ctrlPr>
                    <w:rPr>
                      <w:rFonts w:ascii="Cambria Math" w:hAnsi="Cambria Math"/>
                      <w:iCs/>
                    </w:rPr>
                  </m:ctrlPr>
                </m:fPr>
                <m:num>
                  <m:r>
                    <w:rPr>
                      <w:rFonts w:ascii="Cambria Math" w:hAnsi="Cambria Math" w:hint="eastAsia"/>
                    </w:rPr>
                    <m:t>l</m:t>
                  </m:r>
                </m:num>
                <m:den>
                  <m:r>
                    <m:rPr>
                      <m:sty m:val="p"/>
                    </m:rPr>
                    <w:rPr>
                      <w:rFonts w:ascii="Cambria Math" w:hAnsi="Cambria Math"/>
                    </w:rPr>
                    <m:t>y-x</m:t>
                  </m:r>
                </m:den>
              </m:f>
            </m:e>
          </m:func>
        </m:oMath>
      </m:oMathPara>
    </w:p>
    <w:p w14:paraId="606C0071" w14:textId="4057F9DF" w:rsidR="009F3B8B" w:rsidRPr="00B74F39" w:rsidRDefault="009F3B8B" w:rsidP="00B74F39">
      <w:pPr>
        <w:pStyle w:val="a9"/>
        <w:ind w:left="1360" w:firstLineChars="0" w:firstLine="0"/>
        <w:rPr>
          <w:iCs/>
        </w:rPr>
      </w:pPr>
      <w:r>
        <w:rPr>
          <w:rFonts w:hint="eastAsia"/>
          <w:iCs/>
        </w:rPr>
        <w:t>记</w:t>
      </w:r>
      <w:r w:rsidR="00815A53">
        <w:rPr>
          <w:rFonts w:hint="eastAsia"/>
          <w:iCs/>
        </w:rPr>
        <w:t>b=min{</w:t>
      </w:r>
      <m:oMath>
        <m:func>
          <m:funcPr>
            <m:ctrlPr>
              <w:rPr>
                <w:rFonts w:ascii="Cambria Math" w:hAnsi="Cambria Math"/>
                <w:iCs/>
              </w:rPr>
            </m:ctrlPr>
          </m:funcPr>
          <m:fName>
            <m:r>
              <m:rPr>
                <m:sty m:val="p"/>
              </m:rPr>
              <w:rPr>
                <w:rFonts w:ascii="Cambria Math" w:hAnsi="Cambria Math"/>
              </w:rPr>
              <m:t>arctan</m:t>
            </m:r>
          </m:fName>
          <m:e>
            <m:f>
              <m:fPr>
                <m:ctrlPr>
                  <w:rPr>
                    <w:rFonts w:ascii="Cambria Math" w:hAnsi="Cambria Math"/>
                    <w:iCs/>
                  </w:rPr>
                </m:ctrlPr>
              </m:fPr>
              <m:num>
                <m:r>
                  <w:rPr>
                    <w:rFonts w:ascii="Cambria Math" w:hAnsi="Cambria Math" w:hint="eastAsia"/>
                  </w:rPr>
                  <m:t>l</m:t>
                </m:r>
              </m:num>
              <m:den>
                <m:r>
                  <m:rPr>
                    <m:sty m:val="p"/>
                  </m:rPr>
                  <w:rPr>
                    <w:rFonts w:ascii="Cambria Math" w:hAnsi="Cambria Math"/>
                  </w:rPr>
                  <m:t>y-x</m:t>
                </m:r>
              </m:den>
            </m:f>
          </m:e>
        </m:func>
        <m:r>
          <w:rPr>
            <w:rFonts w:ascii="Cambria Math" w:hAnsi="Cambria Math" w:hint="eastAsia"/>
          </w:rPr>
          <m:t>，</m:t>
        </m:r>
        <m:r>
          <w:rPr>
            <w:rFonts w:ascii="Cambria Math" w:hAnsi="Cambria Math" w:hint="eastAsia"/>
          </w:rPr>
          <m:t>a</m:t>
        </m:r>
      </m:oMath>
      <w:r w:rsidR="00815A53">
        <w:rPr>
          <w:rFonts w:hint="eastAsia"/>
          <w:iCs/>
        </w:rPr>
        <w:t>}</w:t>
      </w:r>
    </w:p>
    <w:p w14:paraId="04BD5E53" w14:textId="4EDF7329" w:rsidR="00B74F39" w:rsidRDefault="00B74F39" w:rsidP="00B74F39">
      <w:pPr>
        <w:pStyle w:val="a9"/>
        <w:ind w:left="1360" w:firstLineChars="0" w:firstLine="0"/>
        <w:rPr>
          <w:iCs/>
        </w:rPr>
      </w:pPr>
      <w:r>
        <w:rPr>
          <w:rFonts w:hint="eastAsia"/>
          <w:iCs/>
        </w:rPr>
        <w:lastRenderedPageBreak/>
        <w:t>我们考虑对于</w:t>
      </w:r>
      <m:oMath>
        <m:r>
          <w:rPr>
            <w:rFonts w:ascii="Cambria Math" w:hAnsi="Cambria Math"/>
          </w:rPr>
          <m:t>f(θ)</m:t>
        </m:r>
      </m:oMath>
      <w:r>
        <w:rPr>
          <w:rFonts w:hint="eastAsia"/>
          <w:iCs/>
        </w:rPr>
        <w:t>求导：</w:t>
      </w:r>
    </w:p>
    <w:p w14:paraId="6D51C7D4" w14:textId="7B90A729" w:rsidR="00B74F39" w:rsidRPr="00B74F39" w:rsidRDefault="0010783A" w:rsidP="00B74F39">
      <w:pPr>
        <w:pStyle w:val="a9"/>
        <w:ind w:left="1360" w:firstLineChars="0" w:firstLine="0"/>
        <w:rPr>
          <w:iCs/>
        </w:rPr>
      </w:pPr>
      <m:oMathPara>
        <m:oMath>
          <m:sSup>
            <m:sSupPr>
              <m:ctrlPr>
                <w:rPr>
                  <w:rFonts w:ascii="Cambria Math" w:hAnsi="Cambria Math"/>
                  <w:i/>
                  <w:iCs/>
                </w:rPr>
              </m:ctrlPr>
            </m:sSupPr>
            <m:e>
              <m:r>
                <w:rPr>
                  <w:rFonts w:ascii="Cambria Math" w:hAnsi="Cambria Math"/>
                </w:rPr>
                <m:t>f</m:t>
              </m:r>
            </m:e>
            <m:sup>
              <m:r>
                <w:rPr>
                  <w:rFonts w:ascii="Cambria Math" w:hAnsi="Cambria Math"/>
                </w:rPr>
                <m:t>'</m:t>
              </m:r>
            </m:sup>
          </m:sSup>
          <m:d>
            <m:dPr>
              <m:ctrlPr>
                <w:rPr>
                  <w:rFonts w:ascii="Cambria Math" w:hAnsi="Cambria Math"/>
                  <w:i/>
                  <w:iCs/>
                </w:rPr>
              </m:ctrlPr>
            </m:dPr>
            <m:e>
              <m:r>
                <w:rPr>
                  <w:rFonts w:ascii="Cambria Math" w:hAnsi="Cambria Math"/>
                </w:rPr>
                <m:t>θ</m:t>
              </m:r>
            </m:e>
          </m:d>
          <m:r>
            <m:rPr>
              <m:sty m:val="p"/>
            </m:rPr>
            <w:rPr>
              <w:rFonts w:ascii="Cambria Math" w:hAnsi="Cambria Math"/>
            </w:rPr>
            <m:t>=</m:t>
          </m:r>
          <m:f>
            <m:fPr>
              <m:ctrlPr>
                <w:rPr>
                  <w:rFonts w:ascii="Cambria Math" w:hAnsi="Cambria Math"/>
                  <w:i/>
                  <w:iCs/>
                </w:rPr>
              </m:ctrlPr>
            </m:fPr>
            <m:num>
              <m:r>
                <w:rPr>
                  <w:rFonts w:ascii="Cambria Math" w:hAnsi="Cambria Math"/>
                </w:rPr>
                <m:t>l</m:t>
              </m:r>
            </m:num>
            <m:den>
              <m:r>
                <w:rPr>
                  <w:rFonts w:ascii="Cambria Math" w:hAnsi="Cambria Math"/>
                </w:rPr>
                <m:t>2</m:t>
              </m:r>
              <m:func>
                <m:funcPr>
                  <m:ctrlPr>
                    <w:rPr>
                      <w:rFonts w:ascii="Cambria Math" w:hAnsi="Cambria Math"/>
                      <w:i/>
                      <w:iCs/>
                    </w:rPr>
                  </m:ctrlPr>
                </m:funcPr>
                <m:fName>
                  <m:sSup>
                    <m:sSupPr>
                      <m:ctrlPr>
                        <w:rPr>
                          <w:rFonts w:ascii="Cambria Math" w:hAnsi="Cambria Math"/>
                          <w:iCs/>
                        </w:rPr>
                      </m:ctrlPr>
                    </m:sSupPr>
                    <m:e>
                      <m:r>
                        <w:rPr>
                          <w:rFonts w:ascii="Cambria Math" w:hAnsi="Cambria Math"/>
                        </w:rPr>
                        <m:t>sin</m:t>
                      </m:r>
                    </m:e>
                    <m:sup>
                      <m:r>
                        <m:rPr>
                          <m:sty m:val="p"/>
                        </m:rPr>
                        <w:rPr>
                          <w:rFonts w:ascii="Cambria Math" w:hAnsi="Cambria Math"/>
                        </w:rPr>
                        <m:t>2</m:t>
                      </m:r>
                    </m:sup>
                  </m:sSup>
                </m:fName>
                <m:e>
                  <m:r>
                    <w:rPr>
                      <w:rFonts w:ascii="Cambria Math" w:hAnsi="Cambria Math"/>
                    </w:rPr>
                    <m:t>θ</m:t>
                  </m:r>
                </m:e>
              </m:func>
            </m:den>
          </m:f>
          <m:d>
            <m:dPr>
              <m:ctrlPr>
                <w:rPr>
                  <w:rFonts w:ascii="Cambria Math" w:hAnsi="Cambria Math"/>
                  <w:i/>
                  <w:iCs/>
                </w:rPr>
              </m:ctrlPr>
            </m:dPr>
            <m:e>
              <m:r>
                <w:rPr>
                  <w:rFonts w:ascii="Cambria Math" w:hAnsi="Cambria Math"/>
                </w:rPr>
                <m:t>1</m:t>
              </m:r>
              <m:r>
                <w:rPr>
                  <w:rFonts w:ascii="微软雅黑" w:eastAsia="微软雅黑" w:hAnsi="微软雅黑" w:cs="微软雅黑" w:hint="eastAsia"/>
                </w:rPr>
                <m:t>-</m:t>
              </m:r>
              <m:func>
                <m:funcPr>
                  <m:ctrlPr>
                    <w:rPr>
                      <w:rFonts w:ascii="Cambria Math" w:hAnsi="Cambria Math"/>
                      <w:i/>
                      <w:iCs/>
                    </w:rPr>
                  </m:ctrlPr>
                </m:funcPr>
                <m:fName>
                  <m:r>
                    <m:rPr>
                      <m:sty m:val="p"/>
                    </m:rPr>
                    <w:rPr>
                      <w:rFonts w:ascii="Cambria Math" w:hAnsi="Cambria Math"/>
                    </w:rPr>
                    <m:t>2cos</m:t>
                  </m:r>
                  <m:ctrlPr>
                    <w:rPr>
                      <w:rFonts w:ascii="Cambria Math" w:eastAsia="微软雅黑" w:hAnsi="Cambria Math" w:cs="微软雅黑"/>
                      <w:i/>
                      <w:iCs/>
                    </w:rPr>
                  </m:ctrlPr>
                </m:fName>
                <m:e>
                  <m:r>
                    <w:rPr>
                      <w:rFonts w:ascii="Cambria Math" w:hAnsi="Cambria Math"/>
                    </w:rPr>
                    <m:t>θ</m:t>
                  </m:r>
                </m:e>
              </m:func>
            </m:e>
          </m:d>
        </m:oMath>
      </m:oMathPara>
    </w:p>
    <w:p w14:paraId="07C88A23" w14:textId="1089DF35" w:rsidR="00B74F39" w:rsidDel="001D4515" w:rsidRDefault="001D4515" w:rsidP="00B74F39">
      <w:pPr>
        <w:pStyle w:val="a9"/>
        <w:ind w:left="1360" w:firstLineChars="0" w:firstLine="0"/>
        <w:rPr>
          <w:del w:id="35" w:author="Lee Vastalian" w:date="2019-10-23T22:56:00Z"/>
          <w:iCs/>
        </w:rPr>
      </w:pPr>
      <w:ins w:id="36" w:author="Lee Vastalian" w:date="2019-10-23T22:55:00Z">
        <w:r>
          <w:rPr>
            <w:noProof/>
          </w:rPr>
          <w:drawing>
            <wp:anchor distT="0" distB="0" distL="114300" distR="114300" simplePos="0" relativeHeight="251979776" behindDoc="0" locked="0" layoutInCell="1" allowOverlap="1" wp14:anchorId="76076FA3" wp14:editId="7168EA75">
              <wp:simplePos x="0" y="0"/>
              <wp:positionH relativeFrom="column">
                <wp:posOffset>1738630</wp:posOffset>
              </wp:positionH>
              <wp:positionV relativeFrom="paragraph">
                <wp:posOffset>1595755</wp:posOffset>
              </wp:positionV>
              <wp:extent cx="3169920" cy="2355215"/>
              <wp:effectExtent l="0" t="0" r="0" b="6985"/>
              <wp:wrapTopAndBottom/>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1" cstate="print">
                        <a:extLst>
                          <a:ext uri="{28A0092B-C50C-407E-A947-70E740481C1C}">
                            <a14:useLocalDpi xmlns:a14="http://schemas.microsoft.com/office/drawing/2010/main" val="0"/>
                          </a:ext>
                        </a:extLst>
                      </a:blip>
                      <a:stretch>
                        <a:fillRect/>
                      </a:stretch>
                    </pic:blipFill>
                    <pic:spPr>
                      <a:xfrm>
                        <a:off x="0" y="0"/>
                        <a:ext cx="3169920" cy="2355215"/>
                      </a:xfrm>
                      <a:prstGeom prst="rect">
                        <a:avLst/>
                      </a:prstGeom>
                    </pic:spPr>
                  </pic:pic>
                </a:graphicData>
              </a:graphic>
              <wp14:sizeRelH relativeFrom="margin">
                <wp14:pctWidth>0</wp14:pctWidth>
              </wp14:sizeRelH>
              <wp14:sizeRelV relativeFrom="margin">
                <wp14:pctHeight>0</wp14:pctHeight>
              </wp14:sizeRelV>
            </wp:anchor>
          </w:drawing>
        </w:r>
      </w:ins>
      <w:r w:rsidR="00B74F39">
        <w:rPr>
          <w:rFonts w:hint="eastAsia"/>
          <w:iCs/>
        </w:rPr>
        <w:t>在限定</w:t>
      </w:r>
      <m:oMath>
        <m:r>
          <w:rPr>
            <w:rFonts w:ascii="Cambria Math" w:hAnsi="Cambria Math"/>
          </w:rPr>
          <m:t>θ</m:t>
        </m:r>
      </m:oMath>
      <w:r w:rsidR="00B74F39">
        <w:rPr>
          <w:rFonts w:hint="eastAsia"/>
          <w:iCs/>
        </w:rPr>
        <w:t>在（</w:t>
      </w:r>
      <w:r w:rsidR="00B74F39">
        <w:rPr>
          <w:rFonts w:hint="eastAsia"/>
          <w:iCs/>
        </w:rPr>
        <w:t>0</w:t>
      </w:r>
      <w:r w:rsidR="00B74F39">
        <w:rPr>
          <w:rFonts w:hint="eastAsia"/>
          <w:iCs/>
        </w:rPr>
        <w:t>，</w:t>
      </w:r>
      <m:oMath>
        <m:f>
          <m:fPr>
            <m:ctrlPr>
              <w:rPr>
                <w:rFonts w:ascii="Cambria Math" w:hAnsi="Cambria Math"/>
                <w:iCs/>
              </w:rPr>
            </m:ctrlPr>
          </m:fPr>
          <m:num>
            <m:r>
              <m:rPr>
                <m:sty m:val="p"/>
              </m:rPr>
              <w:rPr>
                <w:rFonts w:ascii="Cambria Math" w:hAnsi="Cambria Math"/>
              </w:rPr>
              <m:t>π</m:t>
            </m:r>
          </m:num>
          <m:den>
            <m:r>
              <m:rPr>
                <m:sty m:val="p"/>
              </m:rPr>
              <w:rPr>
                <w:rFonts w:ascii="Cambria Math" w:hAnsi="Cambria Math"/>
              </w:rPr>
              <m:t>2</m:t>
            </m:r>
          </m:den>
        </m:f>
      </m:oMath>
      <w:r w:rsidR="00B74F39">
        <w:rPr>
          <w:rFonts w:hint="eastAsia"/>
          <w:iCs/>
        </w:rPr>
        <w:t>）的时候（这是平凡的限制区间）</w:t>
      </w:r>
      <w:r w:rsidR="00DD03B3">
        <w:rPr>
          <w:rFonts w:hint="eastAsia"/>
          <w:iCs/>
        </w:rPr>
        <w:t>有且只有一个根</w:t>
      </w:r>
      <m:oMath>
        <m:r>
          <w:rPr>
            <w:rFonts w:ascii="Cambria Math" w:hAnsi="Cambria Math"/>
          </w:rPr>
          <m:t>θ</m:t>
        </m:r>
      </m:oMath>
      <w:r w:rsidR="00DD03B3">
        <w:rPr>
          <w:rFonts w:hint="eastAsia"/>
          <w:iCs/>
        </w:rPr>
        <w:t>=</w:t>
      </w:r>
      <m:oMath>
        <m:f>
          <m:fPr>
            <m:ctrlPr>
              <w:rPr>
                <w:rFonts w:ascii="Cambria Math" w:hAnsi="Cambria Math"/>
                <w:iCs/>
              </w:rPr>
            </m:ctrlPr>
          </m:fPr>
          <m:num>
            <m:r>
              <m:rPr>
                <m:sty m:val="p"/>
              </m:rPr>
              <w:rPr>
                <w:rFonts w:ascii="Cambria Math" w:hAnsi="Cambria Math"/>
              </w:rPr>
              <m:t>π</m:t>
            </m:r>
          </m:num>
          <m:den>
            <m:r>
              <m:rPr>
                <m:sty m:val="p"/>
              </m:rPr>
              <w:rPr>
                <w:rFonts w:ascii="Cambria Math" w:hAnsi="Cambria Math" w:hint="eastAsia"/>
              </w:rPr>
              <m:t>3</m:t>
            </m:r>
          </m:den>
        </m:f>
      </m:oMath>
      <w:r w:rsidR="00DD03B3">
        <w:rPr>
          <w:rFonts w:hint="eastAsia"/>
          <w:iCs/>
        </w:rPr>
        <w:t>，当</w:t>
      </w:r>
      <m:oMath>
        <m:r>
          <w:rPr>
            <w:rFonts w:ascii="Cambria Math" w:hAnsi="Cambria Math"/>
          </w:rPr>
          <m:t>θ</m:t>
        </m:r>
      </m:oMath>
      <w:r w:rsidR="00DD03B3">
        <w:rPr>
          <w:rFonts w:hint="eastAsia"/>
          <w:iCs/>
        </w:rPr>
        <w:t>大于这个值时</w:t>
      </w:r>
      <m:oMath>
        <m:sSup>
          <m:sSupPr>
            <m:ctrlPr>
              <w:rPr>
                <w:rFonts w:ascii="Cambria Math" w:hAnsi="Cambria Math"/>
                <w:i/>
                <w:iCs/>
              </w:rPr>
            </m:ctrlPr>
          </m:sSupPr>
          <m:e>
            <m:r>
              <w:rPr>
                <w:rFonts w:ascii="Cambria Math" w:hAnsi="Cambria Math"/>
              </w:rPr>
              <m:t>f</m:t>
            </m:r>
          </m:e>
          <m:sup>
            <m:r>
              <w:rPr>
                <w:rFonts w:ascii="Cambria Math" w:hAnsi="Cambria Math"/>
              </w:rPr>
              <m:t>'</m:t>
            </m:r>
          </m:sup>
        </m:sSup>
        <m:d>
          <m:dPr>
            <m:ctrlPr>
              <w:rPr>
                <w:rFonts w:ascii="Cambria Math" w:hAnsi="Cambria Math"/>
                <w:i/>
                <w:iCs/>
              </w:rPr>
            </m:ctrlPr>
          </m:dPr>
          <m:e>
            <m:r>
              <w:rPr>
                <w:rFonts w:ascii="Cambria Math" w:hAnsi="Cambria Math"/>
              </w:rPr>
              <m:t>θ</m:t>
            </m:r>
          </m:e>
        </m:d>
      </m:oMath>
      <w:r w:rsidR="00DD03B3">
        <w:rPr>
          <w:rFonts w:hint="eastAsia"/>
          <w:iCs/>
        </w:rPr>
        <w:t>大于零，当</w:t>
      </w:r>
      <m:oMath>
        <m:r>
          <w:rPr>
            <w:rFonts w:ascii="Cambria Math" w:hAnsi="Cambria Math"/>
          </w:rPr>
          <m:t>θ</m:t>
        </m:r>
      </m:oMath>
      <w:r w:rsidR="00DD03B3">
        <w:rPr>
          <w:rFonts w:hint="eastAsia"/>
          <w:iCs/>
        </w:rPr>
        <w:t>小于这个值时</w:t>
      </w:r>
      <m:oMath>
        <m:sSup>
          <m:sSupPr>
            <m:ctrlPr>
              <w:rPr>
                <w:rFonts w:ascii="Cambria Math" w:hAnsi="Cambria Math"/>
                <w:i/>
                <w:iCs/>
              </w:rPr>
            </m:ctrlPr>
          </m:sSupPr>
          <m:e>
            <m:r>
              <w:rPr>
                <w:rFonts w:ascii="Cambria Math" w:hAnsi="Cambria Math"/>
              </w:rPr>
              <m:t>f</m:t>
            </m:r>
          </m:e>
          <m:sup>
            <m:r>
              <w:rPr>
                <w:rFonts w:ascii="Cambria Math" w:hAnsi="Cambria Math"/>
              </w:rPr>
              <m:t>'</m:t>
            </m:r>
          </m:sup>
        </m:sSup>
        <m:d>
          <m:dPr>
            <m:ctrlPr>
              <w:rPr>
                <w:rFonts w:ascii="Cambria Math" w:hAnsi="Cambria Math"/>
                <w:i/>
                <w:iCs/>
              </w:rPr>
            </m:ctrlPr>
          </m:dPr>
          <m:e>
            <m:r>
              <w:rPr>
                <w:rFonts w:ascii="Cambria Math" w:hAnsi="Cambria Math"/>
              </w:rPr>
              <m:t>θ</m:t>
            </m:r>
          </m:e>
        </m:d>
      </m:oMath>
      <w:r w:rsidR="00DD03B3">
        <w:rPr>
          <w:rFonts w:hint="eastAsia"/>
          <w:iCs/>
        </w:rPr>
        <w:t>小于零，所以</w:t>
      </w:r>
      <m:oMath>
        <m:r>
          <w:rPr>
            <w:rFonts w:ascii="Cambria Math" w:hAnsi="Cambria Math"/>
          </w:rPr>
          <m:t>f(θ)</m:t>
        </m:r>
      </m:oMath>
      <w:r w:rsidR="00DD03B3">
        <w:rPr>
          <w:rFonts w:hint="eastAsia"/>
          <w:iCs/>
        </w:rPr>
        <w:t>的图像草图如下所示：</w:t>
      </w:r>
    </w:p>
    <w:p w14:paraId="62411D02" w14:textId="67ADC5CB" w:rsidR="00DD03B3" w:rsidRPr="001D4515" w:rsidRDefault="00D2778B">
      <w:pPr>
        <w:pStyle w:val="a9"/>
        <w:ind w:left="1360" w:firstLineChars="0" w:firstLine="0"/>
        <w:rPr>
          <w:iCs/>
          <w:rPrChange w:id="37" w:author="Lee Vastalian" w:date="2019-10-23T22:56:00Z">
            <w:rPr/>
          </w:rPrChange>
        </w:rPr>
      </w:pPr>
      <w:del w:id="38" w:author="Lee Vastalian" w:date="2019-10-23T22:55:00Z">
        <w:r w:rsidDel="001D4515">
          <w:rPr>
            <w:rFonts w:hint="eastAsia"/>
            <w:noProof/>
          </w:rPr>
          <mc:AlternateContent>
            <mc:Choice Requires="wpi">
              <w:drawing>
                <wp:anchor distT="0" distB="0" distL="114300" distR="114300" simplePos="0" relativeHeight="251873280" behindDoc="0" locked="0" layoutInCell="1" allowOverlap="1" wp14:anchorId="4D7A1329" wp14:editId="3C84C7A6">
                  <wp:simplePos x="0" y="0"/>
                  <wp:positionH relativeFrom="column">
                    <wp:posOffset>4629924</wp:posOffset>
                  </wp:positionH>
                  <wp:positionV relativeFrom="paragraph">
                    <wp:posOffset>-114714</wp:posOffset>
                  </wp:positionV>
                  <wp:extent cx="284480" cy="328295"/>
                  <wp:effectExtent l="57150" t="57150" r="58420" b="71755"/>
                  <wp:wrapNone/>
                  <wp:docPr id="751" name="墨迹 751"/>
                  <wp:cNvGraphicFramePr/>
                  <a:graphic xmlns:a="http://schemas.openxmlformats.org/drawingml/2006/main">
                    <a:graphicData uri="http://schemas.microsoft.com/office/word/2010/wordprocessingInk">
                      <w14:contentPart bwMode="auto" r:id="rId422">
                        <w14:nvContentPartPr>
                          <w14:cNvContentPartPr/>
                        </w14:nvContentPartPr>
                        <w14:xfrm>
                          <a:off x="0" y="0"/>
                          <a:ext cx="284480" cy="328295"/>
                        </w14:xfrm>
                      </w14:contentPart>
                    </a:graphicData>
                  </a:graphic>
                  <wp14:sizeRelH relativeFrom="margin">
                    <wp14:pctWidth>0</wp14:pctWidth>
                  </wp14:sizeRelH>
                  <wp14:sizeRelV relativeFrom="margin">
                    <wp14:pctHeight>0</wp14:pctHeight>
                  </wp14:sizeRelV>
                </wp:anchor>
              </w:drawing>
            </mc:Choice>
            <mc:Fallback>
              <w:pict>
                <v:shape w14:anchorId="1086728A" id="墨迹 751" o:spid="_x0000_s1026" type="#_x0000_t75" style="position:absolute;left:0;text-align:left;margin-left:363.15pt;margin-top:-10.45pt;width:25.2pt;height:28.6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">
                  <v:imagedata r:id="rId423" o:title=""/>
                </v:shape>
              </w:pict>
            </mc:Fallback>
          </mc:AlternateContent>
        </w:r>
        <w:r w:rsidR="00DD03B3" w:rsidDel="001D4515">
          <w:rPr>
            <w:rFonts w:hint="eastAsia"/>
            <w:noProof/>
          </w:rPr>
          <mc:AlternateContent>
            <mc:Choice Requires="wpi">
              <w:drawing>
                <wp:anchor distT="0" distB="0" distL="114300" distR="114300" simplePos="0" relativeHeight="251874304" behindDoc="0" locked="0" layoutInCell="1" allowOverlap="1" wp14:anchorId="47EC6126" wp14:editId="26249B2B">
                  <wp:simplePos x="0" y="0"/>
                  <wp:positionH relativeFrom="column">
                    <wp:posOffset>4053840</wp:posOffset>
                  </wp:positionH>
                  <wp:positionV relativeFrom="paragraph">
                    <wp:posOffset>154940</wp:posOffset>
                  </wp:positionV>
                  <wp:extent cx="470180" cy="1397315"/>
                  <wp:effectExtent l="38100" t="57150" r="6350" b="69850"/>
                  <wp:wrapNone/>
                  <wp:docPr id="752" name="墨迹 752"/>
                  <wp:cNvGraphicFramePr/>
                  <a:graphic xmlns:a="http://schemas.openxmlformats.org/drawingml/2006/main">
                    <a:graphicData uri="http://schemas.microsoft.com/office/word/2010/wordprocessingInk">
                      <w14:contentPart bwMode="auto" r:id="rId424">
                        <w14:nvContentPartPr>
                          <w14:cNvContentPartPr/>
                        </w14:nvContentPartPr>
                        <w14:xfrm>
                          <a:off x="0" y="0"/>
                          <a:ext cx="470180" cy="1397315"/>
                        </w14:xfrm>
                      </w14:contentPart>
                    </a:graphicData>
                  </a:graphic>
                </wp:anchor>
              </w:drawing>
            </mc:Choice>
            <mc:Fallback>
              <w:pict>
                <v:shape w14:anchorId="1574EE03" id="墨迹 752" o:spid="_x0000_s1026" type="#_x0000_t75" style="position:absolute;left:0;text-align:left;margin-left:317.8pt;margin-top:10.8pt;width:39.85pt;height:112.85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">
                  <v:imagedata r:id="rId425" o:title=""/>
                </v:shape>
              </w:pict>
            </mc:Fallback>
          </mc:AlternateContent>
        </w:r>
        <w:r w:rsidR="00DD03B3" w:rsidDel="001D4515">
          <w:rPr>
            <w:rFonts w:hint="eastAsia"/>
            <w:noProof/>
          </w:rPr>
          <mc:AlternateContent>
            <mc:Choice Requires="wpi">
              <w:drawing>
                <wp:anchor distT="0" distB="0" distL="114300" distR="114300" simplePos="0" relativeHeight="251872256" behindDoc="0" locked="0" layoutInCell="1" allowOverlap="1" wp14:anchorId="68A13EA9" wp14:editId="7E95CD43">
                  <wp:simplePos x="0" y="0"/>
                  <wp:positionH relativeFrom="column">
                    <wp:posOffset>4678849</wp:posOffset>
                  </wp:positionH>
                  <wp:positionV relativeFrom="paragraph">
                    <wp:posOffset>176068</wp:posOffset>
                  </wp:positionV>
                  <wp:extent cx="167400" cy="234000"/>
                  <wp:effectExtent l="57150" t="57150" r="61595" b="71120"/>
                  <wp:wrapNone/>
                  <wp:docPr id="750" name="墨迹 750"/>
                  <wp:cNvGraphicFramePr/>
                  <a:graphic xmlns:a="http://schemas.openxmlformats.org/drawingml/2006/main">
                    <a:graphicData uri="http://schemas.microsoft.com/office/word/2010/wordprocessingInk">
                      <w14:contentPart bwMode="auto" r:id="rId426">
                        <w14:nvContentPartPr>
                          <w14:cNvContentPartPr/>
                        </w14:nvContentPartPr>
                        <w14:xfrm>
                          <a:off x="0" y="0"/>
                          <a:ext cx="167400" cy="234000"/>
                        </w14:xfrm>
                      </w14:contentPart>
                    </a:graphicData>
                  </a:graphic>
                </wp:anchor>
              </w:drawing>
            </mc:Choice>
            <mc:Fallback>
              <w:pict>
                <v:shape w14:anchorId="47C542D4" id="墨迹 750" o:spid="_x0000_s1026" type="#_x0000_t75" style="position:absolute;left:0;text-align:left;margin-left:367pt;margin-top:12.45pt;width:16.05pt;height:21.3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">
                  <v:imagedata r:id="rId427" o:title=""/>
                </v:shape>
              </w:pict>
            </mc:Fallback>
          </mc:AlternateContent>
        </w:r>
        <w:r w:rsidR="00DD03B3" w:rsidDel="001D4515">
          <w:rPr>
            <w:rFonts w:hint="eastAsia"/>
            <w:noProof/>
          </w:rPr>
          <mc:AlternateContent>
            <mc:Choice Requires="wpi">
              <w:drawing>
                <wp:anchor distT="0" distB="0" distL="114300" distR="114300" simplePos="0" relativeHeight="251865088" behindDoc="0" locked="0" layoutInCell="1" allowOverlap="1" wp14:anchorId="44CC0E19" wp14:editId="7C5DCC0E">
                  <wp:simplePos x="0" y="0"/>
                  <wp:positionH relativeFrom="column">
                    <wp:posOffset>1969770</wp:posOffset>
                  </wp:positionH>
                  <wp:positionV relativeFrom="paragraph">
                    <wp:posOffset>383540</wp:posOffset>
                  </wp:positionV>
                  <wp:extent cx="324485" cy="1419010"/>
                  <wp:effectExtent l="38100" t="38100" r="37465" b="67310"/>
                  <wp:wrapNone/>
                  <wp:docPr id="743" name="墨迹 743"/>
                  <wp:cNvGraphicFramePr/>
                  <a:graphic xmlns:a="http://schemas.openxmlformats.org/drawingml/2006/main">
                    <a:graphicData uri="http://schemas.microsoft.com/office/word/2010/wordprocessingInk">
                      <w14:contentPart bwMode="auto" r:id="rId428">
                        <w14:nvContentPartPr>
                          <w14:cNvContentPartPr/>
                        </w14:nvContentPartPr>
                        <w14:xfrm>
                          <a:off x="0" y="0"/>
                          <a:ext cx="324485" cy="1419010"/>
                        </w14:xfrm>
                      </w14:contentPart>
                    </a:graphicData>
                  </a:graphic>
                </wp:anchor>
              </w:drawing>
            </mc:Choice>
            <mc:Fallback>
              <w:pict>
                <v:shape w14:anchorId="1DE7A9D2" id="墨迹 743" o:spid="_x0000_s1026" type="#_x0000_t75" style="position:absolute;left:0;text-align:left;margin-left:153.7pt;margin-top:28.8pt;width:28.35pt;height:114.6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">
                  <v:imagedata r:id="rId429" o:title=""/>
                </v:shape>
              </w:pict>
            </mc:Fallback>
          </mc:AlternateContent>
        </w:r>
        <w:r w:rsidR="00DD03B3" w:rsidDel="001D4515">
          <w:rPr>
            <w:rFonts w:hint="eastAsia"/>
            <w:noProof/>
          </w:rPr>
          <mc:AlternateContent>
            <mc:Choice Requires="wpi">
              <w:drawing>
                <wp:anchor distT="0" distB="0" distL="114300" distR="114300" simplePos="0" relativeHeight="251864064" behindDoc="0" locked="0" layoutInCell="1" allowOverlap="1" wp14:anchorId="71E3867F" wp14:editId="6EE89345">
                  <wp:simplePos x="0" y="0"/>
                  <wp:positionH relativeFrom="column">
                    <wp:posOffset>2041129</wp:posOffset>
                  </wp:positionH>
                  <wp:positionV relativeFrom="paragraph">
                    <wp:posOffset>1967934</wp:posOffset>
                  </wp:positionV>
                  <wp:extent cx="15120" cy="317520"/>
                  <wp:effectExtent l="38100" t="38100" r="61595" b="63500"/>
                  <wp:wrapNone/>
                  <wp:docPr id="742" name="墨迹 742"/>
                  <wp:cNvGraphicFramePr/>
                  <a:graphic xmlns:a="http://schemas.openxmlformats.org/drawingml/2006/main">
                    <a:graphicData uri="http://schemas.microsoft.com/office/word/2010/wordprocessingInk">
                      <w14:contentPart bwMode="auto" r:id="rId430">
                        <w14:nvContentPartPr>
                          <w14:cNvContentPartPr/>
                        </w14:nvContentPartPr>
                        <w14:xfrm>
                          <a:off x="0" y="0"/>
                          <a:ext cx="15120" cy="317520"/>
                        </w14:xfrm>
                      </w14:contentPart>
                    </a:graphicData>
                  </a:graphic>
                </wp:anchor>
              </w:drawing>
            </mc:Choice>
            <mc:Fallback>
              <w:pict>
                <v:shape w14:anchorId="09D1E53B" id="墨迹 742" o:spid="_x0000_s1026" type="#_x0000_t75" style="position:absolute;left:0;text-align:left;margin-left:159.3pt;margin-top:153.55pt;width:4.05pt;height:27.8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">
                  <v:imagedata r:id="rId431" o:title=""/>
                </v:shape>
              </w:pict>
            </mc:Fallback>
          </mc:AlternateContent>
        </w:r>
        <w:r w:rsidR="00DD03B3" w:rsidDel="001D4515">
          <w:rPr>
            <w:rFonts w:hint="eastAsia"/>
            <w:noProof/>
          </w:rPr>
          <mc:AlternateContent>
            <mc:Choice Requires="wpi">
              <w:drawing>
                <wp:anchor distT="0" distB="0" distL="114300" distR="114300" simplePos="0" relativeHeight="251860992" behindDoc="0" locked="0" layoutInCell="1" allowOverlap="1" wp14:anchorId="3093BC29" wp14:editId="69B77DD5">
                  <wp:simplePos x="0" y="0"/>
                  <wp:positionH relativeFrom="column">
                    <wp:posOffset>1925955</wp:posOffset>
                  </wp:positionH>
                  <wp:positionV relativeFrom="paragraph">
                    <wp:posOffset>92075</wp:posOffset>
                  </wp:positionV>
                  <wp:extent cx="498405" cy="196215"/>
                  <wp:effectExtent l="57150" t="38100" r="73660" b="70485"/>
                  <wp:wrapNone/>
                  <wp:docPr id="739" name="墨迹 739"/>
                  <wp:cNvGraphicFramePr/>
                  <a:graphic xmlns:a="http://schemas.openxmlformats.org/drawingml/2006/main">
                    <a:graphicData uri="http://schemas.microsoft.com/office/word/2010/wordprocessingInk">
                      <w14:contentPart bwMode="auto" r:id="rId432">
                        <w14:nvContentPartPr>
                          <w14:cNvContentPartPr/>
                        </w14:nvContentPartPr>
                        <w14:xfrm>
                          <a:off x="0" y="0"/>
                          <a:ext cx="498405" cy="196215"/>
                        </w14:xfrm>
                      </w14:contentPart>
                    </a:graphicData>
                  </a:graphic>
                </wp:anchor>
              </w:drawing>
            </mc:Choice>
            <mc:Fallback>
              <w:pict>
                <v:shape w14:anchorId="2883DED5" id="墨迹 739" o:spid="_x0000_s1026" type="#_x0000_t75" style="position:absolute;left:0;text-align:left;margin-left:150.25pt;margin-top:5.85pt;width:42.1pt;height:18.2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">
                  <v:imagedata r:id="rId433" o:title=""/>
                </v:shape>
              </w:pict>
            </mc:Fallback>
          </mc:AlternateContent>
        </w:r>
        <w:r w:rsidR="00DD03B3" w:rsidDel="001D4515">
          <w:rPr>
            <w:rFonts w:hint="eastAsia"/>
            <w:noProof/>
          </w:rPr>
          <mc:AlternateContent>
            <mc:Choice Requires="wpi">
              <w:drawing>
                <wp:anchor distT="0" distB="0" distL="114300" distR="114300" simplePos="0" relativeHeight="251855872" behindDoc="0" locked="0" layoutInCell="1" allowOverlap="1" wp14:anchorId="33540670" wp14:editId="10F2913F">
                  <wp:simplePos x="0" y="0"/>
                  <wp:positionH relativeFrom="column">
                    <wp:posOffset>2666365</wp:posOffset>
                  </wp:positionH>
                  <wp:positionV relativeFrom="paragraph">
                    <wp:posOffset>609600</wp:posOffset>
                  </wp:positionV>
                  <wp:extent cx="281230" cy="190960"/>
                  <wp:effectExtent l="38100" t="38100" r="0" b="76200"/>
                  <wp:wrapNone/>
                  <wp:docPr id="734" name="墨迹 734"/>
                  <wp:cNvGraphicFramePr/>
                  <a:graphic xmlns:a="http://schemas.openxmlformats.org/drawingml/2006/main">
                    <a:graphicData uri="http://schemas.microsoft.com/office/word/2010/wordprocessingInk">
                      <w14:contentPart bwMode="auto" r:id="rId434">
                        <w14:nvContentPartPr>
                          <w14:cNvContentPartPr/>
                        </w14:nvContentPartPr>
                        <w14:xfrm>
                          <a:off x="0" y="0"/>
                          <a:ext cx="281230" cy="190960"/>
                        </w14:xfrm>
                      </w14:contentPart>
                    </a:graphicData>
                  </a:graphic>
                </wp:anchor>
              </w:drawing>
            </mc:Choice>
            <mc:Fallback>
              <w:pict>
                <v:shape w14:anchorId="028E480B" id="墨迹 734" o:spid="_x0000_s1026" type="#_x0000_t75" style="position:absolute;left:0;text-align:left;margin-left:208.55pt;margin-top:46.6pt;width:25pt;height:17.9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">
                  <v:imagedata r:id="rId435" o:title=""/>
                </v:shape>
              </w:pict>
            </mc:Fallback>
          </mc:AlternateContent>
        </w:r>
        <w:r w:rsidR="00DD03B3" w:rsidDel="001D4515">
          <w:rPr>
            <w:rFonts w:hint="eastAsia"/>
            <w:noProof/>
          </w:rPr>
          <mc:AlternateContent>
            <mc:Choice Requires="wpc">
              <w:drawing>
                <wp:inline distT="0" distB="0" distL="0" distR="0" wp14:anchorId="00A08433" wp14:editId="5BF921F1">
                  <wp:extent cx="5274310" cy="3076575"/>
                  <wp:effectExtent l="0" t="0" r="2540" b="9525"/>
                  <wp:docPr id="711" name="画布 7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436">
                          <w14:nvContentPartPr>
                            <w14:cNvPr id="712" name="墨迹 712"/>
                            <w14:cNvContentPartPr/>
                          </w14:nvContentPartPr>
                          <w14:xfrm>
                            <a:off x="1393297" y="756196"/>
                            <a:ext cx="1806480" cy="1132560"/>
                          </w14:xfrm>
                        </w14:contentPart>
                        <w14:contentPart bwMode="auto" r:id="rId437">
                          <w14:nvContentPartPr>
                            <w14:cNvPr id="713" name="墨迹 713"/>
                            <w14:cNvContentPartPr/>
                          </w14:nvContentPartPr>
                          <w14:xfrm>
                            <a:off x="2054256" y="938945"/>
                            <a:ext cx="7560" cy="123480"/>
                          </w14:xfrm>
                        </w14:contentPart>
                        <w14:contentPart bwMode="auto" r:id="rId438">
                          <w14:nvContentPartPr>
                            <w14:cNvPr id="714" name="墨迹 714"/>
                            <w14:cNvContentPartPr/>
                          </w14:nvContentPartPr>
                          <w14:xfrm>
                            <a:off x="2058216" y="1390385"/>
                            <a:ext cx="27000" cy="636480"/>
                          </w14:xfrm>
                        </w14:contentPart>
                        <w14:contentPart bwMode="auto" r:id="rId439">
                          <w14:nvContentPartPr>
                            <w14:cNvPr id="715" name="墨迹 715"/>
                            <w14:cNvContentPartPr/>
                          </w14:nvContentPartPr>
                          <w14:xfrm>
                            <a:off x="2111856" y="2329985"/>
                            <a:ext cx="25200" cy="284400"/>
                          </w14:xfrm>
                        </w14:contentPart>
                        <w14:contentPart bwMode="auto" r:id="rId440">
                          <w14:nvContentPartPr>
                            <w14:cNvPr id="716" name="墨迹 716"/>
                            <w14:cNvContentPartPr/>
                          </w14:nvContentPartPr>
                          <w14:xfrm>
                            <a:off x="2192856" y="660305"/>
                            <a:ext cx="92520" cy="12960"/>
                          </w14:xfrm>
                        </w14:contentPart>
                        <w14:contentPart bwMode="auto" r:id="rId441">
                          <w14:nvContentPartPr>
                            <w14:cNvPr id="717" name="墨迹 717"/>
                            <w14:cNvContentPartPr/>
                          </w14:nvContentPartPr>
                          <w14:xfrm>
                            <a:off x="2108256" y="437825"/>
                            <a:ext cx="165240" cy="492120"/>
                          </w14:xfrm>
                        </w14:contentPart>
                        <w14:contentPart bwMode="auto" r:id="rId442">
                          <w14:nvContentPartPr>
                            <w14:cNvPr id="718" name="墨迹 718"/>
                            <w14:cNvContentPartPr/>
                          </w14:nvContentPartPr>
                          <w14:xfrm>
                            <a:off x="2205456" y="499385"/>
                            <a:ext cx="144360" cy="63000"/>
                          </w14:xfrm>
                        </w14:contentPart>
                      </wpc:wpc>
                    </a:graphicData>
                  </a:graphic>
                </wp:inline>
              </w:drawing>
            </mc:Choice>
            <mc:Fallback>
              <w:pict>
                <v:group w14:anchorId="12B07EE4" id="画布 711" o:spid="_x0000_s1026" editas="canvas" style="width:415.3pt;height:242.25pt;mso-position-horizontal-relative:char;mso-position-vertical-relative:line" coordsize="52743,30765" o:gfxdata="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">
                  <v:shape id="_x0000_s1027" type="#_x0000_t75" style="position:absolute;width:52743;height:30765;visibility:visible;mso-wrap-style:square" filled="t">
                    <v:fill o:detectmouseclick="t"/>
                    <v:path o:connecttype="none"/>
                  </v:shape>
                  <v:shape id="墨迹 712" o:spid="_x0000_s1028" type="#_x0000_t75" style="position:absolute;left:13752;top:7381;width:18422;height:11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">
                    <v:imagedata r:id="rId443" o:title=""/>
                  </v:shape>
                  <v:shape id="墨迹 713" o:spid="_x0000_s1029" type="#_x0000_t75" style="position:absolute;left:20362;top:9209;width:432;height:1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">
                    <v:imagedata r:id="rId444" o:title=""/>
                  </v:shape>
                  <v:shape id="墨迹 714" o:spid="_x0000_s1030" type="#_x0000_t75" style="position:absolute;left:20402;top:13723;width:626;height:6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">
                    <v:imagedata r:id="rId445" o:title=""/>
                  </v:shape>
                  <v:shape id="墨迹 715" o:spid="_x0000_s1031" type="#_x0000_t75" style="position:absolute;left:20938;top:23119;width:608;height:3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">
                    <v:imagedata r:id="rId446" o:title=""/>
                  </v:shape>
                  <v:shape id="墨迹 716" o:spid="_x0000_s1032" type="#_x0000_t75" style="position:absolute;left:21749;top:6427;width:1280;height: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">
                    <v:imagedata r:id="rId447" o:title=""/>
                  </v:shape>
                  <v:shape id="墨迹 717" o:spid="_x0000_s1033" type="#_x0000_t75" style="position:absolute;left:20902;top:4198;width:2009;height:5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">
                    <v:imagedata r:id="rId448" o:title=""/>
                  </v:shape>
                  <v:shape id="墨迹 718" o:spid="_x0000_s1034" type="#_x0000_t75" style="position:absolute;left:21874;top:4813;width:1800;height: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">
                    <v:imagedata r:id="rId449" o:title=""/>
                  </v:shape>
                  <w10:anchorlock/>
                </v:group>
              </w:pict>
            </mc:Fallback>
          </mc:AlternateContent>
        </w:r>
      </w:del>
    </w:p>
    <w:p w14:paraId="39E2DC51" w14:textId="44010A85" w:rsidR="00DD03B3" w:rsidRDefault="00DD03B3" w:rsidP="00B74F39">
      <w:pPr>
        <w:pStyle w:val="a9"/>
        <w:ind w:left="1360" w:firstLineChars="0" w:firstLine="0"/>
        <w:rPr>
          <w:iCs/>
        </w:rPr>
      </w:pPr>
      <w:r>
        <w:rPr>
          <w:rFonts w:hint="eastAsia"/>
          <w:iCs/>
        </w:rPr>
        <w:t>那么我们就得到了在整个</w:t>
      </w:r>
      <w:ins w:id="39" w:author="Lee Vastalian" w:date="2019-10-23T22:56:00Z">
        <w:r w:rsidR="001D4515">
          <w:rPr>
            <w:rFonts w:hint="eastAsia"/>
            <w:iCs/>
          </w:rPr>
          <w:t>（</w:t>
        </w:r>
        <w:r w:rsidR="001D4515">
          <w:rPr>
            <w:rFonts w:hint="eastAsia"/>
            <w:iCs/>
          </w:rPr>
          <w:t>0</w:t>
        </w:r>
        <w:r w:rsidR="001D4515">
          <w:rPr>
            <w:rFonts w:hint="eastAsia"/>
            <w:iCs/>
          </w:rPr>
          <w:t>，</w:t>
        </w:r>
        <m:oMath>
          <m:f>
            <m:fPr>
              <m:ctrlPr>
                <w:rPr>
                  <w:rFonts w:ascii="Cambria Math" w:hAnsi="Cambria Math"/>
                  <w:iCs/>
                </w:rPr>
              </m:ctrlPr>
            </m:fPr>
            <m:num>
              <m:r>
                <m:rPr>
                  <m:sty m:val="p"/>
                </m:rPr>
                <w:rPr>
                  <w:rFonts w:ascii="Cambria Math" w:hAnsi="Cambria Math"/>
                </w:rPr>
                <m:t>π</m:t>
              </m:r>
            </m:num>
            <m:den>
              <m:r>
                <m:rPr>
                  <m:sty m:val="p"/>
                </m:rPr>
                <w:rPr>
                  <w:rFonts w:ascii="Cambria Math" w:hAnsi="Cambria Math"/>
                </w:rPr>
                <m:t>2</m:t>
              </m:r>
            </m:den>
          </m:f>
        </m:oMath>
        <w:r w:rsidR="001D4515">
          <w:rPr>
            <w:rFonts w:hint="eastAsia"/>
            <w:iCs/>
          </w:rPr>
          <w:t>）</w:t>
        </w:r>
      </w:ins>
      <w:r>
        <w:rPr>
          <w:rFonts w:hint="eastAsia"/>
          <w:iCs/>
        </w:rPr>
        <w:t>区间上</w:t>
      </w:r>
      <m:oMath>
        <m:r>
          <w:rPr>
            <w:rFonts w:ascii="Cambria Math" w:hAnsi="Cambria Math"/>
          </w:rPr>
          <m:t>f(θ)</m:t>
        </m:r>
      </m:oMath>
      <w:r>
        <w:rPr>
          <w:rFonts w:hint="eastAsia"/>
          <w:iCs/>
        </w:rPr>
        <w:t>的最小值在</w:t>
      </w:r>
      <m:oMath>
        <m:f>
          <m:fPr>
            <m:ctrlPr>
              <w:rPr>
                <w:rFonts w:ascii="Cambria Math" w:hAnsi="Cambria Math"/>
                <w:iCs/>
              </w:rPr>
            </m:ctrlPr>
          </m:fPr>
          <m:num>
            <m:r>
              <m:rPr>
                <m:sty m:val="p"/>
              </m:rPr>
              <w:rPr>
                <w:rFonts w:ascii="Cambria Math" w:hAnsi="Cambria Math"/>
              </w:rPr>
              <m:t>π</m:t>
            </m:r>
          </m:num>
          <m:den>
            <m:r>
              <m:rPr>
                <m:sty m:val="p"/>
              </m:rPr>
              <w:rPr>
                <w:rFonts w:ascii="Cambria Math" w:hAnsi="Cambria Math" w:hint="eastAsia"/>
              </w:rPr>
              <m:t>3</m:t>
            </m:r>
          </m:den>
        </m:f>
      </m:oMath>
      <w:r>
        <w:rPr>
          <w:rFonts w:hint="eastAsia"/>
          <w:iCs/>
        </w:rPr>
        <w:t>时取到，接下来需要讨论</w:t>
      </w:r>
      <m:oMath>
        <m:r>
          <w:rPr>
            <w:rFonts w:ascii="Cambria Math" w:hAnsi="Cambria Math"/>
          </w:rPr>
          <m:t>θ</m:t>
        </m:r>
      </m:oMath>
      <w:r>
        <w:rPr>
          <w:rFonts w:hint="eastAsia"/>
          <w:iCs/>
        </w:rPr>
        <w:t>的</w:t>
      </w:r>
      <w:del w:id="40" w:author="Lee Vastalian" w:date="2019-10-23T22:56:00Z">
        <w:r w:rsidDel="001D4515">
          <w:rPr>
            <w:rFonts w:hint="eastAsia"/>
            <w:iCs/>
          </w:rPr>
          <w:delText>真正</w:delText>
        </w:r>
      </w:del>
      <w:r>
        <w:rPr>
          <w:rFonts w:hint="eastAsia"/>
          <w:iCs/>
        </w:rPr>
        <w:t>取值范围</w:t>
      </w:r>
    </w:p>
    <w:p w14:paraId="5A7291E2" w14:textId="7D6AFAF6" w:rsidR="00DD03B3" w:rsidRPr="000404FE" w:rsidRDefault="00DD03B3" w:rsidP="00B74F39">
      <w:pPr>
        <w:pStyle w:val="a9"/>
        <w:ind w:left="1360" w:firstLineChars="0" w:firstLine="0"/>
      </w:pPr>
      <w:r>
        <w:rPr>
          <w:rFonts w:hint="eastAsia"/>
          <w:iCs/>
        </w:rPr>
        <w:t>注意到θ的存在性（定理先设条件）</w:t>
      </w:r>
      <w:r w:rsidR="0091400A">
        <w:rPr>
          <w:rFonts w:hint="eastAsia"/>
          <w:iCs/>
        </w:rPr>
        <w:t>可以得到</w:t>
      </w:r>
      <m:oMath>
        <m:r>
          <m:rPr>
            <m:sty m:val="p"/>
          </m:rPr>
          <w:rPr>
            <w:rFonts w:ascii="Cambria Math" w:hAnsi="Cambria Math"/>
          </w:rPr>
          <w:br/>
        </m:r>
      </m:oMath>
      <m:oMathPara>
        <m:oMath>
          <m:r>
            <w:rPr>
              <w:rFonts w:ascii="Cambria Math" w:hAnsi="Cambria Math" w:hint="eastAsia"/>
            </w:rPr>
            <m:t>arctan</m:t>
          </m:r>
          <m:r>
            <w:rPr>
              <w:rFonts w:ascii="Cambria Math" w:hAnsi="Cambria Math"/>
            </w:rPr>
            <m:t xml:space="preserve"> l</m:t>
          </m:r>
          <m:r>
            <w:rPr>
              <w:rFonts w:ascii="Cambria Math" w:hAnsi="Cambria Math" w:hint="eastAsia"/>
            </w:rPr>
            <m:t>/</m:t>
          </m:r>
          <m:r>
            <w:rPr>
              <w:rFonts w:ascii="Cambria Math" w:hAnsi="Cambria Math"/>
            </w:rPr>
            <m:t>(x+y)</m:t>
          </m:r>
          <m:r>
            <m:rPr>
              <m:sty m:val="p"/>
            </m:rPr>
            <w:rPr>
              <w:rFonts w:ascii="Cambria Math" w:hAnsi="Cambria Math"/>
            </w:rPr>
            <m:t>≤</m:t>
          </m:r>
          <m:r>
            <m:rPr>
              <m:sty m:val="p"/>
            </m:rPr>
            <w:rPr>
              <w:rFonts w:ascii="Cambria Math" w:hAnsi="Cambria Math" w:hint="eastAsia"/>
            </w:rPr>
            <m:t>a</m:t>
          </m:r>
        </m:oMath>
      </m:oMathPara>
    </w:p>
    <w:p w14:paraId="57251DE7" w14:textId="21DD21ED" w:rsidR="0091400A" w:rsidRDefault="0091400A" w:rsidP="00B74F39">
      <w:pPr>
        <w:pStyle w:val="a9"/>
        <w:ind w:left="1360" w:firstLineChars="0" w:firstLine="0"/>
        <w:rPr>
          <w:iCs/>
        </w:rPr>
      </w:pPr>
      <w:r>
        <w:rPr>
          <w:rFonts w:hint="eastAsia"/>
          <w:iCs/>
        </w:rPr>
        <w:t>分三种情况：</w:t>
      </w:r>
    </w:p>
    <w:p w14:paraId="3B6B3EC4" w14:textId="18B7D0AF" w:rsidR="0091400A" w:rsidRDefault="0091400A" w:rsidP="0091400A">
      <w:pPr>
        <w:pStyle w:val="a9"/>
        <w:spacing w:before="240"/>
        <w:ind w:left="1360" w:firstLineChars="0" w:firstLine="0"/>
        <w:rPr>
          <w:iCs/>
        </w:rPr>
      </w:pPr>
      <w:r>
        <w:rPr>
          <w:rFonts w:hint="eastAsia"/>
          <w:iCs/>
        </w:rPr>
        <w:t>第一种：</w:t>
      </w:r>
      <m:oMath>
        <m:r>
          <w:rPr>
            <w:rFonts w:ascii="Cambria Math" w:hAnsi="Cambria Math" w:hint="eastAsia"/>
          </w:rPr>
          <m:t xml:space="preserve"> </m:t>
        </m:r>
        <m:f>
          <m:fPr>
            <m:ctrlPr>
              <w:rPr>
                <w:rFonts w:ascii="Cambria Math" w:hAnsi="Cambria Math"/>
                <w:i/>
              </w:rPr>
            </m:ctrlPr>
          </m:fPr>
          <m:num>
            <m:r>
              <w:rPr>
                <w:rFonts w:ascii="Cambria Math" w:hAnsi="Cambria Math"/>
              </w:rPr>
              <m:t>π</m:t>
            </m:r>
          </m:num>
          <m:den>
            <m:r>
              <w:rPr>
                <w:rFonts w:ascii="Cambria Math" w:hAnsi="Cambria Math"/>
              </w:rPr>
              <m:t>3</m:t>
            </m:r>
          </m:den>
        </m:f>
        <m:r>
          <w:rPr>
            <w:rFonts w:ascii="Cambria Math" w:hAnsi="Cambria Math"/>
          </w:rPr>
          <m:t>∈</m:t>
        </m:r>
        <m:r>
          <w:rPr>
            <w:rFonts w:ascii="Cambria Math" w:hAnsi="Cambria Math" w:hint="eastAsia"/>
          </w:rPr>
          <m:t>（</m:t>
        </m:r>
        <m:r>
          <w:rPr>
            <w:rFonts w:ascii="Cambria Math" w:hAnsi="Cambria Math" w:hint="eastAsia"/>
          </w:rPr>
          <m:t>arctan</m:t>
        </m:r>
        <m:f>
          <m:fPr>
            <m:ctrlPr>
              <w:rPr>
                <w:rFonts w:ascii="Cambria Math" w:hAnsi="Cambria Math"/>
                <w:i/>
              </w:rPr>
            </m:ctrlPr>
          </m:fPr>
          <m:num>
            <m:r>
              <w:rPr>
                <w:rFonts w:ascii="Cambria Math" w:hAnsi="Cambria Math"/>
              </w:rPr>
              <m:t>l</m:t>
            </m:r>
          </m:num>
          <m:den>
            <m:r>
              <w:rPr>
                <w:rFonts w:ascii="Cambria Math" w:hAnsi="Cambria Math"/>
              </w:rPr>
              <m:t>x+y</m:t>
            </m:r>
          </m:den>
        </m:f>
        <m:r>
          <m:rPr>
            <m:sty m:val="p"/>
          </m:rPr>
          <w:rPr>
            <w:rFonts w:ascii="Cambria Math" w:hAnsi="Cambria Math" w:hint="eastAsia"/>
          </w:rPr>
          <m:t>，</m:t>
        </m:r>
        <m:r>
          <w:rPr>
            <w:rFonts w:ascii="Cambria Math" w:hAnsi="Cambria Math" w:hint="eastAsia"/>
          </w:rPr>
          <m:t>b</m:t>
        </m:r>
        <m:r>
          <w:rPr>
            <w:rFonts w:ascii="Cambria Math" w:hAnsi="Cambria Math"/>
          </w:rPr>
          <m:t>)</m:t>
        </m:r>
      </m:oMath>
    </w:p>
    <w:p w14:paraId="647F2887" w14:textId="11EA5EA6" w:rsidR="0091400A" w:rsidRDefault="0091400A" w:rsidP="0091400A">
      <w:pPr>
        <w:pStyle w:val="a9"/>
        <w:spacing w:before="240"/>
        <w:ind w:left="1360" w:firstLineChars="0" w:firstLine="0"/>
        <w:rPr>
          <w:iCs/>
        </w:rPr>
      </w:pPr>
      <w:r>
        <w:rPr>
          <w:rFonts w:hint="eastAsia"/>
          <w:iCs/>
        </w:rPr>
        <w:t>此时</w:t>
      </w:r>
      <m:oMath>
        <m:r>
          <w:rPr>
            <w:rFonts w:ascii="Cambria Math" w:hAnsi="Cambria Math"/>
          </w:rPr>
          <m:t>f(θ)</m:t>
        </m:r>
      </m:oMath>
      <w:r w:rsidRPr="0091400A">
        <w:rPr>
          <w:rFonts w:hint="eastAsia"/>
          <w:iCs/>
        </w:rPr>
        <w:t xml:space="preserve"> </w:t>
      </w:r>
      <w:r>
        <w:rPr>
          <w:rFonts w:hint="eastAsia"/>
          <w:iCs/>
        </w:rPr>
        <w:t>最小值在</w:t>
      </w:r>
      <m:oMath>
        <m:f>
          <m:fPr>
            <m:ctrlPr>
              <w:rPr>
                <w:rFonts w:ascii="Cambria Math" w:hAnsi="Cambria Math"/>
                <w:iCs/>
              </w:rPr>
            </m:ctrlPr>
          </m:fPr>
          <m:num>
            <m:r>
              <m:rPr>
                <m:sty m:val="p"/>
              </m:rPr>
              <w:rPr>
                <w:rFonts w:ascii="Cambria Math" w:hAnsi="Cambria Math"/>
              </w:rPr>
              <m:t>π</m:t>
            </m:r>
          </m:num>
          <m:den>
            <m:r>
              <m:rPr>
                <m:sty m:val="p"/>
              </m:rPr>
              <w:rPr>
                <w:rFonts w:ascii="Cambria Math" w:hAnsi="Cambria Math" w:hint="eastAsia"/>
              </w:rPr>
              <m:t>3</m:t>
            </m:r>
          </m:den>
        </m:f>
      </m:oMath>
      <w:r>
        <w:rPr>
          <w:rFonts w:hint="eastAsia"/>
          <w:iCs/>
        </w:rPr>
        <w:t>时取到，这个最小值为</w:t>
      </w:r>
    </w:p>
    <w:p w14:paraId="47DAA579" w14:textId="4A487F3D" w:rsidR="0091400A" w:rsidRPr="000A3066" w:rsidRDefault="0091400A" w:rsidP="0091400A">
      <w:pPr>
        <w:pStyle w:val="a9"/>
        <w:spacing w:before="240"/>
        <w:ind w:left="1360" w:firstLineChars="0" w:firstLine="0"/>
        <w:rPr>
          <w:iCs/>
        </w:rPr>
      </w:pPr>
      <m:oMathPara>
        <m:oMath>
          <m:r>
            <w:rPr>
              <w:rFonts w:ascii="Cambria Math" w:hAnsi="Cambria Math"/>
            </w:rPr>
            <m:t>f</m:t>
          </m:r>
          <m:d>
            <m:dPr>
              <m:ctrlPr>
                <w:rPr>
                  <w:rFonts w:ascii="Cambria Math" w:hAnsi="Cambria Math"/>
                  <w:i/>
                </w:rPr>
              </m:ctrlPr>
            </m:dPr>
            <m:e>
              <m:f>
                <m:fPr>
                  <m:ctrlPr>
                    <w:rPr>
                      <w:rFonts w:ascii="Cambria Math" w:hAnsi="Cambria Math"/>
                      <w:iCs/>
                    </w:rPr>
                  </m:ctrlPr>
                </m:fPr>
                <m:num>
                  <m:r>
                    <m:rPr>
                      <m:sty m:val="p"/>
                    </m:rPr>
                    <w:rPr>
                      <w:rFonts w:ascii="Cambria Math" w:hAnsi="Cambria Math"/>
                    </w:rPr>
                    <m:t>π</m:t>
                  </m:r>
                </m:num>
                <m:den>
                  <m:r>
                    <m:rPr>
                      <m:sty m:val="p"/>
                    </m:rPr>
                    <w:rPr>
                      <w:rFonts w:ascii="Cambria Math" w:hAnsi="Cambria Math" w:hint="eastAsia"/>
                    </w:rPr>
                    <m:t>3</m:t>
                  </m:r>
                </m:den>
              </m:f>
            </m:e>
          </m:d>
          <m:r>
            <w:rPr>
              <w:rFonts w:ascii="Cambria Math" w:hAnsi="Cambria Math"/>
            </w:rPr>
            <m:t>=</m:t>
          </m:r>
          <m:f>
            <m:fPr>
              <m:ctrlPr>
                <w:rPr>
                  <w:rFonts w:ascii="Cambria Math" w:hAnsi="Cambria Math"/>
                  <w:i/>
                  <w:iCs/>
                </w:rPr>
              </m:ctrlPr>
            </m:fPr>
            <m:num>
              <m:r>
                <m:rPr>
                  <m:sty m:val="p"/>
                </m:rPr>
                <w:rPr>
                  <w:rFonts w:ascii="Cambria Math" w:hAnsi="Cambria Math"/>
                </w:rPr>
                <m:t>x</m:t>
              </m:r>
              <m:r>
                <w:rPr>
                  <w:rFonts w:ascii="Cambria Math" w:hAnsi="Cambria Math"/>
                </w:rPr>
                <m:t>+</m:t>
              </m:r>
              <m:r>
                <m:rPr>
                  <m:sty m:val="p"/>
                </m:rPr>
                <w:rPr>
                  <w:rFonts w:ascii="Cambria Math" w:hAnsi="Cambria Math"/>
                </w:rPr>
                <m:t>y+</m:t>
              </m:r>
              <m:rad>
                <m:radPr>
                  <m:degHide m:val="1"/>
                  <m:ctrlPr>
                    <w:rPr>
                      <w:rFonts w:ascii="Cambria Math" w:hAnsi="Cambria Math"/>
                    </w:rPr>
                  </m:ctrlPr>
                </m:radPr>
                <m:deg/>
                <m:e>
                  <m:r>
                    <w:rPr>
                      <w:rFonts w:ascii="Cambria Math" w:hAnsi="Cambria Math"/>
                    </w:rPr>
                    <m:t>3</m:t>
                  </m:r>
                </m:e>
              </m:rad>
              <m:r>
                <w:rPr>
                  <w:rFonts w:ascii="Cambria Math" w:hAnsi="Cambria Math"/>
                </w:rPr>
                <m:t>l</m:t>
              </m:r>
            </m:num>
            <m:den>
              <m:r>
                <w:rPr>
                  <w:rFonts w:ascii="Cambria Math" w:hAnsi="Cambria Math"/>
                </w:rPr>
                <m:t>2</m:t>
              </m:r>
            </m:den>
          </m:f>
          <m:r>
            <w:rPr>
              <w:rFonts w:ascii="Cambria Math" w:hAnsi="Cambria Math"/>
            </w:rPr>
            <m:t>;</m:t>
          </m:r>
        </m:oMath>
      </m:oMathPara>
    </w:p>
    <w:p w14:paraId="4F078B9C" w14:textId="4C92B212" w:rsidR="0091400A" w:rsidRDefault="00993FA1" w:rsidP="0091400A">
      <w:pPr>
        <w:pStyle w:val="a9"/>
        <w:spacing w:before="240"/>
        <w:ind w:left="1360" w:firstLineChars="0" w:firstLine="0"/>
      </w:pPr>
      <w:r>
        <w:rPr>
          <w:rFonts w:hint="eastAsia"/>
          <w:noProof/>
        </w:rPr>
        <w:lastRenderedPageBreak/>
        <mc:AlternateContent>
          <mc:Choice Requires="wpi">
            <w:drawing>
              <wp:anchor distT="0" distB="0" distL="114300" distR="114300" simplePos="0" relativeHeight="251877376" behindDoc="0" locked="0" layoutInCell="1" allowOverlap="1" wp14:anchorId="7E9059B3" wp14:editId="6D8A2CEC">
                <wp:simplePos x="0" y="0"/>
                <wp:positionH relativeFrom="column">
                  <wp:posOffset>9506585</wp:posOffset>
                </wp:positionH>
                <wp:positionV relativeFrom="paragraph">
                  <wp:posOffset>502920</wp:posOffset>
                </wp:positionV>
                <wp:extent cx="999720" cy="1202055"/>
                <wp:effectExtent l="38100" t="38100" r="67310" b="74295"/>
                <wp:wrapNone/>
                <wp:docPr id="586" name="墨迹 586"/>
                <wp:cNvGraphicFramePr/>
                <a:graphic xmlns:a="http://schemas.openxmlformats.org/drawingml/2006/main">
                  <a:graphicData uri="http://schemas.microsoft.com/office/word/2010/wordprocessingInk">
                    <w14:contentPart bwMode="auto" r:id="rId450">
                      <w14:nvContentPartPr>
                        <w14:cNvContentPartPr/>
                      </w14:nvContentPartPr>
                      <w14:xfrm>
                        <a:off x="0" y="0"/>
                        <a:ext cx="999720" cy="1202055"/>
                      </w14:xfrm>
                    </w14:contentPart>
                  </a:graphicData>
                </a:graphic>
              </wp:anchor>
            </w:drawing>
          </mc:Choice>
          <mc:Fallback>
            <w:pict>
              <v:shape w14:anchorId="512C3143" id="墨迹 586" o:spid="_x0000_s1026" type="#_x0000_t75" style="position:absolute;left:0;text-align:left;margin-left:747.15pt;margin-top:38.2pt;width:81.5pt;height:97.45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">
                <v:imagedata r:id="rId451" o:title=""/>
              </v:shape>
            </w:pict>
          </mc:Fallback>
        </mc:AlternateContent>
      </w:r>
      <w:r w:rsidR="0091400A">
        <w:rPr>
          <w:rFonts w:hint="eastAsia"/>
        </w:rPr>
        <w:t>第二种：</w:t>
      </w:r>
      <w:r w:rsidR="00815A53">
        <w:rPr>
          <w:rFonts w:hint="eastAsia"/>
        </w:rPr>
        <w:t>b</w:t>
      </w:r>
      <w:r w:rsidR="0091400A">
        <w:rPr>
          <w:rFonts w:hint="eastAsia"/>
        </w:rPr>
        <w:t>&lt;</w:t>
      </w:r>
      <m:oMath>
        <m:f>
          <m:fPr>
            <m:ctrlPr>
              <w:rPr>
                <w:rFonts w:ascii="Cambria Math" w:hAnsi="Cambria Math"/>
                <w:i/>
              </w:rPr>
            </m:ctrlPr>
          </m:fPr>
          <m:num>
            <m:r>
              <w:rPr>
                <w:rFonts w:ascii="Cambria Math" w:hAnsi="Cambria Math"/>
              </w:rPr>
              <m:t>π</m:t>
            </m:r>
          </m:num>
          <m:den>
            <m:r>
              <w:rPr>
                <w:rFonts w:ascii="Cambria Math" w:hAnsi="Cambria Math"/>
              </w:rPr>
              <m:t>3</m:t>
            </m:r>
          </m:den>
        </m:f>
      </m:oMath>
      <w:r w:rsidR="0091400A">
        <w:rPr>
          <w:rFonts w:hint="eastAsia"/>
        </w:rPr>
        <w:t>,</w:t>
      </w:r>
      <w:r w:rsidR="0091400A">
        <w:rPr>
          <w:rFonts w:hint="eastAsia"/>
        </w:rPr>
        <w:t>此时</w:t>
      </w:r>
      <w:r w:rsidR="0091400A">
        <w:rPr>
          <w:i/>
          <w:iCs/>
        </w:rPr>
        <w:t>f</w:t>
      </w:r>
      <w:r w:rsidR="0091400A">
        <w:rPr>
          <w:rFonts w:hint="eastAsia"/>
        </w:rPr>
        <w:t>的最小值为</w:t>
      </w:r>
      <w:r w:rsidR="00815A53">
        <w:rPr>
          <w:rFonts w:hint="eastAsia"/>
        </w:rPr>
        <w:t>b</w:t>
      </w:r>
      <w:r w:rsidR="0091400A">
        <w:rPr>
          <w:rFonts w:hint="eastAsia"/>
        </w:rPr>
        <w:t>的时候取到，此</w:t>
      </w:r>
      <w:r w:rsidR="000404FE">
        <w:rPr>
          <w:rFonts w:hint="eastAsia"/>
        </w:rPr>
        <w:t>时最小值：</w:t>
      </w:r>
    </w:p>
    <w:p w14:paraId="62BF873D" w14:textId="7054AF6E" w:rsidR="000404FE" w:rsidRPr="000404FE" w:rsidRDefault="000404FE" w:rsidP="0091400A">
      <w:pPr>
        <w:pStyle w:val="a9"/>
        <w:spacing w:before="240"/>
        <w:ind w:left="1360" w:firstLineChars="0" w:firstLine="0"/>
        <w:rPr>
          <w:iCs/>
        </w:rPr>
      </w:pPr>
      <m:oMathPara>
        <m:oMath>
          <m:r>
            <w:rPr>
              <w:rFonts w:ascii="Cambria Math" w:hAnsi="Cambria Math"/>
            </w:rPr>
            <m:t>f</m:t>
          </m:r>
          <m:d>
            <m:dPr>
              <m:ctrlPr>
                <w:rPr>
                  <w:rFonts w:ascii="Cambria Math" w:hAnsi="Cambria Math"/>
                  <w:iCs/>
                </w:rPr>
              </m:ctrlPr>
            </m:dPr>
            <m:e>
              <m:r>
                <m:rPr>
                  <m:sty m:val="p"/>
                </m:rPr>
                <w:rPr>
                  <w:rFonts w:ascii="Cambria Math" w:hAnsi="Cambria Math" w:hint="eastAsia"/>
                </w:rPr>
                <m:t>b</m:t>
              </m:r>
            </m:e>
          </m:d>
          <m:r>
            <m:rPr>
              <m:sty m:val="p"/>
            </m:rPr>
            <w:rPr>
              <w:rFonts w:ascii="Cambria Math" w:hAnsi="Cambria Math"/>
            </w:rPr>
            <m:t>=</m:t>
          </m:r>
          <m:f>
            <m:fPr>
              <m:ctrlPr>
                <w:rPr>
                  <w:rFonts w:ascii="Cambria Math" w:hAnsi="Cambria Math"/>
                  <w:i/>
                  <w:iCs/>
                </w:rPr>
              </m:ctrlPr>
            </m:fPr>
            <m:num>
              <m:r>
                <w:rPr>
                  <w:rFonts w:ascii="Cambria Math" w:hAnsi="Cambria Math"/>
                </w:rPr>
                <m:t>x+y</m:t>
              </m:r>
            </m:num>
            <m:den>
              <m:r>
                <w:rPr>
                  <w:rFonts w:ascii="Cambria Math" w:hAnsi="Cambria Math"/>
                </w:rPr>
                <m:t>2</m:t>
              </m:r>
            </m:den>
          </m:f>
          <m:r>
            <w:rPr>
              <w:rFonts w:ascii="Cambria Math" w:hAnsi="Cambria Math"/>
            </w:rPr>
            <m:t>+</m:t>
          </m:r>
          <m:f>
            <m:fPr>
              <m:ctrlPr>
                <w:rPr>
                  <w:rFonts w:ascii="Cambria Math" w:hAnsi="Cambria Math"/>
                  <w:i/>
                  <w:iCs/>
                </w:rPr>
              </m:ctrlPr>
            </m:fPr>
            <m:num>
              <m:r>
                <w:rPr>
                  <w:rFonts w:ascii="Cambria Math" w:hAnsi="Cambria Math"/>
                </w:rPr>
                <m:t>l</m:t>
              </m:r>
            </m:num>
            <m:den>
              <m:r>
                <w:rPr>
                  <w:rFonts w:ascii="Cambria Math" w:hAnsi="Cambria Math"/>
                </w:rPr>
                <m:t>2</m:t>
              </m:r>
            </m:den>
          </m:f>
          <m:d>
            <m:dPr>
              <m:ctrlPr>
                <w:rPr>
                  <w:rFonts w:ascii="Cambria Math" w:hAnsi="Cambria Math"/>
                  <w:i/>
                  <w:iCs/>
                </w:rPr>
              </m:ctrlPr>
            </m:dPr>
            <m:e>
              <m:r>
                <w:rPr>
                  <w:rFonts w:ascii="Cambria Math" w:hAnsi="Cambria Math"/>
                </w:rPr>
                <m:t>2</m:t>
              </m:r>
              <m:func>
                <m:funcPr>
                  <m:ctrlPr>
                    <w:rPr>
                      <w:rFonts w:ascii="Cambria Math" w:hAnsi="Cambria Math"/>
                      <w:i/>
                      <w:iCs/>
                    </w:rPr>
                  </m:ctrlPr>
                </m:funcPr>
                <m:fName>
                  <m:r>
                    <m:rPr>
                      <m:sty m:val="p"/>
                    </m:rPr>
                    <w:rPr>
                      <w:rFonts w:ascii="Cambria Math" w:hAnsi="Cambria Math"/>
                    </w:rPr>
                    <m:t>csc</m:t>
                  </m:r>
                </m:fName>
                <m:e>
                  <m:r>
                    <w:rPr>
                      <w:rFonts w:ascii="Cambria Math" w:hAnsi="Cambria Math" w:hint="eastAsia"/>
                    </w:rPr>
                    <m:t>b</m:t>
                  </m:r>
                </m:e>
              </m:func>
              <m:r>
                <w:rPr>
                  <w:rFonts w:ascii="微软雅黑" w:eastAsia="微软雅黑" w:hAnsi="微软雅黑" w:cs="微软雅黑" w:hint="eastAsia"/>
                </w:rPr>
                <m:t>-</m:t>
              </m:r>
              <m:func>
                <m:funcPr>
                  <m:ctrlPr>
                    <w:rPr>
                      <w:rFonts w:ascii="Cambria Math" w:hAnsi="Cambria Math"/>
                      <w:i/>
                      <w:iCs/>
                    </w:rPr>
                  </m:ctrlPr>
                </m:funcPr>
                <m:fName>
                  <m:r>
                    <m:rPr>
                      <m:sty m:val="p"/>
                    </m:rPr>
                    <w:rPr>
                      <w:rFonts w:ascii="Cambria Math" w:hAnsi="Cambria Math"/>
                    </w:rPr>
                    <m:t>cot</m:t>
                  </m:r>
                  <m:ctrlPr>
                    <w:rPr>
                      <w:rFonts w:ascii="Cambria Math" w:eastAsia="微软雅黑" w:hAnsi="Cambria Math" w:cs="微软雅黑"/>
                      <w:i/>
                      <w:iCs/>
                    </w:rPr>
                  </m:ctrlPr>
                </m:fName>
                <m:e>
                  <m:r>
                    <w:rPr>
                      <w:rFonts w:ascii="Cambria Math" w:hAnsi="Cambria Math" w:hint="eastAsia"/>
                    </w:rPr>
                    <m:t>b</m:t>
                  </m:r>
                </m:e>
              </m:func>
            </m:e>
          </m:d>
        </m:oMath>
      </m:oMathPara>
    </w:p>
    <w:p w14:paraId="255DBF5A" w14:textId="63DA8FEC" w:rsidR="000404FE" w:rsidRDefault="000404FE" w:rsidP="0091400A">
      <w:pPr>
        <w:pStyle w:val="a9"/>
        <w:spacing w:before="240"/>
        <w:ind w:left="1360" w:firstLineChars="0" w:firstLine="0"/>
      </w:pPr>
      <w:r>
        <w:rPr>
          <w:rFonts w:hint="eastAsia"/>
          <w:iCs/>
        </w:rPr>
        <w:t>第三种：</w:t>
      </w:r>
      <m:oMath>
        <m:r>
          <w:rPr>
            <w:rFonts w:ascii="Cambria Math" w:hAnsi="Cambria Math" w:hint="eastAsia"/>
          </w:rPr>
          <m:t>arctan</m:t>
        </m:r>
        <m:f>
          <m:fPr>
            <m:ctrlPr>
              <w:rPr>
                <w:rFonts w:ascii="Cambria Math" w:hAnsi="Cambria Math"/>
                <w:i/>
              </w:rPr>
            </m:ctrlPr>
          </m:fPr>
          <m:num>
            <m:r>
              <w:rPr>
                <w:rFonts w:ascii="Cambria Math" w:hAnsi="Cambria Math"/>
              </w:rPr>
              <m:t>l</m:t>
            </m:r>
          </m:num>
          <m:den>
            <m:r>
              <w:rPr>
                <w:rFonts w:ascii="Cambria Math" w:hAnsi="Cambria Math"/>
              </w:rPr>
              <m:t>x+y</m:t>
            </m:r>
          </m:den>
        </m:f>
      </m:oMath>
      <w:r>
        <w:rPr>
          <w:rFonts w:hint="eastAsia"/>
        </w:rPr>
        <w:t>&gt;</w:t>
      </w:r>
      <m:oMath>
        <m:f>
          <m:fPr>
            <m:ctrlPr>
              <w:rPr>
                <w:rFonts w:ascii="Cambria Math" w:hAnsi="Cambria Math"/>
                <w:i/>
              </w:rPr>
            </m:ctrlPr>
          </m:fPr>
          <m:num>
            <m:r>
              <w:rPr>
                <w:rFonts w:ascii="Cambria Math" w:hAnsi="Cambria Math"/>
              </w:rPr>
              <m:t>π</m:t>
            </m:r>
          </m:num>
          <m:den>
            <m:r>
              <w:rPr>
                <w:rFonts w:ascii="Cambria Math" w:hAnsi="Cambria Math"/>
              </w:rPr>
              <m:t>3</m:t>
            </m:r>
          </m:den>
        </m:f>
      </m:oMath>
      <w:r>
        <w:rPr>
          <w:rFonts w:hint="eastAsia"/>
        </w:rPr>
        <w:t>,</w:t>
      </w:r>
      <w:r>
        <w:rPr>
          <w:rFonts w:hint="eastAsia"/>
        </w:rPr>
        <w:t>此时的最小值为：</w:t>
      </w:r>
    </w:p>
    <w:p w14:paraId="2FAC1C88" w14:textId="056F51D6" w:rsidR="000404FE" w:rsidRPr="001D4515" w:rsidRDefault="000404FE" w:rsidP="000404FE">
      <w:pPr>
        <w:spacing w:before="240"/>
        <w:ind w:firstLineChars="0" w:firstLine="640"/>
      </w:pPr>
      <m:oMathPara>
        <m:oMathParaPr>
          <m:jc m:val="center"/>
        </m:oMathParaPr>
        <m:oMath>
          <m:r>
            <w:rPr>
              <w:rFonts w:ascii="Cambria Math" w:hAnsi="Cambria Math"/>
            </w:rPr>
            <m:t>f</m:t>
          </m:r>
          <m:d>
            <m:dPr>
              <m:ctrlPr>
                <w:rPr>
                  <w:rFonts w:ascii="Cambria Math" w:hAnsi="Cambria Math"/>
                  <w:iCs/>
                </w:rPr>
              </m:ctrlPr>
            </m:dPr>
            <m:e>
              <m:r>
                <m:rPr>
                  <m:sty m:val="p"/>
                </m:rPr>
                <w:rPr>
                  <w:rFonts w:ascii="Cambria Math" w:hAnsi="Cambria Math"/>
                </w:rPr>
                <m:t>β</m:t>
              </m:r>
            </m:e>
          </m:d>
          <m:r>
            <m:rPr>
              <m:sty m:val="p"/>
            </m:rPr>
            <w:rPr>
              <w:rFonts w:ascii="Cambria Math" w:hAnsi="Cambria Math"/>
            </w:rPr>
            <m:t>=</m:t>
          </m:r>
          <m:f>
            <m:fPr>
              <m:ctrlPr>
                <w:rPr>
                  <w:rFonts w:ascii="Cambria Math" w:hAnsi="Cambria Math"/>
                  <w:i/>
                  <w:iCs/>
                </w:rPr>
              </m:ctrlPr>
            </m:fPr>
            <m:num>
              <m:r>
                <w:rPr>
                  <w:rFonts w:ascii="Cambria Math" w:hAnsi="Cambria Math"/>
                </w:rPr>
                <m:t>x+y</m:t>
              </m:r>
            </m:num>
            <m:den>
              <m:r>
                <w:rPr>
                  <w:rFonts w:ascii="Cambria Math" w:hAnsi="Cambria Math"/>
                </w:rPr>
                <m:t>2</m:t>
              </m:r>
            </m:den>
          </m:f>
          <m:r>
            <w:rPr>
              <w:rFonts w:ascii="Cambria Math" w:hAnsi="Cambria Math"/>
            </w:rPr>
            <m:t>+</m:t>
          </m:r>
          <m:f>
            <m:fPr>
              <m:ctrlPr>
                <w:rPr>
                  <w:rFonts w:ascii="Cambria Math" w:hAnsi="Cambria Math"/>
                  <w:i/>
                  <w:iCs/>
                </w:rPr>
              </m:ctrlPr>
            </m:fPr>
            <m:num>
              <m:r>
                <w:rPr>
                  <w:rFonts w:ascii="Cambria Math" w:hAnsi="Cambria Math"/>
                </w:rPr>
                <m:t>l</m:t>
              </m:r>
            </m:num>
            <m:den>
              <m:r>
                <w:rPr>
                  <w:rFonts w:ascii="Cambria Math" w:hAnsi="Cambria Math"/>
                </w:rPr>
                <m:t>2</m:t>
              </m:r>
            </m:den>
          </m:f>
          <m:d>
            <m:dPr>
              <m:ctrlPr>
                <w:rPr>
                  <w:rFonts w:ascii="Cambria Math" w:hAnsi="Cambria Math"/>
                  <w:i/>
                  <w:iCs/>
                </w:rPr>
              </m:ctrlPr>
            </m:dPr>
            <m:e>
              <m:r>
                <w:rPr>
                  <w:rFonts w:ascii="Cambria Math" w:hAnsi="Cambria Math"/>
                </w:rPr>
                <m:t>2</m:t>
              </m:r>
              <m:func>
                <m:funcPr>
                  <m:ctrlPr>
                    <w:rPr>
                      <w:rFonts w:ascii="Cambria Math" w:hAnsi="Cambria Math"/>
                      <w:i/>
                      <w:iCs/>
                    </w:rPr>
                  </m:ctrlPr>
                </m:funcPr>
                <m:fName>
                  <m:r>
                    <m:rPr>
                      <m:sty m:val="p"/>
                    </m:rPr>
                    <w:rPr>
                      <w:rFonts w:ascii="Cambria Math" w:hAnsi="Cambria Math"/>
                    </w:rPr>
                    <m:t>csc</m:t>
                  </m:r>
                </m:fName>
                <m:e>
                  <m:r>
                    <w:rPr>
                      <w:rFonts w:ascii="Cambria Math" w:hAnsi="Cambria Math"/>
                    </w:rPr>
                    <m:t>β</m:t>
                  </m:r>
                </m:e>
              </m:func>
              <m:r>
                <w:rPr>
                  <w:rFonts w:ascii="Cambria Math" w:eastAsia="微软雅黑" w:hAnsi="Cambria Math" w:cs="微软雅黑"/>
                </w:rPr>
                <m:t>-</m:t>
              </m:r>
              <m:func>
                <m:funcPr>
                  <m:ctrlPr>
                    <w:rPr>
                      <w:rFonts w:ascii="Cambria Math" w:hAnsi="Cambria Math"/>
                      <w:i/>
                      <w:iCs/>
                    </w:rPr>
                  </m:ctrlPr>
                </m:funcPr>
                <m:fName>
                  <m:r>
                    <m:rPr>
                      <m:sty m:val="p"/>
                    </m:rPr>
                    <w:rPr>
                      <w:rFonts w:ascii="Cambria Math" w:hAnsi="Cambria Math"/>
                    </w:rPr>
                    <m:t>cot</m:t>
                  </m:r>
                  <m:ctrlPr>
                    <w:rPr>
                      <w:rFonts w:ascii="Cambria Math" w:eastAsia="微软雅黑" w:hAnsi="Cambria Math" w:cs="微软雅黑"/>
                      <w:i/>
                      <w:iCs/>
                    </w:rPr>
                  </m:ctrlPr>
                </m:fName>
                <m:e>
                  <m:r>
                    <w:rPr>
                      <w:rFonts w:ascii="Cambria Math" w:hAnsi="Cambria Math"/>
                    </w:rPr>
                    <m:t>β</m:t>
                  </m:r>
                </m:e>
              </m:func>
            </m:e>
          </m:d>
          <m:r>
            <m:rPr>
              <m:sty m:val="p"/>
            </m:rPr>
            <w:rPr>
              <w:rFonts w:ascii="Cambria Math" w:hAnsi="Cambria Math" w:hint="eastAsia"/>
            </w:rPr>
            <m:t>，</m:t>
          </m:r>
          <m:r>
            <m:rPr>
              <m:sty m:val="p"/>
            </m:rPr>
            <w:rPr>
              <w:rFonts w:ascii="Cambria Math" w:hAnsi="Cambria Math"/>
            </w:rPr>
            <m:t>β=</m:t>
          </m:r>
          <m:r>
            <w:rPr>
              <w:rFonts w:ascii="Cambria Math" w:hAnsi="Cambria Math"/>
            </w:rPr>
            <m:t>arctan</m:t>
          </m:r>
          <m:f>
            <m:fPr>
              <m:ctrlPr>
                <w:rPr>
                  <w:rFonts w:ascii="Cambria Math" w:hAnsi="Cambria Math"/>
                  <w:i/>
                </w:rPr>
              </m:ctrlPr>
            </m:fPr>
            <m:num>
              <m:r>
                <w:rPr>
                  <w:rFonts w:ascii="Cambria Math" w:hAnsi="Cambria Math"/>
                </w:rPr>
                <m:t>l</m:t>
              </m:r>
            </m:num>
            <m:den>
              <m:r>
                <w:rPr>
                  <w:rFonts w:ascii="Cambria Math" w:hAnsi="Cambria Math"/>
                </w:rPr>
                <m:t>x+y</m:t>
              </m:r>
            </m:den>
          </m:f>
        </m:oMath>
      </m:oMathPara>
    </w:p>
    <w:p w14:paraId="1AA32149" w14:textId="1608A4D0" w:rsidR="00FF5FC9" w:rsidRDefault="00FF5FC9" w:rsidP="000404FE">
      <w:pPr>
        <w:spacing w:before="240"/>
        <w:ind w:firstLineChars="0" w:firstLine="640"/>
      </w:pPr>
      <w:r>
        <w:rPr>
          <w:rFonts w:hint="eastAsia"/>
        </w:rPr>
        <w:t>定理四的推论：</w:t>
      </w:r>
    </w:p>
    <w:p w14:paraId="09C44A73" w14:textId="52377AA0" w:rsidR="00FF5FC9" w:rsidRDefault="00FF5FC9" w:rsidP="00FF5FC9">
      <w:pPr>
        <w:spacing w:before="240"/>
        <w:ind w:firstLineChars="0" w:firstLine="640"/>
      </w:pPr>
      <w:r>
        <w:rPr>
          <w:rFonts w:hint="eastAsia"/>
        </w:rPr>
        <w:t>由上述证明可以知道对于一个给定的</w:t>
      </w:r>
      <m:oMath>
        <m:r>
          <w:rPr>
            <w:rFonts w:ascii="Cambria Math" w:hAnsi="Cambria Math"/>
          </w:rPr>
          <m:t>θ</m:t>
        </m:r>
      </m:oMath>
      <w:r>
        <w:rPr>
          <w:rFonts w:hint="eastAsia"/>
        </w:rPr>
        <w:t>，我们可以给出所得到的</w:t>
      </w:r>
      <w:r>
        <w:rPr>
          <w:rFonts w:hint="eastAsia"/>
        </w:rPr>
        <w:t>R</w:t>
      </w:r>
      <w:r>
        <w:rPr>
          <w:rFonts w:hint="eastAsia"/>
        </w:rPr>
        <w:t>的坐标。</w:t>
      </w:r>
    </w:p>
    <w:p w14:paraId="356820D5" w14:textId="7DCD934C" w:rsidR="00FF5FC9" w:rsidRDefault="00FF5FC9" w:rsidP="00FF5FC9">
      <w:pPr>
        <w:spacing w:before="240"/>
        <w:ind w:firstLineChars="0" w:firstLine="640"/>
      </w:pPr>
      <w:r>
        <w:rPr>
          <w:rFonts w:hint="eastAsia"/>
        </w:rPr>
        <w:t>R</w:t>
      </w:r>
      <w:r>
        <w:rPr>
          <w:rFonts w:hint="eastAsia"/>
        </w:rPr>
        <w:t>在水平方向的坐标是可以由</w:t>
      </w:r>
    </w:p>
    <w:p w14:paraId="2CDD7A7C" w14:textId="136438F1" w:rsidR="00993FA1" w:rsidRPr="00993FA1" w:rsidRDefault="0010783A" w:rsidP="00993FA1">
      <w:pPr>
        <w:spacing w:before="240"/>
        <w:ind w:firstLineChars="0" w:firstLine="640"/>
      </w:pPr>
      <m:oMathPara>
        <m:oMath>
          <m:f>
            <m:fPr>
              <m:ctrlPr>
                <w:rPr>
                  <w:rFonts w:ascii="Cambria Math" w:hAnsi="Cambria Math"/>
                </w:rPr>
              </m:ctrlPr>
            </m:fPr>
            <m:num>
              <m:r>
                <m:rPr>
                  <m:sty m:val="p"/>
                </m:rPr>
                <w:rPr>
                  <w:rFonts w:ascii="Cambria Math" w:hAnsi="Cambria Math"/>
                </w:rPr>
                <m:t>s</m:t>
              </m:r>
            </m:num>
            <m:den>
              <m:r>
                <m:rPr>
                  <m:sty m:val="p"/>
                </m:rPr>
                <w:rPr>
                  <w:rFonts w:ascii="Cambria Math" w:hAnsi="Cambria Math"/>
                </w:rPr>
                <m:t>s+t</m:t>
              </m:r>
            </m:den>
          </m:f>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Q</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s+t</m:t>
              </m:r>
            </m:den>
          </m:f>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P</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P</m:t>
                  </m:r>
                </m:sub>
              </m:sSub>
            </m:e>
          </m:d>
        </m:oMath>
      </m:oMathPara>
    </w:p>
    <w:p w14:paraId="06E93B8A" w14:textId="115C2022" w:rsidR="00993FA1" w:rsidRDefault="00993FA1" w:rsidP="00993FA1">
      <w:pPr>
        <w:spacing w:before="240"/>
        <w:ind w:firstLineChars="0" w:firstLine="640"/>
      </w:pPr>
      <w:r>
        <w:rPr>
          <w:rFonts w:hint="eastAsia"/>
        </w:rPr>
        <w:t>给出，此即：</w:t>
      </w:r>
    </w:p>
    <w:p w14:paraId="164980E3" w14:textId="3E16DDD5" w:rsidR="00993FA1" w:rsidRPr="00063E6E" w:rsidRDefault="0010783A" w:rsidP="00993FA1">
      <w:pPr>
        <w:spacing w:before="240"/>
        <w:ind w:firstLineChars="0" w:firstLine="640"/>
      </w:pPr>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hint="eastAsia"/>
                </w:rPr>
                <m:t>l</m:t>
              </m:r>
            </m:den>
          </m:f>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l</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P</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Q</m:t>
                          </m:r>
                        </m:sub>
                      </m:sSub>
                    </m:e>
                  </m:d>
                </m:e>
              </m:d>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P</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P</m:t>
                      </m:r>
                    </m:sub>
                  </m:sSub>
                </m:e>
              </m:d>
              <m:r>
                <m:rPr>
                  <m:sty m:val="p"/>
                </m:rPr>
                <w:rPr>
                  <w:rFonts w:ascii="Cambria Math" w:hAnsi="Cambria Math"/>
                </w:rPr>
                <m:t>+</m:t>
              </m:r>
              <m:d>
                <m:dPr>
                  <m:begChr m:val="["/>
                  <m:endChr m:val="]"/>
                  <m:ctrlPr>
                    <w:rPr>
                      <w:rFonts w:ascii="Cambria Math" w:hAnsi="Cambria Math"/>
                    </w:rPr>
                  </m:ctrlPr>
                </m:dPr>
                <m:e>
                  <m:r>
                    <w:rPr>
                      <w:rFonts w:ascii="Cambria Math" w:hAnsi="Cambria Math"/>
                    </w:rPr>
                    <m:t>l</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p</m:t>
                          </m:r>
                        </m:sub>
                      </m:sSub>
                    </m:e>
                  </m:d>
                </m:e>
              </m:d>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hint="eastAsia"/>
                        </w:rPr>
                        <m:t>Q</m:t>
                      </m:r>
                    </m:sub>
                  </m:sSub>
                </m:e>
              </m:d>
            </m:e>
          </m:d>
        </m:oMath>
      </m:oMathPara>
    </w:p>
    <w:p w14:paraId="7C97D3A2" w14:textId="30F73E64" w:rsidR="00063E6E" w:rsidRDefault="00063E6E" w:rsidP="00063E6E">
      <w:pPr>
        <w:spacing w:before="240"/>
        <w:ind w:firstLineChars="0" w:firstLine="640"/>
        <w:rPr>
          <w:i/>
          <w:iCs/>
        </w:rPr>
      </w:pPr>
      <w:r>
        <w:rPr>
          <w:rFonts w:hint="eastAsia"/>
        </w:rPr>
        <w:t>其中</w:t>
      </w:r>
    </w:p>
    <w:p w14:paraId="26437E85" w14:textId="34BAE5B0" w:rsidR="00D2778B" w:rsidRPr="00D2778B" w:rsidRDefault="00063E6E" w:rsidP="00D2778B">
      <w:pPr>
        <w:spacing w:before="240"/>
        <w:ind w:firstLineChars="0" w:firstLine="640"/>
        <w:rPr>
          <w:i/>
          <w:iCs/>
        </w:rPr>
      </w:pPr>
      <m:oMathPara>
        <m:oMath>
          <m:r>
            <w:rPr>
              <w:rFonts w:ascii="Cambria Math" w:hAnsi="Cambria Math"/>
            </w:rPr>
            <m:t>l</m:t>
          </m:r>
          <m:r>
            <m:rPr>
              <m:sty m:val="p"/>
            </m:rPr>
            <w:rPr>
              <w:rFonts w:ascii="Cambria Math" w:hAnsi="Cambria Math"/>
            </w:rPr>
            <m:t>=</m:t>
          </m:r>
          <m:rad>
            <m:radPr>
              <m:degHide m:val="1"/>
              <m:ctrlPr>
                <w:rPr>
                  <w:rFonts w:ascii="Cambria Math" w:hAnsi="Cambria Math"/>
                  <w:iCs/>
                </w:rPr>
              </m:ctrlPr>
            </m:radPr>
            <m:deg/>
            <m:e>
              <m:sSup>
                <m:sSupPr>
                  <m:ctrlPr>
                    <w:rPr>
                      <w:rFonts w:ascii="Cambria Math" w:hAnsi="Cambria Math"/>
                      <w:iCs/>
                    </w:rPr>
                  </m:ctrlPr>
                </m:sSupPr>
                <m:e>
                  <m:d>
                    <m:dPr>
                      <m:ctrlPr>
                        <w:rPr>
                          <w:rFonts w:ascii="Cambria Math" w:hAnsi="Cambria Math"/>
                          <w:iCs/>
                        </w:rPr>
                      </m:ctrlPr>
                    </m:dPr>
                    <m:e>
                      <m:sSub>
                        <m:sSubPr>
                          <m:ctrlPr>
                            <w:rPr>
                              <w:rFonts w:ascii="Cambria Math" w:hAnsi="Cambria Math"/>
                              <w:i/>
                              <w:iCs/>
                            </w:rPr>
                          </m:ctrlPr>
                        </m:sSubPr>
                        <m:e>
                          <m:r>
                            <w:rPr>
                              <w:rFonts w:ascii="Cambria Math" w:hAnsi="Cambria Math" w:hint="eastAsia"/>
                            </w:rPr>
                            <m:t>x</m:t>
                          </m:r>
                        </m:e>
                        <m:sub>
                          <m:r>
                            <w:rPr>
                              <w:rFonts w:ascii="Cambria Math" w:hAnsi="Cambria Math"/>
                            </w:rPr>
                            <m:t>P</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Q</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P</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Q</m:t>
                          </m:r>
                        </m:sub>
                      </m:sSub>
                    </m:e>
                  </m:d>
                </m:e>
                <m:sup>
                  <m:r>
                    <m:rPr>
                      <m:sty m:val="p"/>
                    </m:rPr>
                    <w:rPr>
                      <w:rFonts w:ascii="Cambria Math" w:hAnsi="Cambria Math"/>
                    </w:rPr>
                    <m:t>2</m:t>
                  </m:r>
                </m:sup>
              </m:sSup>
            </m:e>
          </m:rad>
        </m:oMath>
      </m:oMathPara>
    </w:p>
    <w:p w14:paraId="4CBEF2AF" w14:textId="77777777" w:rsidR="00295799" w:rsidRDefault="00D2778B" w:rsidP="00D2778B">
      <w:pPr>
        <w:spacing w:before="240"/>
        <w:ind w:firstLineChars="0" w:firstLine="640"/>
      </w:pPr>
      <w:r>
        <w:rPr>
          <w:rFonts w:hint="eastAsia"/>
        </w:rPr>
        <w:t>R</w:t>
      </w:r>
      <w:r>
        <w:rPr>
          <w:rFonts w:hint="eastAsia"/>
        </w:rPr>
        <w:t>的纵坐标为</w:t>
      </w:r>
    </w:p>
    <w:p w14:paraId="010A59D9" w14:textId="7CBCF39F" w:rsidR="00D2778B" w:rsidRPr="00295799" w:rsidRDefault="00D2778B" w:rsidP="00D2778B">
      <w:pPr>
        <w:spacing w:before="240"/>
        <w:ind w:firstLineChars="0" w:firstLine="640"/>
        <w:rPr>
          <w:i/>
          <w:iCs/>
        </w:rPr>
      </w:pPr>
      <m:oMathPara>
        <m:oMath>
          <m:r>
            <w:rPr>
              <w:rFonts w:ascii="Cambria Math" w:hAnsi="Cambria Math"/>
            </w:rPr>
            <w:lastRenderedPageBreak/>
            <m:t>x-</m:t>
          </m:r>
          <m:r>
            <m:rPr>
              <m:sty m:val="p"/>
            </m:rPr>
            <w:rPr>
              <w:rFonts w:ascii="Cambria Math" w:hAnsi="Cambria Math"/>
            </w:rPr>
            <m:t>s</m:t>
          </m:r>
          <m:func>
            <m:funcPr>
              <m:ctrlPr>
                <w:rPr>
                  <w:rFonts w:ascii="Cambria Math" w:hAnsi="Cambria Math"/>
                  <w:iCs/>
                </w:rPr>
              </m:ctrlPr>
            </m:funcPr>
            <m:fName>
              <m:r>
                <m:rPr>
                  <m:sty m:val="p"/>
                </m:rPr>
                <w:rPr>
                  <w:rFonts w:ascii="Cambria Math" w:hAnsi="Cambria Math"/>
                </w:rPr>
                <m:t>cot</m:t>
              </m:r>
            </m:fName>
            <m:e>
              <m:r>
                <w:rPr>
                  <w:rFonts w:ascii="Cambria Math" w:hAnsi="Cambria Math"/>
                </w:rPr>
                <m:t>θ</m:t>
              </m:r>
            </m:e>
          </m:func>
          <m:r>
            <w:rPr>
              <w:rFonts w:ascii="Cambria Math" w:hAnsi="Cambria Math" w:hint="eastAsia"/>
            </w:rPr>
            <m:t>=</m:t>
          </m:r>
          <m:r>
            <w:rPr>
              <w:rFonts w:ascii="Cambria Math" w:hAnsi="Cambria Math"/>
            </w:rPr>
            <m:t>x-</m:t>
          </m:r>
          <m:f>
            <m:fPr>
              <m:ctrlPr>
                <w:rPr>
                  <w:rFonts w:ascii="Cambria Math" w:hAnsi="Cambria Math"/>
                  <w:i/>
                  <w:iCs/>
                </w:rPr>
              </m:ctrlPr>
            </m:fPr>
            <m:num>
              <m:r>
                <w:rPr>
                  <w:rFonts w:ascii="Cambria Math" w:hAnsi="Cambria Math"/>
                </w:rPr>
                <m:t>l+</m:t>
              </m:r>
              <m:d>
                <m:dPr>
                  <m:ctrlPr>
                    <w:rPr>
                      <w:rFonts w:ascii="Cambria Math" w:hAnsi="Cambria Math"/>
                      <w:i/>
                      <w:iCs/>
                    </w:rPr>
                  </m:ctrlPr>
                </m:dPr>
                <m:e>
                  <m:r>
                    <w:rPr>
                      <w:rFonts w:ascii="Cambria Math" w:hAnsi="Cambria Math"/>
                    </w:rPr>
                    <m:t>x-y</m:t>
                  </m:r>
                </m:e>
              </m:d>
              <m:func>
                <m:funcPr>
                  <m:ctrlPr>
                    <w:rPr>
                      <w:rFonts w:ascii="Cambria Math" w:hAnsi="Cambria Math"/>
                      <w:i/>
                      <w:iCs/>
                    </w:rPr>
                  </m:ctrlPr>
                </m:funcPr>
                <m:fName>
                  <m:r>
                    <m:rPr>
                      <m:sty m:val="p"/>
                    </m:rPr>
                    <w:rPr>
                      <w:rFonts w:ascii="Cambria Math" w:hAnsi="Cambria Math"/>
                    </w:rPr>
                    <m:t>tan</m:t>
                  </m:r>
                </m:fName>
                <m:e>
                  <m:r>
                    <w:rPr>
                      <w:rFonts w:ascii="Cambria Math" w:hAnsi="Cambria Math"/>
                    </w:rPr>
                    <m:t>θ</m:t>
                  </m:r>
                </m:e>
              </m:func>
            </m:num>
            <m:den>
              <m:r>
                <w:rPr>
                  <w:rFonts w:ascii="Cambria Math" w:hAnsi="Cambria Math"/>
                </w:rPr>
                <m:t>2</m:t>
              </m:r>
            </m:den>
          </m:f>
          <m:func>
            <m:funcPr>
              <m:ctrlPr>
                <w:rPr>
                  <w:rFonts w:ascii="Cambria Math" w:hAnsi="Cambria Math"/>
                  <w:i/>
                  <w:iCs/>
                </w:rPr>
              </m:ctrlPr>
            </m:funcPr>
            <m:fName>
              <m:r>
                <m:rPr>
                  <m:sty m:val="p"/>
                </m:rPr>
                <w:rPr>
                  <w:rFonts w:ascii="Cambria Math" w:hAnsi="Cambria Math"/>
                </w:rPr>
                <m:t>cot</m:t>
              </m:r>
            </m:fName>
            <m:e>
              <m:r>
                <w:rPr>
                  <w:rFonts w:ascii="Cambria Math" w:hAnsi="Cambria Math"/>
                </w:rPr>
                <m:t>θ</m:t>
              </m:r>
            </m:e>
          </m:func>
          <m:r>
            <w:rPr>
              <w:rFonts w:ascii="Cambria Math" w:hAnsi="Cambria Math" w:hint="eastAsia"/>
            </w:rPr>
            <m:t>=</m:t>
          </m:r>
          <m:f>
            <m:fPr>
              <m:ctrlPr>
                <w:rPr>
                  <w:rFonts w:ascii="Cambria Math" w:hAnsi="Cambria Math"/>
                  <w:i/>
                  <w:iCs/>
                </w:rPr>
              </m:ctrlPr>
            </m:fPr>
            <m:num>
              <m:r>
                <w:rPr>
                  <w:rFonts w:ascii="Cambria Math" w:hAnsi="Cambria Math" w:hint="eastAsia"/>
                </w:rPr>
                <m:t>x+y</m:t>
              </m:r>
            </m:num>
            <m:den>
              <m:r>
                <w:rPr>
                  <w:rFonts w:ascii="Cambria Math" w:hAnsi="Cambria Math" w:hint="eastAsia"/>
                </w:rPr>
                <m:t>2</m:t>
              </m:r>
            </m:den>
          </m:f>
          <m:r>
            <w:rPr>
              <w:rFonts w:ascii="微软雅黑" w:eastAsia="微软雅黑" w:hAnsi="微软雅黑" w:cs="微软雅黑" w:hint="eastAsia"/>
            </w:rPr>
            <m:t>-</m:t>
          </m:r>
          <m:f>
            <m:fPr>
              <m:ctrlPr>
                <w:rPr>
                  <w:rFonts w:ascii="Cambria Math" w:hAnsi="Cambria Math"/>
                  <w:i/>
                  <w:iCs/>
                </w:rPr>
              </m:ctrlPr>
            </m:fPr>
            <m:num>
              <m:r>
                <w:rPr>
                  <w:rFonts w:ascii="Cambria Math" w:hAnsi="Cambria Math" w:hint="eastAsia"/>
                </w:rPr>
                <m:t>l</m:t>
              </m:r>
              <m:r>
                <w:rPr>
                  <w:rFonts w:ascii="Cambria Math" w:hAnsi="Cambria Math"/>
                </w:rPr>
                <m:t xml:space="preserve"> </m:t>
              </m:r>
              <m:r>
                <w:rPr>
                  <w:rFonts w:ascii="Cambria Math" w:hAnsi="Cambria Math" w:hint="eastAsia"/>
                </w:rPr>
                <m:t>cot</m:t>
              </m:r>
              <m:r>
                <w:rPr>
                  <w:rFonts w:ascii="Cambria Math" w:hAnsi="Cambria Math"/>
                </w:rPr>
                <m:t xml:space="preserve"> </m:t>
              </m:r>
              <m:r>
                <w:rPr>
                  <w:rFonts w:ascii="Cambria Math" w:hAnsi="Cambria Math" w:hint="eastAsia"/>
                </w:rPr>
                <m:t>θ</m:t>
              </m:r>
            </m:num>
            <m:den>
              <m:r>
                <w:rPr>
                  <w:rFonts w:ascii="Cambria Math" w:hAnsi="Cambria Math"/>
                </w:rPr>
                <m:t>2</m:t>
              </m:r>
            </m:den>
          </m:f>
        </m:oMath>
      </m:oMathPara>
    </w:p>
    <w:p w14:paraId="77DB1A06" w14:textId="49F2293D" w:rsidR="00295799" w:rsidRDefault="00295799" w:rsidP="00D2778B">
      <w:pPr>
        <w:spacing w:before="240"/>
        <w:ind w:firstLineChars="0" w:firstLine="640"/>
      </w:pPr>
      <w:r>
        <w:rPr>
          <w:rFonts w:hint="eastAsia"/>
        </w:rPr>
        <w:t>其中</w:t>
      </w:r>
      <w:r>
        <w:rPr>
          <w:rFonts w:hint="eastAsia"/>
        </w:rPr>
        <w:t>x</w:t>
      </w:r>
      <w:r>
        <w:rPr>
          <w:rFonts w:hint="eastAsia"/>
        </w:rPr>
        <w:t>，</w:t>
      </w:r>
      <w:r>
        <w:rPr>
          <w:rFonts w:hint="eastAsia"/>
        </w:rPr>
        <w:t>y</w:t>
      </w:r>
      <w:r>
        <w:rPr>
          <w:rFonts w:hint="eastAsia"/>
        </w:rPr>
        <w:t>为</w:t>
      </w:r>
      <w:r>
        <w:rPr>
          <w:rFonts w:hint="eastAsia"/>
        </w:rPr>
        <w:t>P</w:t>
      </w:r>
      <w:r>
        <w:rPr>
          <w:rFonts w:hint="eastAsia"/>
        </w:rPr>
        <w:t>，</w:t>
      </w:r>
      <w:r>
        <w:rPr>
          <w:rFonts w:hint="eastAsia"/>
        </w:rPr>
        <w:t>Q</w:t>
      </w:r>
      <w:r>
        <w:rPr>
          <w:rFonts w:hint="eastAsia"/>
        </w:rPr>
        <w:t>的纵坐标，即：</w:t>
      </w:r>
    </w:p>
    <w:p w14:paraId="6A24DC67" w14:textId="79F59B81" w:rsidR="00295799" w:rsidRPr="00657E2E" w:rsidRDefault="0010783A" w:rsidP="00D2778B">
      <w:pPr>
        <w:spacing w:before="240"/>
        <w:ind w:firstLineChars="0" w:firstLine="640"/>
      </w:pPr>
      <m:oMathPara>
        <m:oMath>
          <m:sSub>
            <m:sSubPr>
              <m:ctrlPr>
                <w:rPr>
                  <w:rFonts w:ascii="Cambria Math" w:hAnsi="Cambria Math"/>
                  <w:i/>
                  <w:iCs/>
                </w:rPr>
              </m:ctrlPr>
            </m:sSubPr>
            <m:e>
              <m:r>
                <w:rPr>
                  <w:rFonts w:ascii="Cambria Math" w:hAnsi="Cambria Math" w:hint="eastAsia"/>
                </w:rPr>
                <m:t>z</m:t>
              </m:r>
            </m:e>
            <m:sub>
              <m:r>
                <w:rPr>
                  <w:rFonts w:ascii="Cambria Math" w:hAnsi="Cambria Math" w:hint="eastAsia"/>
                </w:rPr>
                <m:t>R</m:t>
              </m:r>
            </m:sub>
          </m:sSub>
          <m:r>
            <w:rPr>
              <w:rFonts w:ascii="Cambria Math" w:hAnsi="Cambria Math" w:hint="eastAsia"/>
            </w:rPr>
            <m:t>=</m:t>
          </m:r>
          <m:f>
            <m:fPr>
              <m:ctrlPr>
                <w:rPr>
                  <w:rFonts w:ascii="Cambria Math" w:hAnsi="Cambria Math"/>
                  <w:i/>
                  <w:iCs/>
                </w:rPr>
              </m:ctrlPr>
            </m:fPr>
            <m:num>
              <m:sSub>
                <m:sSubPr>
                  <m:ctrlPr>
                    <w:rPr>
                      <w:rFonts w:ascii="Cambria Math" w:hAnsi="Cambria Math"/>
                      <w:i/>
                      <w:iCs/>
                    </w:rPr>
                  </m:ctrlPr>
                </m:sSubPr>
                <m:e>
                  <m:r>
                    <w:rPr>
                      <w:rFonts w:ascii="Cambria Math" w:hAnsi="Cambria Math" w:hint="eastAsia"/>
                    </w:rPr>
                    <m:t>z</m:t>
                  </m:r>
                </m:e>
                <m:sub>
                  <m:r>
                    <w:rPr>
                      <w:rFonts w:ascii="Cambria Math" w:hAnsi="Cambria Math" w:hint="eastAsia"/>
                    </w:rPr>
                    <m:t>P</m:t>
                  </m:r>
                </m:sub>
              </m:sSub>
              <m:r>
                <w:rPr>
                  <w:rFonts w:ascii="Cambria Math" w:hAnsi="Cambria Math" w:hint="eastAsia"/>
                </w:rPr>
                <m:t>+</m:t>
              </m:r>
              <m:sSub>
                <m:sSubPr>
                  <m:ctrlPr>
                    <w:rPr>
                      <w:rFonts w:ascii="Cambria Math" w:hAnsi="Cambria Math"/>
                      <w:i/>
                      <w:iCs/>
                    </w:rPr>
                  </m:ctrlPr>
                </m:sSubPr>
                <m:e>
                  <m:r>
                    <w:rPr>
                      <w:rFonts w:ascii="Cambria Math" w:hAnsi="Cambria Math" w:hint="eastAsia"/>
                    </w:rPr>
                    <m:t>z</m:t>
                  </m:r>
                </m:e>
                <m:sub>
                  <m:r>
                    <w:rPr>
                      <w:rFonts w:ascii="Cambria Math" w:hAnsi="Cambria Math" w:hint="eastAsia"/>
                    </w:rPr>
                    <m:t>Q</m:t>
                  </m:r>
                </m:sub>
              </m:sSub>
            </m:num>
            <m:den>
              <m:r>
                <w:rPr>
                  <w:rFonts w:ascii="Cambria Math" w:hAnsi="Cambria Math" w:hint="eastAsia"/>
                </w:rPr>
                <m:t>2</m:t>
              </m:r>
            </m:den>
          </m:f>
          <m:r>
            <w:rPr>
              <w:rFonts w:ascii="微软雅黑" w:eastAsia="微软雅黑" w:hAnsi="微软雅黑" w:cs="微软雅黑" w:hint="eastAsia"/>
            </w:rPr>
            <m:t>-</m:t>
          </m:r>
          <m:f>
            <m:fPr>
              <m:ctrlPr>
                <w:rPr>
                  <w:rFonts w:ascii="Cambria Math" w:hAnsi="Cambria Math"/>
                  <w:i/>
                  <w:iCs/>
                </w:rPr>
              </m:ctrlPr>
            </m:fPr>
            <m:num>
              <m:r>
                <w:rPr>
                  <w:rFonts w:ascii="Cambria Math" w:hAnsi="Cambria Math"/>
                </w:rPr>
                <m:t xml:space="preserve"> </m:t>
              </m:r>
              <m:rad>
                <m:radPr>
                  <m:degHide m:val="1"/>
                  <m:ctrlPr>
                    <w:rPr>
                      <w:rFonts w:ascii="Cambria Math" w:hAnsi="Cambria Math"/>
                      <w:iCs/>
                    </w:rPr>
                  </m:ctrlPr>
                </m:radPr>
                <m:deg/>
                <m:e>
                  <m:sSup>
                    <m:sSupPr>
                      <m:ctrlPr>
                        <w:rPr>
                          <w:rFonts w:ascii="Cambria Math" w:hAnsi="Cambria Math"/>
                          <w:iCs/>
                        </w:rPr>
                      </m:ctrlPr>
                    </m:sSupPr>
                    <m:e>
                      <m:d>
                        <m:dPr>
                          <m:ctrlPr>
                            <w:rPr>
                              <w:rFonts w:ascii="Cambria Math" w:hAnsi="Cambria Math"/>
                              <w:iCs/>
                            </w:rPr>
                          </m:ctrlPr>
                        </m:dPr>
                        <m:e>
                          <m:sSub>
                            <m:sSubPr>
                              <m:ctrlPr>
                                <w:rPr>
                                  <w:rFonts w:ascii="Cambria Math" w:hAnsi="Cambria Math"/>
                                  <w:i/>
                                  <w:iCs/>
                                </w:rPr>
                              </m:ctrlPr>
                            </m:sSubPr>
                            <m:e>
                              <m:r>
                                <w:rPr>
                                  <w:rFonts w:ascii="Cambria Math" w:hAnsi="Cambria Math" w:hint="eastAsia"/>
                                </w:rPr>
                                <m:t>x</m:t>
                              </m:r>
                            </m:e>
                            <m:sub>
                              <m:r>
                                <w:rPr>
                                  <w:rFonts w:ascii="Cambria Math" w:hAnsi="Cambria Math"/>
                                </w:rPr>
                                <m:t>P</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Q</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P</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Q</m:t>
                              </m:r>
                            </m:sub>
                          </m:sSub>
                        </m:e>
                      </m:d>
                    </m:e>
                    <m:sup>
                      <m:r>
                        <m:rPr>
                          <m:sty m:val="p"/>
                        </m:rPr>
                        <w:rPr>
                          <w:rFonts w:ascii="Cambria Math" w:hAnsi="Cambria Math"/>
                        </w:rPr>
                        <m:t>2</m:t>
                      </m:r>
                    </m:sup>
                  </m:sSup>
                </m:e>
              </m:rad>
              <m:r>
                <w:rPr>
                  <w:rFonts w:ascii="Cambria Math" w:hAnsi="Cambria Math" w:hint="eastAsia"/>
                </w:rPr>
                <m:t>cot</m:t>
              </m:r>
              <m:r>
                <w:rPr>
                  <w:rFonts w:ascii="Cambria Math" w:hAnsi="Cambria Math"/>
                </w:rPr>
                <m:t xml:space="preserve"> </m:t>
              </m:r>
              <m:r>
                <w:rPr>
                  <w:rFonts w:ascii="Cambria Math" w:hAnsi="Cambria Math" w:hint="eastAsia"/>
                </w:rPr>
                <m:t>θ</m:t>
              </m:r>
            </m:num>
            <m:den>
              <m:r>
                <w:rPr>
                  <w:rFonts w:ascii="Cambria Math" w:hAnsi="Cambria Math"/>
                </w:rPr>
                <m:t>2</m:t>
              </m:r>
            </m:den>
          </m:f>
        </m:oMath>
      </m:oMathPara>
    </w:p>
    <w:p w14:paraId="5BECD8F4" w14:textId="0D0EB1E2" w:rsidR="004703B8" w:rsidRPr="004B5AB6" w:rsidRDefault="004703B8" w:rsidP="004703B8">
      <w:pPr>
        <w:shd w:val="clear" w:color="auto" w:fill="00FFFF"/>
        <w:ind w:firstLine="640"/>
      </w:pPr>
      <w:r>
        <w:rPr>
          <w:rFonts w:hint="eastAsia"/>
        </w:rPr>
        <w:t>贡献认定</w:t>
      </w:r>
      <w:r>
        <w:rPr>
          <w:rFonts w:hint="eastAsia"/>
        </w:rPr>
        <w:t xml:space="preserve">: </w:t>
      </w:r>
      <w:r>
        <w:rPr>
          <w:rFonts w:hint="eastAsia"/>
        </w:rPr>
        <w:t>由</w:t>
      </w:r>
      <w:r w:rsidR="000A3066">
        <w:rPr>
          <w:rFonts w:hint="eastAsia"/>
        </w:rPr>
        <w:t>陈哲涵</w:t>
      </w:r>
      <w:r>
        <w:rPr>
          <w:rFonts w:hint="eastAsia"/>
        </w:rPr>
        <w:t>提供。</w:t>
      </w:r>
    </w:p>
    <w:p w14:paraId="0C8CB23F" w14:textId="77777777" w:rsidR="004703B8" w:rsidRPr="004703B8" w:rsidRDefault="004703B8" w:rsidP="000A3066">
      <w:pPr>
        <w:ind w:firstLine="640"/>
      </w:pPr>
    </w:p>
    <w:p w14:paraId="47263C00" w14:textId="2CC4E548" w:rsidR="00782A9C" w:rsidRPr="00821D2C" w:rsidRDefault="00782A9C" w:rsidP="007C4944">
      <w:pPr>
        <w:pStyle w:val="3"/>
        <w:ind w:left="643" w:hanging="643"/>
      </w:pPr>
      <w:r w:rsidRPr="00782A9C">
        <w:rPr>
          <w:rFonts w:hint="eastAsia"/>
        </w:rPr>
        <w:t>定理</w:t>
      </w:r>
      <w:r w:rsidR="004703B8">
        <w:rPr>
          <w:rFonts w:hint="eastAsia"/>
        </w:rPr>
        <w:t>五</w:t>
      </w:r>
      <w:r w:rsidRPr="00782A9C">
        <w:rPr>
          <w:rFonts w:hint="eastAsia"/>
        </w:rPr>
        <w:t>：两个点</w:t>
      </w:r>
      <w:r w:rsidRPr="00782A9C">
        <w:rPr>
          <w:rFonts w:hint="eastAsia"/>
        </w:rPr>
        <w:t>P</w:t>
      </w:r>
      <w:r w:rsidRPr="00782A9C">
        <w:rPr>
          <w:rFonts w:hint="eastAsia"/>
        </w:rPr>
        <w:t>，</w:t>
      </w:r>
      <w:r w:rsidRPr="00782A9C">
        <w:rPr>
          <w:rFonts w:hint="eastAsia"/>
        </w:rPr>
        <w:t>Q</w:t>
      </w:r>
      <w:r w:rsidRPr="00782A9C">
        <w:rPr>
          <w:rFonts w:hint="eastAsia"/>
        </w:rPr>
        <w:t>的支撑圆锥的</w:t>
      </w:r>
      <w:r w:rsidR="00B03D77">
        <w:rPr>
          <w:rFonts w:hint="eastAsia"/>
        </w:rPr>
        <w:t>关系</w:t>
      </w:r>
      <w:r w:rsidRPr="00782A9C">
        <w:rPr>
          <w:rFonts w:hint="eastAsia"/>
        </w:rPr>
        <w:t>判定定理</w:t>
      </w:r>
    </w:p>
    <w:p w14:paraId="370BF1E8" w14:textId="2AD71F70" w:rsidR="007C4944" w:rsidDel="00C8403E" w:rsidRDefault="00C8403E" w:rsidP="00782A9C">
      <w:pPr>
        <w:ind w:firstLine="640"/>
        <w:rPr>
          <w:del w:id="41" w:author="Lee Vastalian" w:date="2019-10-23T23:05:00Z"/>
        </w:rPr>
      </w:pPr>
      <w:ins w:id="42" w:author="Lee Vastalian" w:date="2019-10-23T23:04:00Z">
        <w:r>
          <w:rPr>
            <w:noProof/>
          </w:rPr>
          <w:drawing>
            <wp:anchor distT="0" distB="0" distL="114300" distR="114300" simplePos="0" relativeHeight="251980800" behindDoc="0" locked="0" layoutInCell="1" allowOverlap="1" wp14:anchorId="172A6603" wp14:editId="19DDC7A2">
              <wp:simplePos x="0" y="0"/>
              <wp:positionH relativeFrom="margin">
                <wp:align>center</wp:align>
              </wp:positionH>
              <wp:positionV relativeFrom="paragraph">
                <wp:posOffset>1177925</wp:posOffset>
              </wp:positionV>
              <wp:extent cx="3592195" cy="2218690"/>
              <wp:effectExtent l="0" t="0" r="8255" b="0"/>
              <wp:wrapTopAndBottom/>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2" cstate="print">
                        <a:extLst>
                          <a:ext uri="{28A0092B-C50C-407E-A947-70E740481C1C}">
                            <a14:useLocalDpi xmlns:a14="http://schemas.microsoft.com/office/drawing/2010/main" val="0"/>
                          </a:ext>
                        </a:extLst>
                      </a:blip>
                      <a:stretch>
                        <a:fillRect/>
                      </a:stretch>
                    </pic:blipFill>
                    <pic:spPr>
                      <a:xfrm>
                        <a:off x="0" y="0"/>
                        <a:ext cx="3592195" cy="2218690"/>
                      </a:xfrm>
                      <a:prstGeom prst="rect">
                        <a:avLst/>
                      </a:prstGeom>
                    </pic:spPr>
                  </pic:pic>
                </a:graphicData>
              </a:graphic>
            </wp:anchor>
          </w:drawing>
        </w:r>
      </w:ins>
      <w:r w:rsidR="007C4944">
        <w:rPr>
          <w:rFonts w:hint="eastAsia"/>
        </w:rPr>
        <w:t>定理的探究及内容</w:t>
      </w:r>
      <w:r w:rsidR="00E36D66">
        <w:rPr>
          <w:rFonts w:hint="eastAsia"/>
        </w:rPr>
        <w:t>：我们注意到两个支撑圆锥相交当且仅当两个圆锥的底面</w:t>
      </w:r>
      <w:r w:rsidR="00B03D77">
        <w:rPr>
          <w:rFonts w:hint="eastAsia"/>
        </w:rPr>
        <w:t>相交，两个圆锥有包含关系当且仅当两个底面包含</w:t>
      </w:r>
      <w:r w:rsidR="00E36D66">
        <w:rPr>
          <w:rFonts w:hint="eastAsia"/>
        </w:rPr>
        <w:t>；</w:t>
      </w:r>
      <w:r w:rsidR="007C4944">
        <w:rPr>
          <w:rFonts w:hint="eastAsia"/>
        </w:rPr>
        <w:t>两个支撑圆锥相离当且仅当两个底面相离等等；</w:t>
      </w:r>
    </w:p>
    <w:p w14:paraId="42C19011" w14:textId="2FD43A2D" w:rsidR="007C4944" w:rsidRDefault="003450B5">
      <w:pPr>
        <w:ind w:firstLine="640"/>
      </w:pPr>
      <w:del w:id="43" w:author="Lee Vastalian" w:date="2019-10-23T23:04:00Z">
        <w:r w:rsidDel="00C8403E">
          <w:rPr>
            <w:noProof/>
          </w:rPr>
          <mc:AlternateContent>
            <mc:Choice Requires="wpi">
              <w:drawing>
                <wp:anchor distT="0" distB="0" distL="114300" distR="114300" simplePos="0" relativeHeight="251724800" behindDoc="0" locked="0" layoutInCell="1" allowOverlap="1" wp14:anchorId="186DAE2E" wp14:editId="788C4F79">
                  <wp:simplePos x="0" y="0"/>
                  <wp:positionH relativeFrom="column">
                    <wp:posOffset>3263750</wp:posOffset>
                  </wp:positionH>
                  <wp:positionV relativeFrom="paragraph">
                    <wp:posOffset>2292056</wp:posOffset>
                  </wp:positionV>
                  <wp:extent cx="62640" cy="20160"/>
                  <wp:effectExtent l="38100" t="38100" r="52070" b="56515"/>
                  <wp:wrapNone/>
                  <wp:docPr id="447" name="墨迹 447"/>
                  <wp:cNvGraphicFramePr/>
                  <a:graphic xmlns:a="http://schemas.openxmlformats.org/drawingml/2006/main">
                    <a:graphicData uri="http://schemas.microsoft.com/office/word/2010/wordprocessingInk">
                      <w14:contentPart bwMode="auto" r:id="rId453">
                        <w14:nvContentPartPr>
                          <w14:cNvContentPartPr/>
                        </w14:nvContentPartPr>
                        <w14:xfrm>
                          <a:off x="0" y="0"/>
                          <a:ext cx="62640" cy="20160"/>
                        </w14:xfrm>
                      </w14:contentPart>
                    </a:graphicData>
                  </a:graphic>
                </wp:anchor>
              </w:drawing>
            </mc:Choice>
            <mc:Fallback>
              <w:pict>
                <v:shape w14:anchorId="0989DC14" id="墨迹 447" o:spid="_x0000_s1026" type="#_x0000_t75" style="position:absolute;left:0;text-align:left;margin-left:256.3pt;margin-top:179.8pt;width:6.35pt;height:3.0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">
                  <v:imagedata r:id="rId454" o:title=""/>
                </v:shape>
              </w:pict>
            </mc:Fallback>
          </mc:AlternateContent>
        </w:r>
        <w:r w:rsidDel="00C8403E">
          <w:rPr>
            <w:noProof/>
          </w:rPr>
          <mc:AlternateContent>
            <mc:Choice Requires="wpi">
              <w:drawing>
                <wp:anchor distT="0" distB="0" distL="114300" distR="114300" simplePos="0" relativeHeight="251723776" behindDoc="0" locked="0" layoutInCell="1" allowOverlap="1" wp14:anchorId="6418E804" wp14:editId="6AED6DE9">
                  <wp:simplePos x="0" y="0"/>
                  <wp:positionH relativeFrom="column">
                    <wp:posOffset>3070860</wp:posOffset>
                  </wp:positionH>
                  <wp:positionV relativeFrom="paragraph">
                    <wp:posOffset>2086380</wp:posOffset>
                  </wp:positionV>
                  <wp:extent cx="172080" cy="217080"/>
                  <wp:effectExtent l="38100" t="38100" r="0" b="50165"/>
                  <wp:wrapNone/>
                  <wp:docPr id="446" name="墨迹 446"/>
                  <wp:cNvGraphicFramePr/>
                  <a:graphic xmlns:a="http://schemas.openxmlformats.org/drawingml/2006/main">
                    <a:graphicData uri="http://schemas.microsoft.com/office/word/2010/wordprocessingInk">
                      <w14:contentPart bwMode="auto" r:id="rId455">
                        <w14:nvContentPartPr>
                          <w14:cNvContentPartPr/>
                        </w14:nvContentPartPr>
                        <w14:xfrm>
                          <a:off x="0" y="0"/>
                          <a:ext cx="171660" cy="217080"/>
                        </w14:xfrm>
                      </w14:contentPart>
                    </a:graphicData>
                  </a:graphic>
                  <wp14:sizeRelV relativeFrom="margin">
                    <wp14:pctHeight>0</wp14:pctHeight>
                  </wp14:sizeRelV>
                </wp:anchor>
              </w:drawing>
            </mc:Choice>
            <mc:Fallback>
              <w:pict>
                <v:shape w14:anchorId="4CED6AC6" id="墨迹 446" o:spid="_x0000_s1026" type="#_x0000_t75" style="position:absolute;left:0;text-align:left;margin-left:241.1pt;margin-top:163.6pt;width:14.95pt;height:18.5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">
                  <v:imagedata r:id="rId456" o:title=""/>
                </v:shape>
              </w:pict>
            </mc:Fallback>
          </mc:AlternateContent>
        </w:r>
        <w:r w:rsidDel="00C8403E">
          <w:rPr>
            <w:noProof/>
          </w:rPr>
          <mc:AlternateContent>
            <mc:Choice Requires="wpi">
              <w:drawing>
                <wp:anchor distT="0" distB="0" distL="114300" distR="114300" simplePos="0" relativeHeight="251717632" behindDoc="0" locked="0" layoutInCell="1" allowOverlap="1" wp14:anchorId="025B5256" wp14:editId="67B557DD">
                  <wp:simplePos x="0" y="0"/>
                  <wp:positionH relativeFrom="column">
                    <wp:posOffset>3210470</wp:posOffset>
                  </wp:positionH>
                  <wp:positionV relativeFrom="paragraph">
                    <wp:posOffset>1525616</wp:posOffset>
                  </wp:positionV>
                  <wp:extent cx="3960" cy="73800"/>
                  <wp:effectExtent l="38100" t="38100" r="53340" b="40640"/>
                  <wp:wrapNone/>
                  <wp:docPr id="440" name="墨迹 440"/>
                  <wp:cNvGraphicFramePr/>
                  <a:graphic xmlns:a="http://schemas.openxmlformats.org/drawingml/2006/main">
                    <a:graphicData uri="http://schemas.microsoft.com/office/word/2010/wordprocessingInk">
                      <w14:contentPart bwMode="auto" r:id="rId457">
                        <w14:nvContentPartPr>
                          <w14:cNvContentPartPr/>
                        </w14:nvContentPartPr>
                        <w14:xfrm>
                          <a:off x="0" y="0"/>
                          <a:ext cx="3960" cy="73800"/>
                        </w14:xfrm>
                      </w14:contentPart>
                    </a:graphicData>
                  </a:graphic>
                </wp:anchor>
              </w:drawing>
            </mc:Choice>
            <mc:Fallback>
              <w:pict>
                <v:shape w14:anchorId="1B7A08DE" id="墨迹 440" o:spid="_x0000_s1026" type="#_x0000_t75" style="position:absolute;left:0;text-align:left;margin-left:252.1pt;margin-top:119.45pt;width:1.7pt;height:7.2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">
                  <v:imagedata r:id="rId458" o:title=""/>
                </v:shape>
              </w:pict>
            </mc:Fallback>
          </mc:AlternateContent>
        </w:r>
        <w:r w:rsidDel="00C8403E">
          <w:rPr>
            <w:noProof/>
          </w:rPr>
          <mc:AlternateContent>
            <mc:Choice Requires="wpi">
              <w:drawing>
                <wp:anchor distT="0" distB="0" distL="114300" distR="114300" simplePos="0" relativeHeight="251712512" behindDoc="0" locked="0" layoutInCell="1" allowOverlap="1" wp14:anchorId="1C4DF0C2" wp14:editId="1D2DCDA1">
                  <wp:simplePos x="0" y="0"/>
                  <wp:positionH relativeFrom="column">
                    <wp:posOffset>3606295</wp:posOffset>
                  </wp:positionH>
                  <wp:positionV relativeFrom="paragraph">
                    <wp:posOffset>1835050</wp:posOffset>
                  </wp:positionV>
                  <wp:extent cx="180000" cy="10440"/>
                  <wp:effectExtent l="38100" t="38100" r="48895" b="46990"/>
                  <wp:wrapNone/>
                  <wp:docPr id="435" name="墨迹 435"/>
                  <wp:cNvGraphicFramePr/>
                  <a:graphic xmlns:a="http://schemas.openxmlformats.org/drawingml/2006/main">
                    <a:graphicData uri="http://schemas.microsoft.com/office/word/2010/wordprocessingInk">
                      <w14:contentPart bwMode="auto" r:id="rId459">
                        <w14:nvContentPartPr>
                          <w14:cNvContentPartPr/>
                        </w14:nvContentPartPr>
                        <w14:xfrm>
                          <a:off x="0" y="0"/>
                          <a:ext cx="180000" cy="10440"/>
                        </w14:xfrm>
                      </w14:contentPart>
                    </a:graphicData>
                  </a:graphic>
                  <wp14:sizeRelH relativeFrom="margin">
                    <wp14:pctWidth>0</wp14:pctWidth>
                  </wp14:sizeRelH>
                  <wp14:sizeRelV relativeFrom="margin">
                    <wp14:pctHeight>0</wp14:pctHeight>
                  </wp14:sizeRelV>
                </wp:anchor>
              </w:drawing>
            </mc:Choice>
            <mc:Fallback>
              <w:pict>
                <v:shape w14:anchorId="6628E7D6" id="墨迹 435" o:spid="_x0000_s1026" type="#_x0000_t75" style="position:absolute;left:0;text-align:left;margin-left:283.25pt;margin-top:143.8pt;width:15.55pt;height:2.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">
                  <v:imagedata r:id="rId460" o:title=""/>
                </v:shape>
              </w:pict>
            </mc:Fallback>
          </mc:AlternateContent>
        </w:r>
        <w:r w:rsidDel="00C8403E">
          <w:rPr>
            <w:noProof/>
          </w:rPr>
          <mc:AlternateContent>
            <mc:Choice Requires="wpi">
              <w:drawing>
                <wp:anchor distT="0" distB="0" distL="114300" distR="114300" simplePos="0" relativeHeight="251709440" behindDoc="0" locked="0" layoutInCell="1" allowOverlap="1" wp14:anchorId="7D0B28D3" wp14:editId="36B1643B">
                  <wp:simplePos x="0" y="0"/>
                  <wp:positionH relativeFrom="column">
                    <wp:posOffset>3634910</wp:posOffset>
                  </wp:positionH>
                  <wp:positionV relativeFrom="paragraph">
                    <wp:posOffset>1524176</wp:posOffset>
                  </wp:positionV>
                  <wp:extent cx="9720" cy="137160"/>
                  <wp:effectExtent l="38100" t="38100" r="47625" b="53340"/>
                  <wp:wrapNone/>
                  <wp:docPr id="432" name="墨迹 432"/>
                  <wp:cNvGraphicFramePr/>
                  <a:graphic xmlns:a="http://schemas.openxmlformats.org/drawingml/2006/main">
                    <a:graphicData uri="http://schemas.microsoft.com/office/word/2010/wordprocessingInk">
                      <w14:contentPart bwMode="auto" r:id="rId461">
                        <w14:nvContentPartPr>
                          <w14:cNvContentPartPr/>
                        </w14:nvContentPartPr>
                        <w14:xfrm>
                          <a:off x="0" y="0"/>
                          <a:ext cx="9720" cy="137160"/>
                        </w14:xfrm>
                      </w14:contentPart>
                    </a:graphicData>
                  </a:graphic>
                </wp:anchor>
              </w:drawing>
            </mc:Choice>
            <mc:Fallback>
              <w:pict>
                <v:shape w14:anchorId="0E437523" id="墨迹 432" o:spid="_x0000_s1026" type="#_x0000_t75" style="position:absolute;left:0;text-align:left;margin-left:285.5pt;margin-top:119.3pt;width:2.15pt;height:12.2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">
                  <v:imagedata r:id="rId462" o:title=""/>
                </v:shape>
              </w:pict>
            </mc:Fallback>
          </mc:AlternateContent>
        </w:r>
        <w:r w:rsidDel="00C8403E">
          <w:rPr>
            <w:noProof/>
          </w:rPr>
          <mc:AlternateContent>
            <mc:Choice Requires="wpi">
              <w:drawing>
                <wp:anchor distT="0" distB="0" distL="114300" distR="114300" simplePos="0" relativeHeight="251708416" behindDoc="0" locked="0" layoutInCell="1" allowOverlap="1" wp14:anchorId="20D84A9B" wp14:editId="6A685929">
                  <wp:simplePos x="0" y="0"/>
                  <wp:positionH relativeFrom="column">
                    <wp:posOffset>3668030</wp:posOffset>
                  </wp:positionH>
                  <wp:positionV relativeFrom="paragraph">
                    <wp:posOffset>1306376</wp:posOffset>
                  </wp:positionV>
                  <wp:extent cx="12240" cy="65880"/>
                  <wp:effectExtent l="38100" t="38100" r="45085" b="48895"/>
                  <wp:wrapNone/>
                  <wp:docPr id="431" name="墨迹 431"/>
                  <wp:cNvGraphicFramePr/>
                  <a:graphic xmlns:a="http://schemas.openxmlformats.org/drawingml/2006/main">
                    <a:graphicData uri="http://schemas.microsoft.com/office/word/2010/wordprocessingInk">
                      <w14:contentPart bwMode="auto" r:id="rId463">
                        <w14:nvContentPartPr>
                          <w14:cNvContentPartPr/>
                        </w14:nvContentPartPr>
                        <w14:xfrm>
                          <a:off x="0" y="0"/>
                          <a:ext cx="12240" cy="65880"/>
                        </w14:xfrm>
                      </w14:contentPart>
                    </a:graphicData>
                  </a:graphic>
                </wp:anchor>
              </w:drawing>
            </mc:Choice>
            <mc:Fallback>
              <w:pict>
                <v:shape w14:anchorId="7396ED00" id="墨迹 431" o:spid="_x0000_s1026" type="#_x0000_t75" style="position:absolute;left:0;text-align:left;margin-left:288.1pt;margin-top:102.15pt;width:2.35pt;height:6.6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">
                  <v:imagedata r:id="rId464" o:title=""/>
                </v:shape>
              </w:pict>
            </mc:Fallback>
          </mc:AlternateContent>
        </w:r>
        <w:r w:rsidDel="00C8403E">
          <w:rPr>
            <w:noProof/>
          </w:rPr>
          <mc:AlternateContent>
            <mc:Choice Requires="wpi">
              <w:drawing>
                <wp:anchor distT="0" distB="0" distL="114300" distR="114300" simplePos="0" relativeHeight="251707392" behindDoc="0" locked="0" layoutInCell="1" allowOverlap="1" wp14:anchorId="54F9E387" wp14:editId="3C0BDD07">
                  <wp:simplePos x="0" y="0"/>
                  <wp:positionH relativeFrom="column">
                    <wp:posOffset>4121990</wp:posOffset>
                  </wp:positionH>
                  <wp:positionV relativeFrom="paragraph">
                    <wp:posOffset>1828376</wp:posOffset>
                  </wp:positionV>
                  <wp:extent cx="92520" cy="15120"/>
                  <wp:effectExtent l="38100" t="38100" r="41275" b="42545"/>
                  <wp:wrapNone/>
                  <wp:docPr id="430" name="墨迹 430"/>
                  <wp:cNvGraphicFramePr/>
                  <a:graphic xmlns:a="http://schemas.openxmlformats.org/drawingml/2006/main">
                    <a:graphicData uri="http://schemas.microsoft.com/office/word/2010/wordprocessingInk">
                      <w14:contentPart bwMode="auto" r:id="rId465">
                        <w14:nvContentPartPr>
                          <w14:cNvContentPartPr/>
                        </w14:nvContentPartPr>
                        <w14:xfrm>
                          <a:off x="0" y="0"/>
                          <a:ext cx="92520" cy="15120"/>
                        </w14:xfrm>
                      </w14:contentPart>
                    </a:graphicData>
                  </a:graphic>
                </wp:anchor>
              </w:drawing>
            </mc:Choice>
            <mc:Fallback>
              <w:pict>
                <v:shape w14:anchorId="070C70CE" id="墨迹 430" o:spid="_x0000_s1026" type="#_x0000_t75" style="position:absolute;left:0;text-align:left;margin-left:323.85pt;margin-top:143.25pt;width:8.7pt;height:2.6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">
                  <v:imagedata r:id="rId466" o:title=""/>
                </v:shape>
              </w:pict>
            </mc:Fallback>
          </mc:AlternateContent>
        </w:r>
        <w:r w:rsidDel="00C8403E">
          <w:rPr>
            <w:noProof/>
          </w:rPr>
          <mc:AlternateContent>
            <mc:Choice Requires="wpi">
              <w:drawing>
                <wp:anchor distT="0" distB="0" distL="114300" distR="114300" simplePos="0" relativeHeight="251706368" behindDoc="0" locked="0" layoutInCell="1" allowOverlap="1" wp14:anchorId="498150ED" wp14:editId="5DEF3E4A">
                  <wp:simplePos x="0" y="0"/>
                  <wp:positionH relativeFrom="column">
                    <wp:posOffset>3951605</wp:posOffset>
                  </wp:positionH>
                  <wp:positionV relativeFrom="paragraph">
                    <wp:posOffset>1713865</wp:posOffset>
                  </wp:positionV>
                  <wp:extent cx="75575" cy="129540"/>
                  <wp:effectExtent l="38100" t="38100" r="57785" b="41910"/>
                  <wp:wrapNone/>
                  <wp:docPr id="429" name="墨迹 429"/>
                  <wp:cNvGraphicFramePr/>
                  <a:graphic xmlns:a="http://schemas.openxmlformats.org/drawingml/2006/main">
                    <a:graphicData uri="http://schemas.microsoft.com/office/word/2010/wordprocessingInk">
                      <w14:contentPart bwMode="auto" r:id="rId467">
                        <w14:nvContentPartPr>
                          <w14:cNvContentPartPr/>
                        </w14:nvContentPartPr>
                        <w14:xfrm>
                          <a:off x="0" y="0"/>
                          <a:ext cx="75575" cy="129540"/>
                        </w14:xfrm>
                      </w14:contentPart>
                    </a:graphicData>
                  </a:graphic>
                </wp:anchor>
              </w:drawing>
            </mc:Choice>
            <mc:Fallback>
              <w:pict>
                <v:shape w14:anchorId="6FD277C4" id="墨迹 429" o:spid="_x0000_s1026" type="#_x0000_t75" style="position:absolute;left:0;text-align:left;margin-left:310.45pt;margin-top:134.25pt;width:7.35pt;height:11.6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">
                  <v:imagedata r:id="rId468" o:title=""/>
                </v:shape>
              </w:pict>
            </mc:Fallback>
          </mc:AlternateContent>
        </w:r>
        <w:r w:rsidDel="00C8403E">
          <w:rPr>
            <w:noProof/>
          </w:rPr>
          <mc:AlternateContent>
            <mc:Choice Requires="wpi">
              <w:drawing>
                <wp:anchor distT="0" distB="0" distL="114300" distR="114300" simplePos="0" relativeHeight="251703296" behindDoc="0" locked="0" layoutInCell="1" allowOverlap="1" wp14:anchorId="17DD5BDD" wp14:editId="5766F1D3">
                  <wp:simplePos x="0" y="0"/>
                  <wp:positionH relativeFrom="column">
                    <wp:posOffset>3973310</wp:posOffset>
                  </wp:positionH>
                  <wp:positionV relativeFrom="paragraph">
                    <wp:posOffset>1324376</wp:posOffset>
                  </wp:positionV>
                  <wp:extent cx="38880" cy="322200"/>
                  <wp:effectExtent l="38100" t="38100" r="56515" b="40005"/>
                  <wp:wrapNone/>
                  <wp:docPr id="426" name="墨迹 426"/>
                  <wp:cNvGraphicFramePr/>
                  <a:graphic xmlns:a="http://schemas.openxmlformats.org/drawingml/2006/main">
                    <a:graphicData uri="http://schemas.microsoft.com/office/word/2010/wordprocessingInk">
                      <w14:contentPart bwMode="auto" r:id="rId469">
                        <w14:nvContentPartPr>
                          <w14:cNvContentPartPr/>
                        </w14:nvContentPartPr>
                        <w14:xfrm>
                          <a:off x="0" y="0"/>
                          <a:ext cx="38880" cy="322200"/>
                        </w14:xfrm>
                      </w14:contentPart>
                    </a:graphicData>
                  </a:graphic>
                </wp:anchor>
              </w:drawing>
            </mc:Choice>
            <mc:Fallback>
              <w:pict>
                <v:shape w14:anchorId="5B46BF05" id="墨迹 426" o:spid="_x0000_s1026" type="#_x0000_t75" style="position:absolute;left:0;text-align:left;margin-left:312.15pt;margin-top:103.6pt;width:4.45pt;height:26.7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">
                  <v:imagedata r:id="rId470" o:title=""/>
                </v:shape>
              </w:pict>
            </mc:Fallback>
          </mc:AlternateContent>
        </w:r>
        <w:r w:rsidDel="00C8403E">
          <w:rPr>
            <w:noProof/>
          </w:rPr>
          <mc:AlternateContent>
            <mc:Choice Requires="wpi">
              <w:drawing>
                <wp:anchor distT="0" distB="0" distL="114300" distR="114300" simplePos="0" relativeHeight="251702272" behindDoc="0" locked="0" layoutInCell="1" allowOverlap="1" wp14:anchorId="75F5AACC" wp14:editId="5EBFA7AE">
                  <wp:simplePos x="0" y="0"/>
                  <wp:positionH relativeFrom="column">
                    <wp:posOffset>4016870</wp:posOffset>
                  </wp:positionH>
                  <wp:positionV relativeFrom="paragraph">
                    <wp:posOffset>1174616</wp:posOffset>
                  </wp:positionV>
                  <wp:extent cx="5040" cy="42840"/>
                  <wp:effectExtent l="57150" t="57150" r="52705" b="52705"/>
                  <wp:wrapNone/>
                  <wp:docPr id="425" name="墨迹 425"/>
                  <wp:cNvGraphicFramePr/>
                  <a:graphic xmlns:a="http://schemas.openxmlformats.org/drawingml/2006/main">
                    <a:graphicData uri="http://schemas.microsoft.com/office/word/2010/wordprocessingInk">
                      <w14:contentPart bwMode="auto" r:id="rId471">
                        <w14:nvContentPartPr>
                          <w14:cNvContentPartPr/>
                        </w14:nvContentPartPr>
                        <w14:xfrm>
                          <a:off x="0" y="0"/>
                          <a:ext cx="5040" cy="42840"/>
                        </w14:xfrm>
                      </w14:contentPart>
                    </a:graphicData>
                  </a:graphic>
                </wp:anchor>
              </w:drawing>
            </mc:Choice>
            <mc:Fallback>
              <w:pict>
                <v:shape w14:anchorId="139FCDCB" id="墨迹 425" o:spid="_x0000_s1026" type="#_x0000_t75" style="position:absolute;left:0;text-align:left;margin-left:315.6pt;margin-top:91.8pt;width:1.85pt;height:4.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">
                  <v:imagedata r:id="rId129" o:title=""/>
                </v:shape>
              </w:pict>
            </mc:Fallback>
          </mc:AlternateContent>
        </w:r>
        <w:r w:rsidDel="00C8403E">
          <w:rPr>
            <w:noProof/>
          </w:rPr>
          <mc:AlternateContent>
            <mc:Choice Requires="wpi">
              <w:drawing>
                <wp:anchor distT="0" distB="0" distL="114300" distR="114300" simplePos="0" relativeHeight="251701248" behindDoc="0" locked="0" layoutInCell="1" allowOverlap="1" wp14:anchorId="105D66A5" wp14:editId="14952FF4">
                  <wp:simplePos x="0" y="0"/>
                  <wp:positionH relativeFrom="column">
                    <wp:posOffset>2551430</wp:posOffset>
                  </wp:positionH>
                  <wp:positionV relativeFrom="paragraph">
                    <wp:posOffset>1242695</wp:posOffset>
                  </wp:positionV>
                  <wp:extent cx="195355" cy="531495"/>
                  <wp:effectExtent l="57150" t="38100" r="0" b="40005"/>
                  <wp:wrapNone/>
                  <wp:docPr id="424" name="墨迹 424"/>
                  <wp:cNvGraphicFramePr/>
                  <a:graphic xmlns:a="http://schemas.openxmlformats.org/drawingml/2006/main">
                    <a:graphicData uri="http://schemas.microsoft.com/office/word/2010/wordprocessingInk">
                      <w14:contentPart bwMode="auto" r:id="rId472">
                        <w14:nvContentPartPr>
                          <w14:cNvContentPartPr/>
                        </w14:nvContentPartPr>
                        <w14:xfrm>
                          <a:off x="0" y="0"/>
                          <a:ext cx="195355" cy="531495"/>
                        </w14:xfrm>
                      </w14:contentPart>
                    </a:graphicData>
                  </a:graphic>
                </wp:anchor>
              </w:drawing>
            </mc:Choice>
            <mc:Fallback>
              <w:pict>
                <v:shape w14:anchorId="090B89BD" id="墨迹 424" o:spid="_x0000_s1026" type="#_x0000_t75" style="position:absolute;left:0;text-align:left;margin-left:200.2pt;margin-top:97.15pt;width:16.8pt;height:43.2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">
                  <v:imagedata r:id="rId473" o:title=""/>
                </v:shape>
              </w:pict>
            </mc:Fallback>
          </mc:AlternateContent>
        </w:r>
        <w:r w:rsidDel="00C8403E">
          <w:rPr>
            <w:noProof/>
          </w:rPr>
          <mc:AlternateContent>
            <mc:Choice Requires="wpi">
              <w:drawing>
                <wp:anchor distT="0" distB="0" distL="114300" distR="114300" simplePos="0" relativeHeight="251694080" behindDoc="0" locked="0" layoutInCell="1" allowOverlap="1" wp14:anchorId="796FB0BD" wp14:editId="68DB0522">
                  <wp:simplePos x="0" y="0"/>
                  <wp:positionH relativeFrom="column">
                    <wp:posOffset>2627270</wp:posOffset>
                  </wp:positionH>
                  <wp:positionV relativeFrom="paragraph">
                    <wp:posOffset>1055456</wp:posOffset>
                  </wp:positionV>
                  <wp:extent cx="13320" cy="72360"/>
                  <wp:effectExtent l="38100" t="38100" r="44450" b="42545"/>
                  <wp:wrapNone/>
                  <wp:docPr id="417" name="墨迹 417"/>
                  <wp:cNvGraphicFramePr/>
                  <a:graphic xmlns:a="http://schemas.openxmlformats.org/drawingml/2006/main">
                    <a:graphicData uri="http://schemas.microsoft.com/office/word/2010/wordprocessingInk">
                      <w14:contentPart bwMode="auto" r:id="rId474">
                        <w14:nvContentPartPr>
                          <w14:cNvContentPartPr/>
                        </w14:nvContentPartPr>
                        <w14:xfrm>
                          <a:off x="0" y="0"/>
                          <a:ext cx="13320" cy="72360"/>
                        </w14:xfrm>
                      </w14:contentPart>
                    </a:graphicData>
                  </a:graphic>
                </wp:anchor>
              </w:drawing>
            </mc:Choice>
            <mc:Fallback>
              <w:pict>
                <v:shape w14:anchorId="03C2235D" id="墨迹 417" o:spid="_x0000_s1026" type="#_x0000_t75" style="position:absolute;left:0;text-align:left;margin-left:206.15pt;margin-top:82.4pt;width:2.5pt;height:7.1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">
                  <v:imagedata r:id="rId475" o:title=""/>
                </v:shape>
              </w:pict>
            </mc:Fallback>
          </mc:AlternateContent>
        </w:r>
        <w:r w:rsidDel="00C8403E">
          <w:rPr>
            <w:noProof/>
          </w:rPr>
          <mc:AlternateContent>
            <mc:Choice Requires="wpi">
              <w:drawing>
                <wp:anchor distT="0" distB="0" distL="114300" distR="114300" simplePos="0" relativeHeight="251693056" behindDoc="0" locked="0" layoutInCell="1" allowOverlap="1" wp14:anchorId="3CB33FE1" wp14:editId="67B56CC5">
                  <wp:simplePos x="0" y="0"/>
                  <wp:positionH relativeFrom="column">
                    <wp:posOffset>1946275</wp:posOffset>
                  </wp:positionH>
                  <wp:positionV relativeFrom="paragraph">
                    <wp:posOffset>1441450</wp:posOffset>
                  </wp:positionV>
                  <wp:extent cx="146685" cy="329565"/>
                  <wp:effectExtent l="38100" t="38100" r="43815" b="51435"/>
                  <wp:wrapNone/>
                  <wp:docPr id="416" name="墨迹 416"/>
                  <wp:cNvGraphicFramePr/>
                  <a:graphic xmlns:a="http://schemas.openxmlformats.org/drawingml/2006/main">
                    <a:graphicData uri="http://schemas.microsoft.com/office/word/2010/wordprocessingInk">
                      <w14:contentPart bwMode="auto" r:id="rId476">
                        <w14:nvContentPartPr>
                          <w14:cNvContentPartPr/>
                        </w14:nvContentPartPr>
                        <w14:xfrm>
                          <a:off x="0" y="0"/>
                          <a:ext cx="146685" cy="329565"/>
                        </w14:xfrm>
                      </w14:contentPart>
                    </a:graphicData>
                  </a:graphic>
                </wp:anchor>
              </w:drawing>
            </mc:Choice>
            <mc:Fallback>
              <w:pict>
                <v:shape w14:anchorId="1894B255" id="墨迹 416" o:spid="_x0000_s1026" type="#_x0000_t75" style="position:absolute;left:0;text-align:left;margin-left:152.55pt;margin-top:112.8pt;width:12.95pt;height:27.3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">
                  <v:imagedata r:id="rId477" o:title=""/>
                </v:shape>
              </w:pict>
            </mc:Fallback>
          </mc:AlternateContent>
        </w:r>
        <w:r w:rsidDel="00C8403E">
          <w:rPr>
            <w:noProof/>
          </w:rPr>
          <mc:AlternateContent>
            <mc:Choice Requires="wpi">
              <w:drawing>
                <wp:anchor distT="0" distB="0" distL="114300" distR="114300" simplePos="0" relativeHeight="251689984" behindDoc="0" locked="0" layoutInCell="1" allowOverlap="1" wp14:anchorId="7A6283C2" wp14:editId="3A6FCC34">
                  <wp:simplePos x="0" y="0"/>
                  <wp:positionH relativeFrom="column">
                    <wp:posOffset>2044790</wp:posOffset>
                  </wp:positionH>
                  <wp:positionV relativeFrom="paragraph">
                    <wp:posOffset>1234016</wp:posOffset>
                  </wp:positionV>
                  <wp:extent cx="2520" cy="36360"/>
                  <wp:effectExtent l="57150" t="38100" r="55245" b="40005"/>
                  <wp:wrapNone/>
                  <wp:docPr id="413" name="墨迹 413"/>
                  <wp:cNvGraphicFramePr/>
                  <a:graphic xmlns:a="http://schemas.openxmlformats.org/drawingml/2006/main">
                    <a:graphicData uri="http://schemas.microsoft.com/office/word/2010/wordprocessingInk">
                      <w14:contentPart bwMode="auto" r:id="rId478">
                        <w14:nvContentPartPr>
                          <w14:cNvContentPartPr/>
                        </w14:nvContentPartPr>
                        <w14:xfrm>
                          <a:off x="0" y="0"/>
                          <a:ext cx="2520" cy="36360"/>
                        </w14:xfrm>
                      </w14:contentPart>
                    </a:graphicData>
                  </a:graphic>
                </wp:anchor>
              </w:drawing>
            </mc:Choice>
            <mc:Fallback>
              <w:pict>
                <v:shape w14:anchorId="20B85AC9" id="墨迹 413" o:spid="_x0000_s1026" type="#_x0000_t75" style="position:absolute;left:0;text-align:left;margin-left:160.3pt;margin-top:96.45pt;width:1.65pt;height:4.2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">
                  <v:imagedata r:id="rId479" o:title=""/>
                </v:shape>
              </w:pict>
            </mc:Fallback>
          </mc:AlternateContent>
        </w:r>
        <w:r w:rsidR="007C4944" w:rsidDel="00C8403E">
          <w:rPr>
            <w:noProof/>
          </w:rPr>
          <mc:AlternateContent>
            <mc:Choice Requires="wpc">
              <w:drawing>
                <wp:inline distT="0" distB="0" distL="0" distR="0" wp14:anchorId="4E7B8019" wp14:editId="04CB2ACA">
                  <wp:extent cx="5274310" cy="3076575"/>
                  <wp:effectExtent l="0" t="0" r="2540" b="9525"/>
                  <wp:docPr id="342" name="画布 34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480">
                          <w14:nvContentPartPr>
                            <w14:cNvPr id="345" name="墨迹 345"/>
                            <w14:cNvContentPartPr/>
                          </w14:nvContentPartPr>
                          <w14:xfrm>
                            <a:off x="1317265" y="1467553"/>
                            <a:ext cx="3559320" cy="149400"/>
                          </w14:xfrm>
                        </w14:contentPart>
                        <w14:contentPart bwMode="auto" r:id="rId481">
                          <w14:nvContentPartPr>
                            <w14:cNvPr id="346" name="墨迹 346"/>
                            <w14:cNvContentPartPr/>
                          </w14:nvContentPartPr>
                          <w14:xfrm>
                            <a:off x="3844825" y="1594993"/>
                            <a:ext cx="1051200" cy="955080"/>
                          </w14:xfrm>
                        </w14:contentPart>
                        <w14:contentPart bwMode="auto" r:id="rId482">
                          <w14:nvContentPartPr>
                            <w14:cNvPr id="347" name="墨迹 347"/>
                            <w14:cNvContentPartPr/>
                          </w14:nvContentPartPr>
                          <w14:xfrm>
                            <a:off x="323305" y="2440273"/>
                            <a:ext cx="3501720" cy="120960"/>
                          </w14:xfrm>
                        </w14:contentPart>
                        <w14:contentPart bwMode="auto" r:id="rId483">
                          <w14:nvContentPartPr>
                            <w14:cNvPr id="348" name="墨迹 348"/>
                            <w14:cNvContentPartPr/>
                          </w14:nvContentPartPr>
                          <w14:xfrm>
                            <a:off x="365425" y="1439113"/>
                            <a:ext cx="1031040" cy="1039680"/>
                          </w14:xfrm>
                        </w14:contentPart>
                        <w14:contentPart bwMode="auto" r:id="rId484">
                          <w14:nvContentPartPr>
                            <w14:cNvPr id="349" name="墨迹 349"/>
                            <w14:cNvContentPartPr/>
                          </w14:nvContentPartPr>
                          <w14:xfrm>
                            <a:off x="1631905" y="1213393"/>
                            <a:ext cx="2160" cy="6840"/>
                          </w14:xfrm>
                        </w14:contentPart>
                        <w14:contentPart bwMode="auto" r:id="rId485">
                          <w14:nvContentPartPr>
                            <w14:cNvPr id="350" name="墨迹 350"/>
                            <w14:cNvContentPartPr/>
                          </w14:nvContentPartPr>
                          <w14:xfrm>
                            <a:off x="1373425" y="1165513"/>
                            <a:ext cx="277200" cy="562320"/>
                          </w14:xfrm>
                        </w14:contentPart>
                        <w14:contentPart bwMode="auto" r:id="rId486">
                          <w14:nvContentPartPr>
                            <w14:cNvPr id="351" name="墨迹 351"/>
                            <w14:cNvContentPartPr/>
                          </w14:nvContentPartPr>
                          <w14:xfrm>
                            <a:off x="1642705" y="1185673"/>
                            <a:ext cx="118800" cy="552600"/>
                          </w14:xfrm>
                        </w14:contentPart>
                        <w14:contentPart bwMode="auto" r:id="rId487">
                          <w14:nvContentPartPr>
                            <w14:cNvPr id="354" name="墨迹 354"/>
                            <w14:cNvContentPartPr/>
                          </w14:nvContentPartPr>
                          <w14:xfrm>
                            <a:off x="1367665" y="1720633"/>
                            <a:ext cx="354600" cy="42840"/>
                          </w14:xfrm>
                        </w14:contentPart>
                        <w14:contentPart bwMode="auto" r:id="rId488">
                          <w14:nvContentPartPr>
                            <w14:cNvPr id="355" name="墨迹 355"/>
                            <w14:cNvContentPartPr/>
                          </w14:nvContentPartPr>
                          <w14:xfrm>
                            <a:off x="1360825" y="1700113"/>
                            <a:ext cx="46800" cy="27360"/>
                          </w14:xfrm>
                        </w14:contentPart>
                        <w14:contentPart bwMode="auto" r:id="rId489">
                          <w14:nvContentPartPr>
                            <w14:cNvPr id="356" name="墨迹 356"/>
                            <w14:cNvContentPartPr/>
                          </w14:nvContentPartPr>
                          <w14:xfrm>
                            <a:off x="1479625" y="1659433"/>
                            <a:ext cx="258840" cy="65520"/>
                          </w14:xfrm>
                        </w14:contentPart>
                        <w14:contentPart bwMode="auto" r:id="rId490">
                          <w14:nvContentPartPr>
                            <w14:cNvPr id="357" name="墨迹 357"/>
                            <w14:cNvContentPartPr/>
                          </w14:nvContentPartPr>
                          <w14:xfrm>
                            <a:off x="1908385" y="970393"/>
                            <a:ext cx="325080" cy="789480"/>
                          </w14:xfrm>
                        </w14:contentPart>
                        <w14:contentPart bwMode="auto" r:id="rId491">
                          <w14:nvContentPartPr>
                            <w14:cNvPr id="358" name="墨迹 358"/>
                            <w14:cNvContentPartPr/>
                          </w14:nvContentPartPr>
                          <w14:xfrm>
                            <a:off x="1914145" y="1743673"/>
                            <a:ext cx="462240" cy="50400"/>
                          </w14:xfrm>
                        </w14:contentPart>
                        <w14:contentPart bwMode="auto" r:id="rId492">
                          <w14:nvContentPartPr>
                            <w14:cNvPr id="359" name="墨迹 359"/>
                            <w14:cNvContentPartPr/>
                          </w14:nvContentPartPr>
                          <w14:xfrm>
                            <a:off x="1906945" y="1706593"/>
                            <a:ext cx="68040" cy="23400"/>
                          </w14:xfrm>
                        </w14:contentPart>
                        <w14:contentPart bwMode="auto" r:id="rId493">
                          <w14:nvContentPartPr>
                            <w14:cNvPr id="360" name="墨迹 360"/>
                            <w14:cNvContentPartPr/>
                          </w14:nvContentPartPr>
                          <w14:xfrm>
                            <a:off x="2072185" y="1679233"/>
                            <a:ext cx="77400" cy="7560"/>
                          </w14:xfrm>
                        </w14:contentPart>
                        <w14:contentPart bwMode="auto" r:id="rId494">
                          <w14:nvContentPartPr>
                            <w14:cNvPr id="361" name="墨迹 361"/>
                            <w14:cNvContentPartPr/>
                          </w14:nvContentPartPr>
                          <w14:xfrm>
                            <a:off x="2220505" y="1692193"/>
                            <a:ext cx="144360" cy="49320"/>
                          </w14:xfrm>
                        </w14:contentPart>
                        <w14:contentPart bwMode="auto" r:id="rId495">
                          <w14:nvContentPartPr>
                            <w14:cNvPr id="362" name="墨迹 362"/>
                            <w14:cNvContentPartPr/>
                          </w14:nvContentPartPr>
                          <w14:xfrm>
                            <a:off x="2199265" y="992353"/>
                            <a:ext cx="30960" cy="34560"/>
                          </w14:xfrm>
                        </w14:contentPart>
                        <w14:contentPart bwMode="auto" r:id="rId496">
                          <w14:nvContentPartPr>
                            <w14:cNvPr id="363" name="墨迹 363"/>
                            <w14:cNvContentPartPr/>
                          </w14:nvContentPartPr>
                          <w14:xfrm>
                            <a:off x="2230945" y="976513"/>
                            <a:ext cx="167760" cy="775440"/>
                          </w14:xfrm>
                        </w14:contentPart>
                        <w14:contentPart bwMode="auto" r:id="rId497">
                          <w14:nvContentPartPr>
                            <w14:cNvPr id="364" name="墨迹 364"/>
                            <w14:cNvContentPartPr/>
                          </w14:nvContentPartPr>
                          <w14:xfrm>
                            <a:off x="2982985" y="1207993"/>
                            <a:ext cx="321840" cy="615960"/>
                          </w14:xfrm>
                        </w14:contentPart>
                        <w14:contentPart bwMode="auto" r:id="rId498">
                          <w14:nvContentPartPr>
                            <w14:cNvPr id="365" name="墨迹 365"/>
                            <w14:cNvContentPartPr/>
                          </w14:nvContentPartPr>
                          <w14:xfrm>
                            <a:off x="3282505" y="1227073"/>
                            <a:ext cx="164880" cy="580320"/>
                          </w14:xfrm>
                        </w14:contentPart>
                        <w14:contentPart bwMode="auto" r:id="rId499">
                          <w14:nvContentPartPr>
                            <w14:cNvPr id="366" name="墨迹 366"/>
                            <w14:cNvContentPartPr/>
                          </w14:nvContentPartPr>
                          <w14:xfrm>
                            <a:off x="2975065" y="1807753"/>
                            <a:ext cx="456480" cy="64800"/>
                          </w14:xfrm>
                        </w14:contentPart>
                        <w14:contentPart bwMode="auto" r:id="rId500">
                          <w14:nvContentPartPr>
                            <w14:cNvPr id="367" name="墨迹 367"/>
                            <w14:cNvContentPartPr/>
                          </w14:nvContentPartPr>
                          <w14:xfrm>
                            <a:off x="2986225" y="1747633"/>
                            <a:ext cx="290160" cy="51480"/>
                          </w14:xfrm>
                        </w14:contentPart>
                        <w14:contentPart bwMode="auto" r:id="rId501">
                          <w14:nvContentPartPr>
                            <w14:cNvPr id="368" name="墨迹 368"/>
                            <w14:cNvContentPartPr/>
                          </w14:nvContentPartPr>
                          <w14:xfrm>
                            <a:off x="3382585" y="1773553"/>
                            <a:ext cx="40680" cy="9000"/>
                          </w14:xfrm>
                        </w14:contentPart>
                        <w14:contentPart bwMode="auto" r:id="rId502">
                          <w14:nvContentPartPr>
                            <w14:cNvPr id="369" name="墨迹 369"/>
                            <w14:cNvContentPartPr/>
                          </w14:nvContentPartPr>
                          <w14:xfrm>
                            <a:off x="3307345" y="1740793"/>
                            <a:ext cx="124920" cy="57960"/>
                          </w14:xfrm>
                        </w14:contentPart>
                        <w14:contentPart bwMode="auto" r:id="rId503">
                          <w14:nvContentPartPr>
                            <w14:cNvPr id="370" name="墨迹 370"/>
                            <w14:cNvContentPartPr/>
                          </w14:nvContentPartPr>
                          <w14:xfrm>
                            <a:off x="3333625" y="1766353"/>
                            <a:ext cx="26280" cy="12600"/>
                          </w14:xfrm>
                        </w14:contentPart>
                        <w14:contentPart bwMode="auto" r:id="rId504">
                          <w14:nvContentPartPr>
                            <w14:cNvPr id="371" name="墨迹 371"/>
                            <w14:cNvContentPartPr/>
                          </w14:nvContentPartPr>
                          <w14:xfrm>
                            <a:off x="3437305" y="1722073"/>
                            <a:ext cx="56160" cy="13680"/>
                          </w14:xfrm>
                        </w14:contentPart>
                        <w14:contentPart bwMode="auto" r:id="rId505">
                          <w14:nvContentPartPr>
                            <w14:cNvPr id="372" name="墨迹 372"/>
                            <w14:cNvContentPartPr/>
                          </w14:nvContentPartPr>
                          <w14:xfrm>
                            <a:off x="3559345" y="1711633"/>
                            <a:ext cx="163800" cy="40320"/>
                          </w14:xfrm>
                        </w14:contentPart>
                        <w14:contentPart bwMode="auto" r:id="rId506">
                          <w14:nvContentPartPr>
                            <w14:cNvPr id="373" name="墨迹 373"/>
                            <w14:cNvContentPartPr/>
                          </w14:nvContentPartPr>
                          <w14:xfrm>
                            <a:off x="3428305" y="1739353"/>
                            <a:ext cx="9360" cy="6840"/>
                          </w14:xfrm>
                        </w14:contentPart>
                        <w14:contentPart bwMode="auto" r:id="rId507">
                          <w14:nvContentPartPr>
                            <w14:cNvPr id="374" name="墨迹 374"/>
                            <w14:cNvContentPartPr/>
                          </w14:nvContentPartPr>
                          <w14:xfrm>
                            <a:off x="3296185" y="1789033"/>
                            <a:ext cx="19800" cy="20160"/>
                          </w14:xfrm>
                        </w14:contentPart>
                        <w14:contentPart bwMode="auto" r:id="rId508">
                          <w14:nvContentPartPr>
                            <w14:cNvPr id="375" name="墨迹 375"/>
                            <w14:cNvContentPartPr/>
                          </w14:nvContentPartPr>
                          <w14:xfrm>
                            <a:off x="3319945" y="1796233"/>
                            <a:ext cx="13320" cy="10800"/>
                          </w14:xfrm>
                        </w14:contentPart>
                        <w14:contentPart bwMode="auto" r:id="rId509">
                          <w14:nvContentPartPr>
                            <w14:cNvPr id="376" name="墨迹 376"/>
                            <w14:cNvContentPartPr/>
                          </w14:nvContentPartPr>
                          <w14:xfrm>
                            <a:off x="3354145" y="1828273"/>
                            <a:ext cx="10440" cy="10080"/>
                          </w14:xfrm>
                        </w14:contentPart>
                        <w14:contentPart bwMode="auto" r:id="rId510">
                          <w14:nvContentPartPr>
                            <w14:cNvPr id="377" name="墨迹 377"/>
                            <w14:cNvContentPartPr/>
                          </w14:nvContentPartPr>
                          <w14:xfrm>
                            <a:off x="3358465" y="1824673"/>
                            <a:ext cx="471600" cy="89280"/>
                          </w14:xfrm>
                        </w14:contentPart>
                        <w14:contentPart bwMode="auto" r:id="rId511">
                          <w14:nvContentPartPr>
                            <w14:cNvPr id="378" name="墨迹 378"/>
                            <w14:cNvContentPartPr/>
                          </w14:nvContentPartPr>
                          <w14:xfrm>
                            <a:off x="3692545" y="1744033"/>
                            <a:ext cx="62280" cy="20520"/>
                          </w14:xfrm>
                        </w14:contentPart>
                        <w14:contentPart bwMode="auto" r:id="rId512">
                          <w14:nvContentPartPr>
                            <w14:cNvPr id="379" name="墨迹 379"/>
                            <w14:cNvContentPartPr/>
                          </w14:nvContentPartPr>
                          <w14:xfrm>
                            <a:off x="3758425" y="1769593"/>
                            <a:ext cx="14400" cy="8640"/>
                          </w14:xfrm>
                        </w14:contentPart>
                        <w14:contentPart bwMode="auto" r:id="rId513">
                          <w14:nvContentPartPr>
                            <w14:cNvPr id="380" name="墨迹 380"/>
                            <w14:cNvContentPartPr/>
                          </w14:nvContentPartPr>
                          <w14:xfrm>
                            <a:off x="3620185" y="1105033"/>
                            <a:ext cx="209160" cy="713160"/>
                          </w14:xfrm>
                        </w14:contentPart>
                        <w14:contentPart bwMode="auto" r:id="rId514">
                          <w14:nvContentPartPr>
                            <w14:cNvPr id="381" name="墨迹 381"/>
                            <w14:cNvContentPartPr/>
                          </w14:nvContentPartPr>
                          <w14:xfrm>
                            <a:off x="3398065" y="1099273"/>
                            <a:ext cx="217440" cy="432360"/>
                          </w14:xfrm>
                        </w14:contentPart>
                        <w14:contentPart bwMode="auto" r:id="rId515">
                          <w14:nvContentPartPr>
                            <w14:cNvPr id="382" name="墨迹 382"/>
                            <w14:cNvContentPartPr/>
                          </w14:nvContentPartPr>
                          <w14:xfrm>
                            <a:off x="3369625" y="1522633"/>
                            <a:ext cx="29520" cy="59760"/>
                          </w14:xfrm>
                        </w14:contentPart>
                        <w14:contentPart bwMode="auto" r:id="rId516">
                          <w14:nvContentPartPr>
                            <w14:cNvPr id="383" name="墨迹 383"/>
                            <w14:cNvContentPartPr/>
                          </w14:nvContentPartPr>
                          <w14:xfrm>
                            <a:off x="3316345" y="1585273"/>
                            <a:ext cx="57600" cy="151200"/>
                          </w14:xfrm>
                        </w14:contentPart>
                        <w14:contentPart bwMode="auto" r:id="rId517">
                          <w14:nvContentPartPr>
                            <w14:cNvPr id="384" name="墨迹 384"/>
                            <w14:cNvContentPartPr/>
                          </w14:nvContentPartPr>
                          <w14:xfrm>
                            <a:off x="3290785" y="1764553"/>
                            <a:ext cx="14400" cy="40320"/>
                          </w14:xfrm>
                        </w14:contentPart>
                        <w14:contentPart bwMode="auto" r:id="rId518">
                          <w14:nvContentPartPr>
                            <w14:cNvPr id="385" name="墨迹 385"/>
                            <w14:cNvContentPartPr/>
                          </w14:nvContentPartPr>
                          <w14:xfrm>
                            <a:off x="2477545" y="1436233"/>
                            <a:ext cx="340200" cy="749160"/>
                          </w14:xfrm>
                        </w14:contentPart>
                        <w14:contentPart bwMode="auto" r:id="rId519">
                          <w14:nvContentPartPr>
                            <w14:cNvPr id="386" name="墨迹 386"/>
                            <w14:cNvContentPartPr/>
                          </w14:nvContentPartPr>
                          <w14:xfrm>
                            <a:off x="2815585" y="1466833"/>
                            <a:ext cx="158400" cy="792720"/>
                          </w14:xfrm>
                        </w14:contentPart>
                        <w14:contentPart bwMode="auto" r:id="rId520">
                          <w14:nvContentPartPr>
                            <w14:cNvPr id="387" name="墨迹 387"/>
                            <w14:cNvContentPartPr/>
                          </w14:nvContentPartPr>
                          <w14:xfrm>
                            <a:off x="2453425" y="2168473"/>
                            <a:ext cx="22680" cy="60120"/>
                          </w14:xfrm>
                        </w14:contentPart>
                        <w14:contentPart bwMode="auto" r:id="rId521">
                          <w14:nvContentPartPr>
                            <w14:cNvPr id="388" name="墨迹 388"/>
                            <w14:cNvContentPartPr/>
                          </w14:nvContentPartPr>
                          <w14:xfrm>
                            <a:off x="2436145" y="2241553"/>
                            <a:ext cx="488880" cy="88200"/>
                          </w14:xfrm>
                        </w14:contentPart>
                        <w14:contentPart bwMode="auto" r:id="rId522">
                          <w14:nvContentPartPr>
                            <w14:cNvPr id="389" name="墨迹 389"/>
                            <w14:cNvContentPartPr/>
                          </w14:nvContentPartPr>
                          <w14:xfrm>
                            <a:off x="2655385" y="1823233"/>
                            <a:ext cx="48960" cy="112320"/>
                          </w14:xfrm>
                        </w14:contentPart>
                        <w14:contentPart bwMode="auto" r:id="rId523">
                          <w14:nvContentPartPr>
                            <w14:cNvPr id="390" name="墨迹 390"/>
                            <w14:cNvContentPartPr/>
                          </w14:nvContentPartPr>
                          <w14:xfrm>
                            <a:off x="2598145" y="1987753"/>
                            <a:ext cx="36360" cy="86760"/>
                          </w14:xfrm>
                        </w14:contentPart>
                        <w14:contentPart bwMode="auto" r:id="rId524">
                          <w14:nvContentPartPr>
                            <w14:cNvPr id="391" name="墨迹 391"/>
                            <w14:cNvContentPartPr/>
                          </w14:nvContentPartPr>
                          <w14:xfrm>
                            <a:off x="2551345" y="2122393"/>
                            <a:ext cx="20880" cy="44280"/>
                          </w14:xfrm>
                        </w14:contentPart>
                        <w14:contentPart bwMode="auto" r:id="rId525">
                          <w14:nvContentPartPr>
                            <w14:cNvPr id="392" name="墨迹 392"/>
                            <w14:cNvContentPartPr/>
                          </w14:nvContentPartPr>
                          <w14:xfrm>
                            <a:off x="2701105" y="1844473"/>
                            <a:ext cx="38880" cy="86760"/>
                          </w14:xfrm>
                        </w14:contentPart>
                        <w14:contentPart bwMode="auto" r:id="rId526">
                          <w14:nvContentPartPr>
                            <w14:cNvPr id="393" name="墨迹 393"/>
                            <w14:cNvContentPartPr/>
                          </w14:nvContentPartPr>
                          <w14:xfrm>
                            <a:off x="2763385" y="2023033"/>
                            <a:ext cx="43560" cy="137880"/>
                          </w14:xfrm>
                        </w14:contentPart>
                        <w14:contentPart bwMode="auto" r:id="rId527">
                          <w14:nvContentPartPr>
                            <w14:cNvPr id="394" name="墨迹 394"/>
                            <w14:cNvContentPartPr/>
                          </w14:nvContentPartPr>
                          <w14:xfrm>
                            <a:off x="2554225" y="2162353"/>
                            <a:ext cx="54720" cy="19440"/>
                          </w14:xfrm>
                        </w14:contentPart>
                        <w14:contentPart bwMode="auto" r:id="rId528">
                          <w14:nvContentPartPr>
                            <w14:cNvPr id="395" name="墨迹 395"/>
                            <w14:cNvContentPartPr/>
                          </w14:nvContentPartPr>
                          <w14:xfrm>
                            <a:off x="2665465" y="2176753"/>
                            <a:ext cx="121320" cy="22320"/>
                          </w14:xfrm>
                        </w14:contentPart>
                        <w14:contentPart bwMode="auto" r:id="rId529">
                          <w14:nvContentPartPr>
                            <w14:cNvPr id="396" name="墨迹 396"/>
                            <w14:cNvContentPartPr/>
                          </w14:nvContentPartPr>
                          <w14:xfrm>
                            <a:off x="2575105" y="2154073"/>
                            <a:ext cx="28800" cy="6120"/>
                          </w14:xfrm>
                        </w14:contentPart>
                        <w14:contentPart bwMode="auto" r:id="rId530">
                          <w14:nvContentPartPr>
                            <w14:cNvPr id="397" name="墨迹 397"/>
                            <w14:cNvContentPartPr/>
                          </w14:nvContentPartPr>
                          <w14:xfrm>
                            <a:off x="2662225" y="2154433"/>
                            <a:ext cx="108720" cy="25560"/>
                          </w14:xfrm>
                        </w14:contentPart>
                        <w14:contentPart bwMode="auto" r:id="rId531">
                          <w14:nvContentPartPr>
                            <w14:cNvPr id="398" name="墨迹 398"/>
                            <w14:cNvContentPartPr/>
                          </w14:nvContentPartPr>
                          <w14:xfrm>
                            <a:off x="2446225" y="2197273"/>
                            <a:ext cx="25200" cy="45000"/>
                          </w14:xfrm>
                        </w14:contentPart>
                        <w14:contentPart bwMode="auto" r:id="rId532">
                          <w14:nvContentPartPr>
                            <w14:cNvPr id="399" name="墨迹 399"/>
                            <w14:cNvContentPartPr/>
                          </w14:nvContentPartPr>
                          <w14:xfrm>
                            <a:off x="2539825" y="2114113"/>
                            <a:ext cx="52560" cy="19080"/>
                          </w14:xfrm>
                        </w14:contentPart>
                        <w14:contentPart bwMode="auto" r:id="rId533">
                          <w14:nvContentPartPr>
                            <w14:cNvPr id="400" name="墨迹 400"/>
                            <w14:cNvContentPartPr/>
                          </w14:nvContentPartPr>
                          <w14:xfrm>
                            <a:off x="2671945" y="2095393"/>
                            <a:ext cx="65520" cy="5400"/>
                          </w14:xfrm>
                        </w14:contentPart>
                        <w14:contentPart bwMode="auto" r:id="rId534">
                          <w14:nvContentPartPr>
                            <w14:cNvPr id="401" name="墨迹 401"/>
                            <w14:cNvContentPartPr/>
                          </w14:nvContentPartPr>
                          <w14:xfrm>
                            <a:off x="2806225" y="2132833"/>
                            <a:ext cx="146520" cy="133920"/>
                          </w14:xfrm>
                        </w14:contentPart>
                        <w14:contentPart bwMode="auto" r:id="rId535">
                          <w14:nvContentPartPr>
                            <w14:cNvPr id="402" name="墨迹 402"/>
                            <w14:cNvContentPartPr/>
                          </w14:nvContentPartPr>
                          <w14:xfrm>
                            <a:off x="2945905" y="2251273"/>
                            <a:ext cx="11160" cy="15840"/>
                          </w14:xfrm>
                        </w14:contentPart>
                        <w14:contentPart bwMode="auto" r:id="rId536">
                          <w14:nvContentPartPr>
                            <w14:cNvPr id="403" name="墨迹 403"/>
                            <w14:cNvContentPartPr/>
                          </w14:nvContentPartPr>
                          <w14:xfrm>
                            <a:off x="2954185" y="2241553"/>
                            <a:ext cx="6840" cy="29880"/>
                          </w14:xfrm>
                        </w14:contentPart>
                        <w14:contentPart bwMode="auto" r:id="rId537">
                          <w14:nvContentPartPr>
                            <w14:cNvPr id="404" name="墨迹 404"/>
                            <w14:cNvContentPartPr/>
                          </w14:nvContentPartPr>
                          <w14:xfrm>
                            <a:off x="1758265" y="1873993"/>
                            <a:ext cx="18720" cy="99720"/>
                          </w14:xfrm>
                        </w14:contentPart>
                        <w14:contentPart bwMode="auto" r:id="rId538">
                          <w14:nvContentPartPr>
                            <w14:cNvPr id="405" name="墨迹 405"/>
                            <w14:cNvContentPartPr/>
                          </w14:nvContentPartPr>
                          <w14:xfrm>
                            <a:off x="1806145" y="1844473"/>
                            <a:ext cx="55080" cy="143640"/>
                          </w14:xfrm>
                        </w14:contentPart>
                        <w14:contentPart bwMode="auto" r:id="rId539">
                          <w14:nvContentPartPr>
                            <w14:cNvPr id="406" name="墨迹 406"/>
                            <w14:cNvContentPartPr/>
                          </w14:nvContentPartPr>
                          <w14:xfrm>
                            <a:off x="3424345" y="1950673"/>
                            <a:ext cx="82080" cy="105840"/>
                          </w14:xfrm>
                        </w14:contentPart>
                        <w14:contentPart bwMode="auto" r:id="rId540">
                          <w14:nvContentPartPr>
                            <w14:cNvPr id="407" name="墨迹 407"/>
                            <w14:cNvContentPartPr/>
                          </w14:nvContentPartPr>
                          <w14:xfrm>
                            <a:off x="3543865" y="1984873"/>
                            <a:ext cx="27000" cy="101880"/>
                          </w14:xfrm>
                        </w14:contentPart>
                        <w14:contentPart bwMode="auto" r:id="rId541">
                          <w14:nvContentPartPr>
                            <w14:cNvPr id="408" name="墨迹 408"/>
                            <w14:cNvContentPartPr/>
                          </w14:nvContentPartPr>
                          <w14:xfrm>
                            <a:off x="2997385" y="2331193"/>
                            <a:ext cx="47520" cy="120960"/>
                          </w14:xfrm>
                        </w14:contentPart>
                        <w14:contentPart bwMode="auto" r:id="rId542">
                          <w14:nvContentPartPr>
                            <w14:cNvPr id="409" name="墨迹 409"/>
                            <w14:cNvContentPartPr/>
                          </w14:nvContentPartPr>
                          <w14:xfrm>
                            <a:off x="3075145" y="2326873"/>
                            <a:ext cx="57600" cy="142920"/>
                          </w14:xfrm>
                        </w14:contentPart>
                      </wpc:wpc>
                    </a:graphicData>
                  </a:graphic>
                </wp:inline>
              </w:drawing>
            </mc:Choice>
            <mc:Fallback>
              <w:pict>
                <v:group w14:anchorId="37A2D6B2" id="画布 342" o:spid="_x0000_s1026" editas="canvas" style="width:415.3pt;height:242.25pt;mso-position-horizontal-relative:char;mso-position-vertical-relative:line" coordsize="52743,30765" o:gfxdata="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">
                  <v:shape id="_x0000_s1027" type="#_x0000_t75" style="position:absolute;width:52743;height:30765;visibility:visible;mso-wrap-style:square" filled="t">
                    <v:fill o:detectmouseclick="t"/>
                    <v:path o:connecttype="none"/>
                  </v:shape>
                  <v:shape id="墨迹 345" o:spid="_x0000_s1028" type="#_x0000_t75" style="position:absolute;left:13082;top:14585;width:35770;height:1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">
                    <v:imagedata r:id="rId543" o:title=""/>
                  </v:shape>
                  <v:shape id="墨迹 346" o:spid="_x0000_s1029" type="#_x0000_t75" style="position:absolute;left:38358;top:15859;width:10688;height:9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">
                    <v:imagedata r:id="rId544" o:title=""/>
                  </v:shape>
                  <v:shape id="墨迹 347" o:spid="_x0000_s1030" type="#_x0000_t75" style="position:absolute;left:3143;top:24312;width:35193;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">
                    <v:imagedata r:id="rId545" o:title=""/>
                  </v:shape>
                  <v:shape id="墨迹 348" o:spid="_x0000_s1031" type="#_x0000_t75" style="position:absolute;left:3564;top:14301;width:10487;height:10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">
                    <v:imagedata r:id="rId546" o:title=""/>
                  </v:shape>
                  <v:shape id="墨迹 349" o:spid="_x0000_s1032" type="#_x0000_t75" style="position:absolute;left:16229;top:12043;width:198;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">
                    <v:imagedata r:id="rId547" o:title=""/>
                  </v:shape>
                  <v:shape id="墨迹 350" o:spid="_x0000_s1033" type="#_x0000_t75" style="position:absolute;left:13644;top:11565;width:2948;height:5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">
                    <v:imagedata r:id="rId548" o:title=""/>
                  </v:shape>
                  <v:shape id="墨迹 351" o:spid="_x0000_s1034" type="#_x0000_t75" style="position:absolute;left:16337;top:11766;width:1364;height:5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">
                    <v:imagedata r:id="rId549" o:title=""/>
                  </v:shape>
                  <v:shape id="墨迹 354" o:spid="_x0000_s1035" type="#_x0000_t75" style="position:absolute;left:13586;top:17116;width:3723;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">
                    <v:imagedata r:id="rId550" o:title=""/>
                  </v:shape>
                  <v:shape id="墨迹 355" o:spid="_x0000_s1036" type="#_x0000_t75" style="position:absolute;left:13518;top:16911;width:644;height: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">
                    <v:imagedata r:id="rId551" o:title=""/>
                  </v:shape>
                  <v:shape id="墨迹 356" o:spid="_x0000_s1037" type="#_x0000_t75" style="position:absolute;left:14706;top:16503;width:2765;height: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">
                    <v:imagedata r:id="rId552" o:title=""/>
                  </v:shape>
                  <v:shape id="墨迹 357" o:spid="_x0000_s1038" type="#_x0000_t75" style="position:absolute;left:18993;top:9613;width:3428;height:8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">
                    <v:imagedata r:id="rId553" o:title=""/>
                  </v:shape>
                  <v:shape id="墨迹 358" o:spid="_x0000_s1039" type="#_x0000_t75" style="position:absolute;left:19051;top:17346;width:4799;height: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">
                    <v:imagedata r:id="rId554" o:title=""/>
                  </v:shape>
                  <v:shape id="墨迹 359" o:spid="_x0000_s1040" type="#_x0000_t75" style="position:absolute;left:18979;top:16975;width:857;height: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">
                    <v:imagedata r:id="rId555" o:title=""/>
                  </v:shape>
                  <v:shape id="墨迹 360" o:spid="_x0000_s1041" type="#_x0000_t75" style="position:absolute;left:20631;top:16702;width:951;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">
                    <v:imagedata r:id="rId556" o:title=""/>
                  </v:shape>
                  <v:shape id="墨迹 361" o:spid="_x0000_s1042" type="#_x0000_t75" style="position:absolute;left:22115;top:16831;width:1620;height: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">
                    <v:imagedata r:id="rId557" o:title=""/>
                  </v:shape>
                  <v:shape id="墨迹 362" o:spid="_x0000_s1043" type="#_x0000_t75" style="position:absolute;left:21902;top:9833;width:486;height: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">
                    <v:imagedata r:id="rId558" o:title=""/>
                  </v:shape>
                  <v:shape id="墨迹 363" o:spid="_x0000_s1044" type="#_x0000_t75" style="position:absolute;left:22219;top:9675;width:1854;height:7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">
                    <v:imagedata r:id="rId559" o:title=""/>
                  </v:shape>
                  <v:shape id="墨迹 364" o:spid="_x0000_s1045" type="#_x0000_t75" style="position:absolute;left:29739;top:11989;width:3395;height:6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">
                    <v:imagedata r:id="rId560" o:title=""/>
                  </v:shape>
                  <v:shape id="墨迹 365" o:spid="_x0000_s1046" type="#_x0000_t75" style="position:absolute;left:32735;top:12180;width:1825;height:5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">
                    <v:imagedata r:id="rId561" o:title=""/>
                  </v:shape>
                  <v:shape id="墨迹 366" o:spid="_x0000_s1047" type="#_x0000_t75" style="position:absolute;left:29660;top:17987;width:4741;height: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">
                    <v:imagedata r:id="rId562" o:title=""/>
                  </v:shape>
                  <v:shape id="墨迹 367" o:spid="_x0000_s1048" type="#_x0000_t75" style="position:absolute;left:29772;top:17386;width:3078;height: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">
                    <v:imagedata r:id="rId563" o:title=""/>
                  </v:shape>
                  <v:shape id="墨迹 368" o:spid="_x0000_s1049" type="#_x0000_t75" style="position:absolute;left:33735;top:17645;width:584;height: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">
                    <v:imagedata r:id="rId564" o:title=""/>
                  </v:shape>
                  <v:shape id="墨迹 369" o:spid="_x0000_s1050" type="#_x0000_t75" style="position:absolute;left:32983;top:17317;width:1426;height: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">
                    <v:imagedata r:id="rId565" o:title=""/>
                  </v:shape>
                  <v:shape id="墨迹 370" o:spid="_x0000_s1051" type="#_x0000_t75" style="position:absolute;left:33245;top:17573;width:441;height: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">
                    <v:imagedata r:id="rId566" o:title=""/>
                  </v:shape>
                  <v:shape id="墨迹 371" o:spid="_x0000_s1052" type="#_x0000_t75" style="position:absolute;left:34283;top:17130;width:738;height: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">
                    <v:imagedata r:id="rId567" o:title=""/>
                  </v:shape>
                  <v:shape id="墨迹 372" o:spid="_x0000_s1053" type="#_x0000_t75" style="position:absolute;left:35503;top:17026;width:1815;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">
                    <v:imagedata r:id="rId568" o:title=""/>
                  </v:shape>
                  <v:shape id="墨迹 373" o:spid="_x0000_s1054" type="#_x0000_t75" style="position:absolute;left:34196;top:17303;width:263;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">
                    <v:imagedata r:id="rId112" o:title=""/>
                  </v:shape>
                  <v:shape id="墨迹 374" o:spid="_x0000_s1055" type="#_x0000_t75" style="position:absolute;left:32871;top:17800;width:375;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">
                    <v:imagedata r:id="rId569" o:title=""/>
                  </v:shape>
                  <v:shape id="墨迹 375" o:spid="_x0000_s1056" type="#_x0000_t75" style="position:absolute;left:33109;top:17872;width:310;height: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">
                    <v:imagedata r:id="rId570" o:title=""/>
                  </v:shape>
                  <v:shape id="墨迹 376" o:spid="_x0000_s1057" type="#_x0000_t75" style="position:absolute;left:33451;top:18195;width:281;height: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">
                    <v:imagedata r:id="rId570" o:title=""/>
                  </v:shape>
                  <v:shape id="墨迹 377" o:spid="_x0000_s1058" type="#_x0000_t75" style="position:absolute;left:33494;top:18156;width:4892;height:1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">
                    <v:imagedata r:id="rId571" o:title=""/>
                  </v:shape>
                  <v:shape id="墨迹 378" o:spid="_x0000_s1059" type="#_x0000_t75" style="position:absolute;left:36835;top:17350;width:799;height: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">
                    <v:imagedata r:id="rId572" o:title=""/>
                  </v:shape>
                  <v:shape id="墨迹 379" o:spid="_x0000_s1060" type="#_x0000_t75" style="position:absolute;left:37494;top:17602;width:320;height: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">
                    <v:imagedata r:id="rId573" o:title=""/>
                  </v:shape>
                  <v:shape id="墨迹 380" o:spid="_x0000_s1061" type="#_x0000_t75" style="position:absolute;left:36111;top:10960;width:2268;height:7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">
                    <v:imagedata r:id="rId574" o:title=""/>
                  </v:shape>
                  <v:shape id="墨迹 381" o:spid="_x0000_s1062" type="#_x0000_t75" style="position:absolute;left:33890;top:10902;width:2351;height:4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">
                    <v:imagedata r:id="rId575" o:title=""/>
                  </v:shape>
                  <v:shape id="墨迹 382" o:spid="_x0000_s1063" type="#_x0000_t75" style="position:absolute;left:33606;top:15136;width:471;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">
                    <v:imagedata r:id="rId576" o:title=""/>
                  </v:shape>
                  <v:shape id="墨迹 383" o:spid="_x0000_s1064" type="#_x0000_t75" style="position:absolute;left:33073;top:15762;width:752;height:1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">
                    <v:imagedata r:id="rId577" o:title=""/>
                  </v:shape>
                  <v:shape id="墨迹 384" o:spid="_x0000_s1065" type="#_x0000_t75" style="position:absolute;left:32817;top:17556;width:321;height: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">
                    <v:imagedata r:id="rId578" o:title=""/>
                  </v:shape>
                  <v:shape id="墨迹 385" o:spid="_x0000_s1066" type="#_x0000_t75" style="position:absolute;left:24685;top:14272;width:3578;height:7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">
                    <v:imagedata r:id="rId579" o:title=""/>
                  </v:shape>
                  <v:shape id="墨迹 386" o:spid="_x0000_s1067" type="#_x0000_t75" style="position:absolute;left:28065;top:14578;width:1761;height:8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">
                    <v:imagedata r:id="rId580" o:title=""/>
                  </v:shape>
                  <v:shape id="墨迹 387" o:spid="_x0000_s1068" type="#_x0000_t75" style="position:absolute;left:24444;top:21594;width:403;height: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">
                    <v:imagedata r:id="rId581" o:title=""/>
                  </v:shape>
                  <v:shape id="墨迹 388" o:spid="_x0000_s1069" type="#_x0000_t75" style="position:absolute;left:24271;top:22325;width:5065;height:1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">
                    <v:imagedata r:id="rId582" o:title=""/>
                  </v:shape>
                  <v:shape id="墨迹 389" o:spid="_x0000_s1070" type="#_x0000_t75" style="position:absolute;left:26463;top:18142;width:666;height:1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">
                    <v:imagedata r:id="rId583" o:title=""/>
                  </v:shape>
                  <v:shape id="墨迹 390" o:spid="_x0000_s1071" type="#_x0000_t75" style="position:absolute;left:25891;top:19787;width:540;height:1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">
                    <v:imagedata r:id="rId584" o:title=""/>
                  </v:shape>
                  <v:shape id="墨迹 391" o:spid="_x0000_s1072" type="#_x0000_t75" style="position:absolute;left:25423;top:21134;width:385;height: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">
                    <v:imagedata r:id="rId585" o:title=""/>
                  </v:shape>
                  <v:shape id="墨迹 392" o:spid="_x0000_s1073" type="#_x0000_t75" style="position:absolute;left:26921;top:18354;width:564;height:1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">
                    <v:imagedata r:id="rId586" o:title=""/>
                  </v:shape>
                  <v:shape id="墨迹 393" o:spid="_x0000_s1074" type="#_x0000_t75" style="position:absolute;left:27543;top:20140;width:612;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">
                    <v:imagedata r:id="rId587" o:title=""/>
                  </v:shape>
                  <v:shape id="墨迹 394" o:spid="_x0000_s1075" type="#_x0000_t75" style="position:absolute;left:25451;top:21531;width:725;height: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">
                    <v:imagedata r:id="rId588" o:title=""/>
                  </v:shape>
                  <v:shape id="墨迹 395" o:spid="_x0000_s1076" type="#_x0000_t75" style="position:absolute;left:26564;top:21677;width:1390;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">
                    <v:imagedata r:id="rId589" o:title=""/>
                  </v:shape>
                  <v:shape id="墨迹 396" o:spid="_x0000_s1077" type="#_x0000_t75" style="position:absolute;left:25661;top:21450;width:464;height: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">
                    <v:imagedata r:id="rId169" o:title=""/>
                  </v:shape>
                  <v:shape id="墨迹 397" o:spid="_x0000_s1078" type="#_x0000_t75" style="position:absolute;left:26532;top:21454;width:1263;height: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">
                    <v:imagedata r:id="rId590" o:title=""/>
                  </v:shape>
                  <v:shape id="墨迹 398" o:spid="_x0000_s1079" type="#_x0000_t75" style="position:absolute;left:24372;top:21883;width:428;height: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">
                    <v:imagedata r:id="rId591" o:title=""/>
                  </v:shape>
                  <v:shape id="墨迹 399" o:spid="_x0000_s1080" type="#_x0000_t75" style="position:absolute;left:25308;top:21051;width:702;height: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">
                    <v:imagedata r:id="rId592" o:title=""/>
                  </v:shape>
                  <v:shape id="墨迹 400" o:spid="_x0000_s1081" type="#_x0000_t75" style="position:absolute;left:26629;top:20863;width:832;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">
                    <v:imagedata r:id="rId593" o:title=""/>
                  </v:shape>
                  <v:shape id="墨迹 401" o:spid="_x0000_s1082" type="#_x0000_t75" style="position:absolute;left:27972;top:21238;width:1641;height:1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">
                    <v:imagedata r:id="rId594" o:title=""/>
                  </v:shape>
                  <v:shape id="墨迹 402" o:spid="_x0000_s1083" type="#_x0000_t75" style="position:absolute;left:29369;top:22422;width:288;height: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">
                    <v:imagedata r:id="rId595" o:title=""/>
                  </v:shape>
                  <v:shape id="墨迹 403" o:spid="_x0000_s1084" type="#_x0000_t75" style="position:absolute;left:29451;top:22325;width:245;height: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">
                    <v:imagedata r:id="rId479" o:title=""/>
                  </v:shape>
                  <v:shape id="墨迹 404" o:spid="_x0000_s1085" type="#_x0000_t75" style="position:absolute;left:17492;top:18649;width:364;height:1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">
                    <v:imagedata r:id="rId596" o:title=""/>
                  </v:shape>
                  <v:shape id="墨迹 405" o:spid="_x0000_s1086" type="#_x0000_t75" style="position:absolute;left:17971;top:18354;width:727;height:1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">
                    <v:imagedata r:id="rId597" o:title=""/>
                  </v:shape>
                  <v:shape id="墨迹 406" o:spid="_x0000_s1087" type="#_x0000_t75" style="position:absolute;left:34153;top:19416;width:997;height:1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">
                    <v:imagedata r:id="rId598" o:title=""/>
                  </v:shape>
                  <v:shape id="墨迹 407" o:spid="_x0000_s1088" type="#_x0000_t75" style="position:absolute;left:35348;top:19759;width:447;height:1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">
                    <v:imagedata r:id="rId599" o:title=""/>
                  </v:shape>
                  <v:shape id="墨迹 408" o:spid="_x0000_s1089" type="#_x0000_t75" style="position:absolute;left:29883;top:23222;width:652;height:1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">
                    <v:imagedata r:id="rId600" o:title=""/>
                  </v:shape>
                  <v:shape id="墨迹 409" o:spid="_x0000_s1090" type="#_x0000_t75" style="position:absolute;left:30661;top:23178;width:752;height:1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">
                    <v:imagedata r:id="rId601" o:title=""/>
                  </v:shape>
                  <w10:anchorlock/>
                </v:group>
              </w:pict>
            </mc:Fallback>
          </mc:AlternateContent>
        </w:r>
      </w:del>
    </w:p>
    <w:p w14:paraId="5EB506FA" w14:textId="4B953B2C" w:rsidR="00FC01EB" w:rsidRDefault="00E36D66" w:rsidP="00782A9C">
      <w:pPr>
        <w:ind w:firstLine="640"/>
      </w:pPr>
      <w:r>
        <w:rPr>
          <w:rFonts w:hint="eastAsia"/>
        </w:rPr>
        <w:t>所以我们先来计算两个圆锥底面的半径</w:t>
      </w:r>
      <w:r w:rsidR="00B03D77">
        <w:rPr>
          <w:rFonts w:hint="eastAsia"/>
        </w:rPr>
        <w:t>，从而来讨论两个圆锥之间的关系。</w:t>
      </w:r>
    </w:p>
    <w:p w14:paraId="3B7B7B50" w14:textId="04FA50D1" w:rsidR="00AD1229" w:rsidRDefault="00E36D66" w:rsidP="00AD1229">
      <w:pPr>
        <w:ind w:firstLine="640"/>
      </w:pPr>
      <w:r>
        <w:rPr>
          <w:rFonts w:hint="eastAsia"/>
        </w:rPr>
        <w:t>对于两个圆锥中的</w:t>
      </w:r>
      <w:r w:rsidR="00AD1229">
        <w:rPr>
          <w:rFonts w:hint="eastAsia"/>
        </w:rPr>
        <w:t>任意一个（如图）</w:t>
      </w:r>
      <w:del w:id="44" w:author="Lee Vastalian" w:date="2019-10-23T23:04:00Z">
        <w:r w:rsidR="00AD1229" w:rsidDel="00C8403E">
          <w:rPr>
            <w:noProof/>
          </w:rPr>
          <mc:AlternateContent>
            <mc:Choice Requires="wpi">
              <w:drawing>
                <wp:anchor distT="0" distB="0" distL="114300" distR="114300" simplePos="0" relativeHeight="251669504" behindDoc="0" locked="0" layoutInCell="1" allowOverlap="1" wp14:anchorId="6ED22372" wp14:editId="218BEC79">
                  <wp:simplePos x="0" y="0"/>
                  <wp:positionH relativeFrom="column">
                    <wp:posOffset>2028755</wp:posOffset>
                  </wp:positionH>
                  <wp:positionV relativeFrom="paragraph">
                    <wp:posOffset>264699</wp:posOffset>
                  </wp:positionV>
                  <wp:extent cx="360" cy="360"/>
                  <wp:effectExtent l="38100" t="38100" r="57150" b="57150"/>
                  <wp:wrapNone/>
                  <wp:docPr id="221" name="墨迹 221"/>
                  <wp:cNvGraphicFramePr/>
                  <a:graphic xmlns:a="http://schemas.openxmlformats.org/drawingml/2006/main">
                    <a:graphicData uri="http://schemas.microsoft.com/office/word/2010/wordprocessingInk">
                      <w14:contentPart bwMode="auto" r:id="rId602">
                        <w14:nvContentPartPr>
                          <w14:cNvContentPartPr/>
                        </w14:nvContentPartPr>
                        <w14:xfrm>
                          <a:off x="0" y="0"/>
                          <a:ext cx="360" cy="360"/>
                        </w14:xfrm>
                      </w14:contentPart>
                    </a:graphicData>
                  </a:graphic>
                </wp:anchor>
              </w:drawing>
            </mc:Choice>
            <mc:Fallback>
              <w:pict>
                <v:shape w14:anchorId="092DC03E" id="墨迹 221" o:spid="_x0000_s1026" type="#_x0000_t75" style="position:absolute;left:0;text-align:left;margin-left:159.05pt;margin-top:20.15pt;width:1.45pt;height:1.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">
                  <v:imagedata r:id="rId112" o:title=""/>
                </v:shape>
              </w:pict>
            </mc:Fallback>
          </mc:AlternateContent>
        </w:r>
      </w:del>
    </w:p>
    <w:p w14:paraId="4223E9F9" w14:textId="7B08EA92" w:rsidR="00AD1229" w:rsidRDefault="00AD1229" w:rsidP="00782A9C">
      <w:pPr>
        <w:ind w:firstLine="640"/>
      </w:pPr>
      <w:del w:id="45" w:author="Lee Vastalian" w:date="2019-10-23T23:08:00Z">
        <w:r w:rsidDel="00C8403E">
          <w:rPr>
            <w:rFonts w:hint="eastAsia"/>
            <w:noProof/>
          </w:rPr>
          <mc:AlternateContent>
            <mc:Choice Requires="wpc">
              <w:drawing>
                <wp:inline distT="0" distB="0" distL="0" distR="0" wp14:anchorId="0D69E29B" wp14:editId="5AD9F4C2">
                  <wp:extent cx="4689475" cy="3494915"/>
                  <wp:effectExtent l="0" t="0" r="0" b="0"/>
                  <wp:docPr id="222" name="画布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603">
                          <w14:nvContentPartPr>
                            <w14:cNvPr id="227" name="墨迹 227"/>
                            <w14:cNvContentPartPr/>
                          </w14:nvContentPartPr>
                          <w14:xfrm>
                            <a:off x="2227886" y="437574"/>
                            <a:ext cx="48960" cy="46080"/>
                          </w14:xfrm>
                        </w14:contentPart>
                        <w14:contentPart bwMode="auto" r:id="rId604">
                          <w14:nvContentPartPr>
                            <w14:cNvPr id="228" name="墨迹 228"/>
                            <w14:cNvContentPartPr/>
                          </w14:nvContentPartPr>
                          <w14:xfrm>
                            <a:off x="2472326" y="230574"/>
                            <a:ext cx="115920" cy="184320"/>
                          </w14:xfrm>
                        </w14:contentPart>
                        <w14:contentPart bwMode="auto" r:id="rId605">
                          <w14:nvContentPartPr>
                            <w14:cNvPr id="229" name="墨迹 229"/>
                            <w14:cNvContentPartPr/>
                          </w14:nvContentPartPr>
                          <w14:xfrm>
                            <a:off x="2440286" y="237054"/>
                            <a:ext cx="144000" cy="198720"/>
                          </w14:xfrm>
                        </w14:contentPart>
                        <w14:contentPart bwMode="auto" r:id="rId606">
                          <w14:nvContentPartPr>
                            <w14:cNvPr id="230" name="墨迹 230"/>
                            <w14:cNvContentPartPr/>
                          </w14:nvContentPartPr>
                          <w14:xfrm>
                            <a:off x="2250206" y="484014"/>
                            <a:ext cx="5040" cy="6120"/>
                          </w14:xfrm>
                        </w14:contentPart>
                        <w14:contentPart bwMode="auto" r:id="rId607">
                          <w14:nvContentPartPr>
                            <w14:cNvPr id="231" name="墨迹 231"/>
                            <w14:cNvContentPartPr/>
                          </w14:nvContentPartPr>
                          <w14:xfrm>
                            <a:off x="2202326" y="489774"/>
                            <a:ext cx="37080" cy="317160"/>
                          </w14:xfrm>
                        </w14:contentPart>
                        <w14:contentPart bwMode="auto" r:id="rId608">
                          <w14:nvContentPartPr>
                            <w14:cNvPr id="232" name="墨迹 232"/>
                            <w14:cNvContentPartPr/>
                          </w14:nvContentPartPr>
                          <w14:xfrm>
                            <a:off x="2190446" y="937614"/>
                            <a:ext cx="11520" cy="302760"/>
                          </w14:xfrm>
                        </w14:contentPart>
                        <w14:contentPart bwMode="auto" r:id="rId609">
                          <w14:nvContentPartPr>
                            <w14:cNvPr id="233" name="墨迹 233"/>
                            <w14:cNvContentPartPr/>
                          </w14:nvContentPartPr>
                          <w14:xfrm>
                            <a:off x="2200526" y="1359534"/>
                            <a:ext cx="13320" cy="375480"/>
                          </w14:xfrm>
                        </w14:contentPart>
                        <w14:contentPart bwMode="auto" r:id="rId610">
                          <w14:nvContentPartPr>
                            <w14:cNvPr id="234" name="墨迹 234"/>
                            <w14:cNvContentPartPr/>
                          </w14:nvContentPartPr>
                          <w14:xfrm>
                            <a:off x="2205206" y="1855254"/>
                            <a:ext cx="10440" cy="164160"/>
                          </w14:xfrm>
                        </w14:contentPart>
                        <w14:contentPart bwMode="auto" r:id="rId611">
                          <w14:nvContentPartPr>
                            <w14:cNvPr id="235" name="墨迹 235"/>
                            <w14:cNvContentPartPr/>
                          </w14:nvContentPartPr>
                          <w14:xfrm>
                            <a:off x="2208446" y="2131014"/>
                            <a:ext cx="12600" cy="328680"/>
                          </w14:xfrm>
                        </w14:contentPart>
                        <w14:contentPart bwMode="auto" r:id="rId612">
                          <w14:nvContentPartPr>
                            <w14:cNvPr id="236" name="墨迹 236"/>
                            <w14:cNvContentPartPr/>
                          </w14:nvContentPartPr>
                          <w14:xfrm>
                            <a:off x="2192966" y="2480574"/>
                            <a:ext cx="50040" cy="31680"/>
                          </w14:xfrm>
                        </w14:contentPart>
                        <w14:contentPart bwMode="auto" r:id="rId613">
                          <w14:nvContentPartPr>
                            <w14:cNvPr id="237" name="墨迹 237"/>
                            <w14:cNvContentPartPr/>
                          </w14:nvContentPartPr>
                          <w14:xfrm>
                            <a:off x="2358566" y="2062974"/>
                            <a:ext cx="82080" cy="123840"/>
                          </w14:xfrm>
                        </w14:contentPart>
                        <w14:contentPart bwMode="auto" r:id="rId614">
                          <w14:nvContentPartPr>
                            <w14:cNvPr id="238" name="墨迹 238"/>
                            <w14:cNvContentPartPr/>
                          </w14:nvContentPartPr>
                          <w14:xfrm>
                            <a:off x="2441006" y="2084214"/>
                            <a:ext cx="93960" cy="251280"/>
                          </w14:xfrm>
                        </w14:contentPart>
                        <w14:contentPart bwMode="auto" r:id="rId615">
                          <w14:nvContentPartPr>
                            <w14:cNvPr id="239" name="墨迹 239"/>
                            <w14:cNvContentPartPr/>
                          </w14:nvContentPartPr>
                          <w14:xfrm>
                            <a:off x="2232566" y="2488854"/>
                            <a:ext cx="115560" cy="48960"/>
                          </w14:xfrm>
                        </w14:contentPart>
                        <w14:contentPart bwMode="auto" r:id="rId616">
                          <w14:nvContentPartPr>
                            <w14:cNvPr id="240" name="墨迹 240"/>
                            <w14:cNvContentPartPr/>
                          </w14:nvContentPartPr>
                          <w14:xfrm>
                            <a:off x="2537846" y="2494614"/>
                            <a:ext cx="122040" cy="14760"/>
                          </w14:xfrm>
                        </w14:contentPart>
                        <w14:contentPart bwMode="auto" r:id="rId617">
                          <w14:nvContentPartPr>
                            <w14:cNvPr id="242" name="墨迹 242"/>
                            <w14:cNvContentPartPr/>
                          </w14:nvContentPartPr>
                          <w14:xfrm>
                            <a:off x="2974526" y="2568774"/>
                            <a:ext cx="6840" cy="4320"/>
                          </w14:xfrm>
                        </w14:contentPart>
                        <w14:contentPart bwMode="auto" r:id="rId618">
                          <w14:nvContentPartPr>
                            <w14:cNvPr id="245" name="墨迹 245"/>
                            <w14:cNvContentPartPr/>
                          </w14:nvContentPartPr>
                          <w14:xfrm>
                            <a:off x="2768246" y="2534574"/>
                            <a:ext cx="154080" cy="38880"/>
                          </w14:xfrm>
                        </w14:contentPart>
                        <w14:contentPart bwMode="auto" r:id="rId619">
                          <w14:nvContentPartPr>
                            <w14:cNvPr id="246" name="墨迹 246"/>
                            <w14:cNvContentPartPr/>
                          </w14:nvContentPartPr>
                          <w14:xfrm>
                            <a:off x="2956886" y="2547534"/>
                            <a:ext cx="88560" cy="8280"/>
                          </w14:xfrm>
                        </w14:contentPart>
                        <w14:contentPart bwMode="auto" r:id="rId620">
                          <w14:nvContentPartPr>
                            <w14:cNvPr id="247" name="墨迹 247"/>
                            <w14:cNvContentPartPr/>
                          </w14:nvContentPartPr>
                          <w14:xfrm>
                            <a:off x="3086846" y="2545734"/>
                            <a:ext cx="28800" cy="7560"/>
                          </w14:xfrm>
                        </w14:contentPart>
                        <w14:contentPart bwMode="auto" r:id="rId621">
                          <w14:nvContentPartPr>
                            <w14:cNvPr id="249" name="墨迹 249"/>
                            <w14:cNvContentPartPr/>
                          </w14:nvContentPartPr>
                          <w14:xfrm>
                            <a:off x="3119966" y="2506134"/>
                            <a:ext cx="2160" cy="3240"/>
                          </w14:xfrm>
                        </w14:contentPart>
                        <w14:contentPart bwMode="auto" r:id="rId622">
                          <w14:nvContentPartPr>
                            <w14:cNvPr id="251" name="墨迹 251"/>
                            <w14:cNvContentPartPr/>
                          </w14:nvContentPartPr>
                          <w14:xfrm>
                            <a:off x="1227086" y="2565534"/>
                            <a:ext cx="1942920" cy="411120"/>
                          </w14:xfrm>
                        </w14:contentPart>
                        <w14:contentPart bwMode="auto" r:id="rId623">
                          <w14:nvContentPartPr>
                            <w14:cNvPr id="252" name="墨迹 252"/>
                            <w14:cNvContentPartPr/>
                          </w14:nvContentPartPr>
                          <w14:xfrm>
                            <a:off x="1172726" y="471774"/>
                            <a:ext cx="1059120" cy="2059200"/>
                          </w14:xfrm>
                        </w14:contentPart>
                        <w14:contentPart bwMode="auto" r:id="rId624">
                          <w14:nvContentPartPr>
                            <w14:cNvPr id="253" name="墨迹 253"/>
                            <w14:cNvContentPartPr/>
                          </w14:nvContentPartPr>
                          <w14:xfrm>
                            <a:off x="1148966" y="2544654"/>
                            <a:ext cx="107280" cy="104400"/>
                          </w14:xfrm>
                        </w14:contentPart>
                        <w14:contentPart bwMode="auto" r:id="rId625">
                          <w14:nvContentPartPr>
                            <w14:cNvPr id="255" name="墨迹 255"/>
                            <w14:cNvContentPartPr/>
                          </w14:nvContentPartPr>
                          <w14:xfrm>
                            <a:off x="3092606" y="2520174"/>
                            <a:ext cx="18000" cy="10440"/>
                          </w14:xfrm>
                        </w14:contentPart>
                        <w14:contentPart bwMode="auto" r:id="rId626">
                          <w14:nvContentPartPr>
                            <w14:cNvPr id="256" name="墨迹 256"/>
                            <w14:cNvContentPartPr/>
                          </w14:nvContentPartPr>
                          <w14:xfrm>
                            <a:off x="1208366" y="2477694"/>
                            <a:ext cx="105120" cy="95760"/>
                          </w14:xfrm>
                        </w14:contentPart>
                        <w14:contentPart bwMode="auto" r:id="rId627">
                          <w14:nvContentPartPr>
                            <w14:cNvPr id="257" name="墨迹 257"/>
                            <w14:cNvContentPartPr/>
                          </w14:nvContentPartPr>
                          <w14:xfrm>
                            <a:off x="1466846" y="2344494"/>
                            <a:ext cx="109080" cy="29520"/>
                          </w14:xfrm>
                        </w14:contentPart>
                        <w14:contentPart bwMode="auto" r:id="rId628">
                          <w14:nvContentPartPr>
                            <w14:cNvPr id="258" name="墨迹 258"/>
                            <w14:cNvContentPartPr/>
                          </w14:nvContentPartPr>
                          <w14:xfrm>
                            <a:off x="1636406" y="2299854"/>
                            <a:ext cx="296280" cy="40680"/>
                          </w14:xfrm>
                        </w14:contentPart>
                        <w14:contentPart bwMode="auto" r:id="rId629">
                          <w14:nvContentPartPr>
                            <w14:cNvPr id="259" name="墨迹 259"/>
                            <w14:cNvContentPartPr/>
                          </w14:nvContentPartPr>
                          <w14:xfrm>
                            <a:off x="1840526" y="2281494"/>
                            <a:ext cx="128880" cy="58680"/>
                          </w14:xfrm>
                        </w14:contentPart>
                        <w14:contentPart bwMode="auto" r:id="rId630">
                          <w14:nvContentPartPr>
                            <w14:cNvPr id="260" name="墨迹 260"/>
                            <w14:cNvContentPartPr/>
                          </w14:nvContentPartPr>
                          <w14:xfrm>
                            <a:off x="2186486" y="2240454"/>
                            <a:ext cx="390240" cy="42840"/>
                          </w14:xfrm>
                        </w14:contentPart>
                        <w14:contentPart bwMode="auto" r:id="rId631">
                          <w14:nvContentPartPr>
                            <w14:cNvPr id="261" name="墨迹 261"/>
                            <w14:cNvContentPartPr/>
                          </w14:nvContentPartPr>
                          <w14:xfrm>
                            <a:off x="2586446" y="2307054"/>
                            <a:ext cx="150120" cy="24480"/>
                          </w14:xfrm>
                        </w14:contentPart>
                        <w14:contentPart bwMode="auto" r:id="rId632">
                          <w14:nvContentPartPr>
                            <w14:cNvPr id="262" name="墨迹 262"/>
                            <w14:cNvContentPartPr/>
                          </w14:nvContentPartPr>
                          <w14:xfrm>
                            <a:off x="2822606" y="2372574"/>
                            <a:ext cx="113760" cy="47160"/>
                          </w14:xfrm>
                        </w14:contentPart>
                        <w14:contentPart bwMode="auto" r:id="rId633">
                          <w14:nvContentPartPr>
                            <w14:cNvPr id="263" name="墨迹 263"/>
                            <w14:cNvContentPartPr/>
                          </w14:nvContentPartPr>
                          <w14:xfrm>
                            <a:off x="2998646" y="2453574"/>
                            <a:ext cx="169920" cy="156960"/>
                          </w14:xfrm>
                        </w14:contentPart>
                        <w14:contentPart bwMode="auto" r:id="rId634">
                          <w14:nvContentPartPr>
                            <w14:cNvPr id="264" name="墨迹 264"/>
                            <w14:cNvContentPartPr/>
                          </w14:nvContentPartPr>
                          <w14:xfrm>
                            <a:off x="2229686" y="457374"/>
                            <a:ext cx="922680" cy="2122920"/>
                          </w14:xfrm>
                        </w14:contentPart>
                        <w14:contentPart bwMode="auto" r:id="rId635">
                          <w14:nvContentPartPr>
                            <w14:cNvPr id="267" name="墨迹 267"/>
                            <w14:cNvContentPartPr/>
                          </w14:nvContentPartPr>
                          <w14:xfrm>
                            <a:off x="3232286" y="2375454"/>
                            <a:ext cx="183960" cy="287280"/>
                          </w14:xfrm>
                        </w14:contentPart>
                        <w14:contentPart bwMode="auto" r:id="rId636">
                          <w14:nvContentPartPr>
                            <w14:cNvPr id="268" name="墨迹 268"/>
                            <w14:cNvContentPartPr/>
                          </w14:nvContentPartPr>
                          <w14:xfrm>
                            <a:off x="3262166" y="2503254"/>
                            <a:ext cx="72360" cy="58680"/>
                          </w14:xfrm>
                        </w14:contentPart>
                        <w14:contentPart bwMode="auto" r:id="rId637">
                          <w14:nvContentPartPr>
                            <w14:cNvPr id="269" name="墨迹 269"/>
                            <w14:cNvContentPartPr/>
                          </w14:nvContentPartPr>
                          <w14:xfrm>
                            <a:off x="2221766" y="822414"/>
                            <a:ext cx="103680" cy="63000"/>
                          </w14:xfrm>
                        </w14:contentPart>
                        <w14:contentPart bwMode="auto" r:id="rId638">
                          <w14:nvContentPartPr>
                            <w14:cNvPr id="270" name="墨迹 270"/>
                            <w14:cNvContentPartPr/>
                          </w14:nvContentPartPr>
                          <w14:xfrm>
                            <a:off x="2189366" y="1009974"/>
                            <a:ext cx="153000" cy="165960"/>
                          </w14:xfrm>
                        </w14:contentPart>
                      </wpc:wpc>
                    </a:graphicData>
                  </a:graphic>
                </wp:inline>
              </w:drawing>
            </mc:Choice>
            <mc:Fallback>
              <w:pict>
                <v:group w14:anchorId="140099A8" id="画布 222" o:spid="_x0000_s1026" editas="canvas" style="width:369.25pt;height:275.2pt;mso-position-horizontal-relative:char;mso-position-vertical-relative:line" coordsize="46894,34944" o:gfxdata="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">
                  <v:shape id="_x0000_s1027" type="#_x0000_t75" style="position:absolute;width:46894;height:34944;visibility:visible;mso-wrap-style:square" filled="t">
                    <v:fill o:detectmouseclick="t"/>
                    <v:path o:connecttype="none"/>
                  </v:shape>
                  <v:shape id="墨迹 227" o:spid="_x0000_s1028" type="#_x0000_t75" style="position:absolute;left:22188;top:4285;width:666;height: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">
                    <v:imagedata r:id="rId639" o:title=""/>
                  </v:shape>
                  <v:shape id="墨迹 228" o:spid="_x0000_s1029" type="#_x0000_t75" style="position:absolute;left:24633;top:2215;width:1335;height:2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">
                    <v:imagedata r:id="rId640" o:title=""/>
                  </v:shape>
                  <v:shape id="墨迹 229" o:spid="_x0000_s1030" type="#_x0000_t75" style="position:absolute;left:24312;top:2280;width:1617;height:2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">
                    <v:imagedata r:id="rId641" o:title=""/>
                  </v:shape>
                  <v:shape id="墨迹 230" o:spid="_x0000_s1031" type="#_x0000_t75" style="position:absolute;left:22412;top:4755;width:226;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">
                    <v:imagedata r:id="rId547" o:title=""/>
                  </v:shape>
                  <v:shape id="墨迹 231" o:spid="_x0000_s1032" type="#_x0000_t75" style="position:absolute;left:21932;top:4807;width:549;height:3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">
                    <v:imagedata r:id="rId642" o:title=""/>
                  </v:shape>
                  <v:shape id="墨迹 232" o:spid="_x0000_s1033" type="#_x0000_t75" style="position:absolute;left:21814;top:9286;width:292;height:3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">
                    <v:imagedata r:id="rId643" o:title=""/>
                  </v:shape>
                  <v:shape id="墨迹 233" o:spid="_x0000_s1034" type="#_x0000_t75" style="position:absolute;left:21915;top:13505;width:309;height:3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">
                    <v:imagedata r:id="rId644" o:title=""/>
                  </v:shape>
                  <v:shape id="墨迹 234" o:spid="_x0000_s1035" type="#_x0000_t75" style="position:absolute;left:21962;top:18462;width:280;height:1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">
                    <v:imagedata r:id="rId645" o:title=""/>
                  </v:shape>
                  <v:shape id="墨迹 235" o:spid="_x0000_s1036" type="#_x0000_t75" style="position:absolute;left:21994;top:21220;width:302;height:3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">
                    <v:imagedata r:id="rId646" o:title=""/>
                  </v:shape>
                  <v:shape id="墨迹 236" o:spid="_x0000_s1037" type="#_x0000_t75" style="position:absolute;left:21839;top:24715;width:677;height: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">
                    <v:imagedata r:id="rId647" o:title=""/>
                  </v:shape>
                  <v:shape id="墨迹 237" o:spid="_x0000_s1038" type="#_x0000_t75" style="position:absolute;left:23495;top:20539;width:997;height:1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">
                    <v:imagedata r:id="rId648" o:title=""/>
                  </v:shape>
                  <v:shape id="墨迹 238" o:spid="_x0000_s1039" type="#_x0000_t75" style="position:absolute;left:24320;top:20752;width:1116;height:2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">
                    <v:imagedata r:id="rId649" o:title=""/>
                  </v:shape>
                  <v:shape id="墨迹 239" o:spid="_x0000_s1040" type="#_x0000_t75" style="position:absolute;left:22235;top:24797;width:1332;height: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">
                    <v:imagedata r:id="rId650" o:title=""/>
                  </v:shape>
                  <v:shape id="墨迹 240" o:spid="_x0000_s1041" type="#_x0000_t75" style="position:absolute;left:25288;top:24858;width:1397;height: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">
                    <v:imagedata r:id="rId651" o:title=""/>
                  </v:shape>
                  <v:shape id="墨迹 242" o:spid="_x0000_s1042" type="#_x0000_t75" style="position:absolute;left:29655;top:25604;width:245;height: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">
                    <v:imagedata r:id="rId547" o:title=""/>
                  </v:shape>
                  <v:shape id="墨迹 245" o:spid="_x0000_s1043" type="#_x0000_t75" style="position:absolute;left:27592;top:25255;width:1717;height: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">
                    <v:imagedata r:id="rId652" o:title=""/>
                  </v:shape>
                  <v:shape id="墨迹 246" o:spid="_x0000_s1044" type="#_x0000_t75" style="position:absolute;left:29478;top:25389;width:1062;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">
                    <v:imagedata r:id="rId653" o:title=""/>
                  </v:shape>
                  <v:shape id="墨迹 247" o:spid="_x0000_s1045" type="#_x0000_t75" style="position:absolute;left:30778;top:25367;width:464;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">
                    <v:imagedata r:id="rId654" o:title=""/>
                  </v:shape>
                  <v:shape id="墨迹 249" o:spid="_x0000_s1046" type="#_x0000_t75" style="position:absolute;left:31109;top:24971;width:198;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">
                    <v:imagedata r:id="rId112" o:title=""/>
                  </v:shape>
                  <v:shape id="墨迹 251" o:spid="_x0000_s1047" type="#_x0000_t75" style="position:absolute;left:12180;top:25565;width:19606;height:4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">
                    <v:imagedata r:id="rId655" o:title=""/>
                  </v:shape>
                  <v:shape id="墨迹 252" o:spid="_x0000_s1048" type="#_x0000_t75" style="position:absolute;left:11637;top:4627;width:10767;height:20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">
                    <v:imagedata r:id="rId656" o:title=""/>
                  </v:shape>
                  <v:shape id="墨迹 253" o:spid="_x0000_s1049" type="#_x0000_t75" style="position:absolute;left:11399;top:25356;width:1249;height:1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">
                    <v:imagedata r:id="rId657" o:title=""/>
                  </v:shape>
                  <v:shape id="墨迹 255" o:spid="_x0000_s1050" type="#_x0000_t75" style="position:absolute;left:30836;top:25111;width:356;height: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">
                    <v:imagedata r:id="rId570" o:title=""/>
                  </v:shape>
                  <v:shape id="墨迹 256" o:spid="_x0000_s1051" type="#_x0000_t75" style="position:absolute;left:11993;top:24686;width:1228;height:1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">
                    <v:imagedata r:id="rId658" o:title=""/>
                  </v:shape>
                  <v:shape id="墨迹 257" o:spid="_x0000_s1052" type="#_x0000_t75" style="position:absolute;left:14578;top:23354;width:1267;height: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">
                    <v:imagedata r:id="rId659" o:title=""/>
                  </v:shape>
                  <v:shape id="墨迹 258" o:spid="_x0000_s1053" type="#_x0000_t75" style="position:absolute;left:16274;top:22908;width:3139;height: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">
                    <v:imagedata r:id="rId660" o:title=""/>
                  </v:shape>
                  <v:shape id="墨迹 259" o:spid="_x0000_s1054" type="#_x0000_t75" style="position:absolute;left:18315;top:22724;width:1465;height: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">
                    <v:imagedata r:id="rId661" o:title=""/>
                  </v:shape>
                  <v:shape id="墨迹 260" o:spid="_x0000_s1055" type="#_x0000_t75" style="position:absolute;left:21774;top:22314;width:4079;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">
                    <v:imagedata r:id="rId662" o:title=""/>
                  </v:shape>
                  <v:shape id="墨迹 261" o:spid="_x0000_s1056" type="#_x0000_t75" style="position:absolute;left:25774;top:22981;width:1678;height: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">
                    <v:imagedata r:id="rId663" o:title=""/>
                  </v:shape>
                  <v:shape id="墨迹 262" o:spid="_x0000_s1057" type="#_x0000_t75" style="position:absolute;left:28136;top:23635;width:1314;height: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">
                    <v:imagedata r:id="rId664" o:title=""/>
                  </v:shape>
                  <v:shape id="墨迹 263" o:spid="_x0000_s1058" type="#_x0000_t75" style="position:absolute;left:29896;top:24445;width:1876;height:1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">
                    <v:imagedata r:id="rId665" o:title=""/>
                  </v:shape>
                  <v:shape id="墨迹 264" o:spid="_x0000_s1059" type="#_x0000_t75" style="position:absolute;left:22206;top:4483;width:9404;height:21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">
                    <v:imagedata r:id="rId666" o:title=""/>
                  </v:shape>
                  <v:shape id="墨迹 267" o:spid="_x0000_s1060" type="#_x0000_t75" style="position:absolute;left:32232;top:23664;width:2017;height:3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">
                    <v:imagedata r:id="rId667" o:title=""/>
                  </v:shape>
                  <v:shape id="墨迹 268" o:spid="_x0000_s1061" type="#_x0000_t75" style="position:absolute;left:32532;top:24942;width:899;height: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">
                    <v:imagedata r:id="rId668" o:title=""/>
                  </v:shape>
                  <v:shape id="墨迹 269" o:spid="_x0000_s1062" type="#_x0000_t75" style="position:absolute;left:22127;top:8134;width:1213;height: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">
                    <v:imagedata r:id="rId669" o:title=""/>
                  </v:shape>
                  <v:shape id="墨迹 270" o:spid="_x0000_s1063" type="#_x0000_t75" style="position:absolute;left:21803;top:10009;width:1707;height:1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">
                    <v:imagedata r:id="rId670" o:title=""/>
                  </v:shape>
                  <w10:anchorlock/>
                </v:group>
              </w:pict>
            </mc:Fallback>
          </mc:AlternateContent>
        </w:r>
      </w:del>
    </w:p>
    <w:p w14:paraId="65337B81" w14:textId="0C06AA88" w:rsidR="00AD1229" w:rsidRDefault="00AD1229" w:rsidP="00782A9C">
      <w:pPr>
        <w:ind w:firstLine="640"/>
      </w:pPr>
      <w:r>
        <w:rPr>
          <w:rFonts w:hint="eastAsia"/>
        </w:rPr>
        <w:t>其中</w:t>
      </w:r>
      <w:r>
        <w:rPr>
          <w:rFonts w:hint="eastAsia"/>
        </w:rPr>
        <w:t>X</w:t>
      </w:r>
      <w:r>
        <w:rPr>
          <w:rFonts w:hint="eastAsia"/>
        </w:rPr>
        <w:t>为圆锥的顶点，</w:t>
      </w:r>
      <w:r>
        <w:rPr>
          <w:rFonts w:hint="eastAsia"/>
        </w:rPr>
        <w:t>XY</w:t>
      </w:r>
      <w:r>
        <w:rPr>
          <w:rFonts w:hint="eastAsia"/>
        </w:rPr>
        <w:t>为圆锥的高，</w:t>
      </w:r>
      <w:r>
        <w:rPr>
          <w:rFonts w:hint="eastAsia"/>
        </w:rPr>
        <w:t>Z</w:t>
      </w:r>
      <w:r>
        <w:rPr>
          <w:rFonts w:hint="eastAsia"/>
        </w:rPr>
        <w:t>点是底面边</w:t>
      </w:r>
      <w:r>
        <w:rPr>
          <w:rFonts w:hint="eastAsia"/>
        </w:rPr>
        <w:lastRenderedPageBreak/>
        <w:t>缘的一点。我们由高的定义，可以知道</w:t>
      </w:r>
      <w:r>
        <w:rPr>
          <w:rFonts w:hint="eastAsia"/>
        </w:rPr>
        <w:t>XY</w:t>
      </w:r>
      <w:r>
        <w:rPr>
          <w:rFonts w:hint="eastAsia"/>
        </w:rPr>
        <w:t>垂直于</w:t>
      </w:r>
      <w:r>
        <w:rPr>
          <w:rFonts w:hint="eastAsia"/>
        </w:rPr>
        <w:t>YZ</w:t>
      </w:r>
      <w:r>
        <w:rPr>
          <w:rFonts w:hint="eastAsia"/>
        </w:rPr>
        <w:t>，我们</w:t>
      </w:r>
      <w:ins w:id="46" w:author="Lee Vastalian" w:date="2019-10-23T23:09:00Z">
        <w:r w:rsidR="00C232D6">
          <w:rPr>
            <w:noProof/>
          </w:rPr>
          <w:drawing>
            <wp:anchor distT="0" distB="0" distL="114300" distR="114300" simplePos="0" relativeHeight="251981824" behindDoc="0" locked="0" layoutInCell="1" allowOverlap="1" wp14:anchorId="3E08B7BC" wp14:editId="26521724">
              <wp:simplePos x="0" y="0"/>
              <wp:positionH relativeFrom="margin">
                <wp:posOffset>1664970</wp:posOffset>
              </wp:positionH>
              <wp:positionV relativeFrom="paragraph">
                <wp:posOffset>1205230</wp:posOffset>
              </wp:positionV>
              <wp:extent cx="2118995" cy="2602230"/>
              <wp:effectExtent l="0" t="0" r="0" b="7620"/>
              <wp:wrapTopAndBottom/>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1" cstate="print">
                        <a:extLst>
                          <a:ext uri="{28A0092B-C50C-407E-A947-70E740481C1C}">
                            <a14:useLocalDpi xmlns:a14="http://schemas.microsoft.com/office/drawing/2010/main" val="0"/>
                          </a:ext>
                        </a:extLst>
                      </a:blip>
                      <a:stretch>
                        <a:fillRect/>
                      </a:stretch>
                    </pic:blipFill>
                    <pic:spPr>
                      <a:xfrm>
                        <a:off x="0" y="0"/>
                        <a:ext cx="2118995" cy="2602230"/>
                      </a:xfrm>
                      <a:prstGeom prst="rect">
                        <a:avLst/>
                      </a:prstGeom>
                    </pic:spPr>
                  </pic:pic>
                </a:graphicData>
              </a:graphic>
              <wp14:sizeRelH relativeFrom="margin">
                <wp14:pctWidth>0</wp14:pctWidth>
              </wp14:sizeRelH>
              <wp14:sizeRelV relativeFrom="margin">
                <wp14:pctHeight>0</wp14:pctHeight>
              </wp14:sizeRelV>
            </wp:anchor>
          </w:drawing>
        </w:r>
      </w:ins>
      <w:r>
        <w:rPr>
          <w:rFonts w:hint="eastAsia"/>
        </w:rPr>
        <w:t>由三角函数可以知道底面的半径（</w:t>
      </w:r>
      <w:r>
        <w:rPr>
          <w:rFonts w:hint="eastAsia"/>
        </w:rPr>
        <w:t>YZ</w:t>
      </w:r>
      <w:r>
        <w:rPr>
          <w:rFonts w:hint="eastAsia"/>
        </w:rPr>
        <w:t>的</w:t>
      </w:r>
      <w:r w:rsidR="008F0CAE">
        <w:rPr>
          <w:rFonts w:hint="eastAsia"/>
        </w:rPr>
        <w:t>长度</w:t>
      </w:r>
      <w:r>
        <w:rPr>
          <w:rFonts w:hint="eastAsia"/>
        </w:rPr>
        <w:t>）</w:t>
      </w:r>
      <w:r w:rsidR="008F0CAE">
        <w:rPr>
          <w:rFonts w:hint="eastAsia"/>
        </w:rPr>
        <w:t>为</w:t>
      </w:r>
    </w:p>
    <w:p w14:paraId="2846DD5B" w14:textId="362D89A7" w:rsidR="008F0CAE" w:rsidRDefault="0010783A" w:rsidP="00782A9C">
      <w:pPr>
        <w:ind w:firstLine="640"/>
      </w:pPr>
      <m:oMath>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XY</m:t>
                </m:r>
              </m:e>
            </m:acc>
          </m:e>
        </m:d>
        <m:func>
          <m:funcPr>
            <m:ctrlPr>
              <w:rPr>
                <w:rFonts w:ascii="Cambria Math" w:hAnsi="Cambria Math"/>
              </w:rPr>
            </m:ctrlPr>
          </m:funcPr>
          <m:fName>
            <m:r>
              <m:rPr>
                <m:sty m:val="p"/>
              </m:rPr>
              <w:rPr>
                <w:rFonts w:ascii="Cambria Math" w:hAnsi="Cambria Math"/>
              </w:rPr>
              <m:t>tan</m:t>
            </m:r>
          </m:fName>
          <m:e>
            <m:r>
              <m:rPr>
                <m:sty m:val="p"/>
              </m:rPr>
              <w:rPr>
                <w:rFonts w:ascii="Cambria Math" w:hAnsi="Cambria Math"/>
              </w:rPr>
              <m:t>a</m:t>
            </m:r>
          </m:e>
        </m:func>
        <m:r>
          <m:rPr>
            <m:sty m:val="p"/>
          </m:rPr>
          <w:rPr>
            <w:rFonts w:ascii="Cambria Math" w:hAnsi="Cambria Math" w:hint="eastAsia"/>
          </w:rPr>
          <m:t>=z</m:t>
        </m:r>
        <m:func>
          <m:funcPr>
            <m:ctrlPr>
              <w:rPr>
                <w:rFonts w:ascii="Cambria Math" w:hAnsi="Cambria Math"/>
              </w:rPr>
            </m:ctrlPr>
          </m:funcPr>
          <m:fName>
            <m:r>
              <m:rPr>
                <m:sty m:val="p"/>
              </m:rPr>
              <w:rPr>
                <w:rFonts w:ascii="Cambria Math" w:hAnsi="Cambria Math"/>
              </w:rPr>
              <m:t>tan</m:t>
            </m:r>
          </m:fName>
          <m:e>
            <m:r>
              <m:rPr>
                <m:sty m:val="p"/>
              </m:rPr>
              <w:rPr>
                <w:rFonts w:ascii="Cambria Math" w:hAnsi="Cambria Math"/>
              </w:rPr>
              <m:t>a</m:t>
            </m:r>
          </m:e>
        </m:func>
      </m:oMath>
      <w:r w:rsidR="008F0CAE">
        <w:rPr>
          <w:rFonts w:hint="eastAsia"/>
        </w:rPr>
        <w:t>（其中</w:t>
      </w:r>
      <w:r w:rsidR="008F0CAE">
        <w:rPr>
          <w:rFonts w:hint="eastAsia"/>
        </w:rPr>
        <w:t>z</w:t>
      </w:r>
      <w:r w:rsidR="008F0CAE">
        <w:rPr>
          <w:rFonts w:hint="eastAsia"/>
        </w:rPr>
        <w:t>表示纵坐标）</w:t>
      </w:r>
    </w:p>
    <w:p w14:paraId="33B0D15F" w14:textId="0E43FED1" w:rsidR="008F0CAE" w:rsidRDefault="008F0CAE" w:rsidP="00782A9C">
      <w:pPr>
        <w:ind w:firstLine="640"/>
      </w:pPr>
      <w:r>
        <w:rPr>
          <w:rFonts w:hint="eastAsia"/>
        </w:rPr>
        <w:t>而我们来观察两个圆的位置关系，只有相交，相离，包含</w:t>
      </w:r>
      <w:r w:rsidR="00894842">
        <w:rPr>
          <w:rFonts w:hint="eastAsia"/>
        </w:rPr>
        <w:t>，相切（这里只画出外切，内切同理）</w:t>
      </w:r>
      <w:r>
        <w:rPr>
          <w:rFonts w:hint="eastAsia"/>
        </w:rPr>
        <w:t>的关系，分别如下图所示：</w:t>
      </w:r>
    </w:p>
    <w:p w14:paraId="1720D530" w14:textId="79D0C7CA" w:rsidR="008F0CAE" w:rsidRDefault="00894842" w:rsidP="00782A9C">
      <w:pPr>
        <w:ind w:firstLine="640"/>
      </w:pPr>
      <w:del w:id="47" w:author="Lee Vastalian" w:date="2019-10-23T23:10:00Z">
        <w:r w:rsidDel="00C232D6">
          <w:rPr>
            <w:rFonts w:hint="eastAsia"/>
            <w:noProof/>
          </w:rPr>
          <mc:AlternateContent>
            <mc:Choice Requires="wpi">
              <w:drawing>
                <wp:anchor distT="0" distB="0" distL="114300" distR="114300" simplePos="0" relativeHeight="251685888" behindDoc="0" locked="0" layoutInCell="1" allowOverlap="1" wp14:anchorId="13BC91B8" wp14:editId="6C4E9710">
                  <wp:simplePos x="0" y="0"/>
                  <wp:positionH relativeFrom="column">
                    <wp:posOffset>4305300</wp:posOffset>
                  </wp:positionH>
                  <wp:positionV relativeFrom="paragraph">
                    <wp:posOffset>2101850</wp:posOffset>
                  </wp:positionV>
                  <wp:extent cx="604670" cy="192405"/>
                  <wp:effectExtent l="38100" t="57150" r="43180" b="55245"/>
                  <wp:wrapNone/>
                  <wp:docPr id="341" name="墨迹 341"/>
                  <wp:cNvGraphicFramePr/>
                  <a:graphic xmlns:a="http://schemas.openxmlformats.org/drawingml/2006/main">
                    <a:graphicData uri="http://schemas.microsoft.com/office/word/2010/wordprocessingInk">
                      <w14:contentPart bwMode="auto" r:id="rId672">
                        <w14:nvContentPartPr>
                          <w14:cNvContentPartPr/>
                        </w14:nvContentPartPr>
                        <w14:xfrm>
                          <a:off x="0" y="0"/>
                          <a:ext cx="604670" cy="192405"/>
                        </w14:xfrm>
                      </w14:contentPart>
                    </a:graphicData>
                  </a:graphic>
                </wp:anchor>
              </w:drawing>
            </mc:Choice>
            <mc:Fallback>
              <w:pict>
                <v:shape w14:anchorId="28617804" id="墨迹 341" o:spid="_x0000_s1026" type="#_x0000_t75" style="position:absolute;left:0;text-align:left;margin-left:338.3pt;margin-top:164.8pt;width:49pt;height:16.5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">
                  <v:imagedata r:id="rId673" o:title=""/>
                </v:shape>
              </w:pict>
            </mc:Fallback>
          </mc:AlternateContent>
        </w:r>
        <w:r w:rsidDel="00C232D6">
          <w:rPr>
            <w:rFonts w:hint="eastAsia"/>
            <w:noProof/>
          </w:rPr>
          <mc:AlternateContent>
            <mc:Choice Requires="wpi">
              <w:drawing>
                <wp:anchor distT="0" distB="0" distL="114300" distR="114300" simplePos="0" relativeHeight="251678720" behindDoc="0" locked="0" layoutInCell="1" allowOverlap="1" wp14:anchorId="6F09EF47" wp14:editId="4CC5E7C0">
                  <wp:simplePos x="0" y="0"/>
                  <wp:positionH relativeFrom="column">
                    <wp:posOffset>4686995</wp:posOffset>
                  </wp:positionH>
                  <wp:positionV relativeFrom="paragraph">
                    <wp:posOffset>1914079</wp:posOffset>
                  </wp:positionV>
                  <wp:extent cx="434160" cy="465840"/>
                  <wp:effectExtent l="57150" t="57150" r="42545" b="48895"/>
                  <wp:wrapNone/>
                  <wp:docPr id="333" name="墨迹 333"/>
                  <wp:cNvGraphicFramePr/>
                  <a:graphic xmlns:a="http://schemas.openxmlformats.org/drawingml/2006/main">
                    <a:graphicData uri="http://schemas.microsoft.com/office/word/2010/wordprocessingInk">
                      <w14:contentPart bwMode="auto" r:id="rId674">
                        <w14:nvContentPartPr>
                          <w14:cNvContentPartPr/>
                        </w14:nvContentPartPr>
                        <w14:xfrm>
                          <a:off x="0" y="0"/>
                          <a:ext cx="434160" cy="465840"/>
                        </w14:xfrm>
                      </w14:contentPart>
                    </a:graphicData>
                  </a:graphic>
                </wp:anchor>
              </w:drawing>
            </mc:Choice>
            <mc:Fallback>
              <w:pict>
                <v:shape w14:anchorId="4711DBE8" id="墨迹 333" o:spid="_x0000_s1026" type="#_x0000_t75" style="position:absolute;left:0;text-align:left;margin-left:368.35pt;margin-top:150pt;width:35.6pt;height:38.1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">
                  <v:imagedata r:id="rId675" o:title=""/>
                </v:shape>
              </w:pict>
            </mc:Fallback>
          </mc:AlternateContent>
        </w:r>
      </w:del>
      <w:r>
        <w:rPr>
          <w:rFonts w:hint="eastAsia"/>
          <w:noProof/>
        </w:rPr>
        <mc:AlternateContent>
          <mc:Choice Requires="wpi">
            <w:drawing>
              <wp:anchor distT="0" distB="0" distL="114300" distR="114300" simplePos="0" relativeHeight="251677696" behindDoc="0" locked="0" layoutInCell="1" allowOverlap="1" wp14:anchorId="7CA43CD7" wp14:editId="11E44ACC">
                <wp:simplePos x="0" y="0"/>
                <wp:positionH relativeFrom="column">
                  <wp:posOffset>3515995</wp:posOffset>
                </wp:positionH>
                <wp:positionV relativeFrom="paragraph">
                  <wp:posOffset>1860550</wp:posOffset>
                </wp:positionV>
                <wp:extent cx="198360" cy="277200"/>
                <wp:effectExtent l="57150" t="38100" r="0" b="46990"/>
                <wp:wrapNone/>
                <wp:docPr id="330" name="墨迹 330"/>
                <wp:cNvGraphicFramePr/>
                <a:graphic xmlns:a="http://schemas.openxmlformats.org/drawingml/2006/main">
                  <a:graphicData uri="http://schemas.microsoft.com/office/word/2010/wordprocessingInk">
                    <w14:contentPart bwMode="auto" r:id="rId676">
                      <w14:nvContentPartPr>
                        <w14:cNvContentPartPr/>
                      </w14:nvContentPartPr>
                      <w14:xfrm>
                        <a:off x="0" y="0"/>
                        <a:ext cx="198360" cy="277200"/>
                      </w14:xfrm>
                    </w14:contentPart>
                  </a:graphicData>
                </a:graphic>
                <wp14:sizeRelH relativeFrom="margin">
                  <wp14:pctWidth>0</wp14:pctWidth>
                </wp14:sizeRelH>
                <wp14:sizeRelV relativeFrom="margin">
                  <wp14:pctHeight>0</wp14:pctHeight>
                </wp14:sizeRelV>
              </wp:anchor>
            </w:drawing>
          </mc:Choice>
          <mc:Fallback>
            <w:pict>
              <v:shape w14:anchorId="3215BF51" id="墨迹 330" o:spid="_x0000_s1026" type="#_x0000_t75" style="position:absolute;left:0;text-align:left;margin-left:276.15pt;margin-top:145.8pt;width:17pt;height:2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">
                <v:imagedata r:id="rId677" o:title=""/>
              </v:shape>
            </w:pict>
          </mc:Fallback>
        </mc:AlternateContent>
      </w:r>
      <w:del w:id="48" w:author="Lee Vastalian" w:date="2019-10-23T23:10:00Z">
        <w:r w:rsidDel="00C232D6">
          <w:rPr>
            <w:rFonts w:hint="eastAsia"/>
            <w:noProof/>
          </w:rPr>
          <mc:AlternateContent>
            <mc:Choice Requires="wpi">
              <w:drawing>
                <wp:anchor distT="0" distB="0" distL="114300" distR="114300" simplePos="0" relativeHeight="251670528" behindDoc="0" locked="0" layoutInCell="1" allowOverlap="1" wp14:anchorId="6F183683" wp14:editId="14D0EE0D">
                  <wp:simplePos x="0" y="0"/>
                  <wp:positionH relativeFrom="column">
                    <wp:posOffset>1871075</wp:posOffset>
                  </wp:positionH>
                  <wp:positionV relativeFrom="paragraph">
                    <wp:posOffset>1622119</wp:posOffset>
                  </wp:positionV>
                  <wp:extent cx="311760" cy="49320"/>
                  <wp:effectExtent l="57150" t="57150" r="50800" b="46355"/>
                  <wp:wrapNone/>
                  <wp:docPr id="323" name="墨迹 323"/>
                  <wp:cNvGraphicFramePr/>
                  <a:graphic xmlns:a="http://schemas.openxmlformats.org/drawingml/2006/main">
                    <a:graphicData uri="http://schemas.microsoft.com/office/word/2010/wordprocessingInk">
                      <w14:contentPart bwMode="auto" r:id="rId678">
                        <w14:nvContentPartPr>
                          <w14:cNvContentPartPr/>
                        </w14:nvContentPartPr>
                        <w14:xfrm>
                          <a:off x="0" y="0"/>
                          <a:ext cx="311760" cy="49320"/>
                        </w14:xfrm>
                      </w14:contentPart>
                    </a:graphicData>
                  </a:graphic>
                </wp:anchor>
              </w:drawing>
            </mc:Choice>
            <mc:Fallback>
              <w:pict>
                <v:shape w14:anchorId="222C51A4" id="墨迹 323" o:spid="_x0000_s1026" type="#_x0000_t75" style="position:absolute;left:0;text-align:left;margin-left:146.65pt;margin-top:127.05pt;width:26pt;height:5.3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">
                  <v:imagedata r:id="rId679" o:title=""/>
                </v:shape>
              </w:pict>
            </mc:Fallback>
          </mc:AlternateContent>
        </w:r>
      </w:del>
      <w:r w:rsidR="008F0CAE">
        <w:rPr>
          <w:rFonts w:hint="eastAsia"/>
          <w:noProof/>
        </w:rPr>
        <mc:AlternateContent>
          <mc:Choice Requires="wpc">
            <w:drawing>
              <wp:inline distT="0" distB="0" distL="0" distR="0" wp14:anchorId="6E337516" wp14:editId="6E507DEF">
                <wp:extent cx="5274310" cy="3076575"/>
                <wp:effectExtent l="0" t="0" r="2540" b="9525"/>
                <wp:docPr id="271" name="画布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680">
                        <w14:nvContentPartPr>
                          <w14:cNvPr id="272" name="墨迹 272"/>
                          <w14:cNvContentPartPr/>
                        </w14:nvContentPartPr>
                        <w14:xfrm>
                          <a:off x="180206" y="307892"/>
                          <a:ext cx="18720" cy="170640"/>
                        </w14:xfrm>
                      </w14:contentPart>
                      <w14:contentPart bwMode="auto" r:id="rId681">
                        <w14:nvContentPartPr>
                          <w14:cNvPr id="273" name="墨迹 273"/>
                          <w14:cNvContentPartPr/>
                        </w14:nvContentPartPr>
                        <w14:xfrm>
                          <a:off x="214046" y="266132"/>
                          <a:ext cx="102960" cy="273240"/>
                        </w14:xfrm>
                      </w14:contentPart>
                      <w14:contentPart bwMode="auto" r:id="rId682">
                        <w14:nvContentPartPr>
                          <w14:cNvPr id="289" name="墨迹 289"/>
                          <w14:cNvContentPartPr/>
                        </w14:nvContentPartPr>
                        <w14:xfrm>
                          <a:off x="3078566" y="277593"/>
                          <a:ext cx="118440" cy="122760"/>
                        </w14:xfrm>
                      </w14:contentPart>
                      <w14:contentPart bwMode="auto" r:id="rId683">
                        <w14:nvContentPartPr>
                          <w14:cNvPr id="290" name="墨迹 290"/>
                          <w14:cNvContentPartPr/>
                        </w14:nvContentPartPr>
                        <w14:xfrm>
                          <a:off x="3222566" y="236193"/>
                          <a:ext cx="81720" cy="183960"/>
                        </w14:xfrm>
                      </w14:contentPart>
                      <w14:contentPart bwMode="auto" r:id="rId684">
                        <w14:nvContentPartPr>
                          <w14:cNvPr id="310" name="墨迹 310"/>
                          <w14:cNvContentPartPr/>
                        </w14:nvContentPartPr>
                        <w14:xfrm>
                          <a:off x="442286" y="1937553"/>
                          <a:ext cx="74160" cy="214920"/>
                        </w14:xfrm>
                      </w14:contentPart>
                      <w14:contentPart bwMode="auto" r:id="rId685">
                        <w14:nvContentPartPr>
                          <w14:cNvPr id="311" name="墨迹 311"/>
                          <w14:cNvContentPartPr/>
                        </w14:nvContentPartPr>
                        <w14:xfrm>
                          <a:off x="551366" y="1931793"/>
                          <a:ext cx="83520" cy="209520"/>
                        </w14:xfrm>
                      </w14:contentPart>
                      <wps:wsp>
                        <wps:cNvPr id="415" name="椭圆 415"/>
                        <wps:cNvSpPr/>
                        <wps:spPr>
                          <a:xfrm>
                            <a:off x="1125416" y="660100"/>
                            <a:ext cx="860293" cy="80618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椭圆 423"/>
                        <wps:cNvSpPr/>
                        <wps:spPr>
                          <a:xfrm>
                            <a:off x="481548" y="162320"/>
                            <a:ext cx="1152469" cy="10713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 name="椭圆 584"/>
                        <wps:cNvSpPr/>
                        <wps:spPr>
                          <a:xfrm>
                            <a:off x="3511513" y="297586"/>
                            <a:ext cx="806187" cy="80077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5" name="椭圆 585"/>
                        <wps:cNvSpPr/>
                        <wps:spPr>
                          <a:xfrm>
                            <a:off x="4133737" y="990150"/>
                            <a:ext cx="725028" cy="6709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6" name="椭圆 596"/>
                        <wps:cNvSpPr/>
                        <wps:spPr>
                          <a:xfrm>
                            <a:off x="946864" y="1915371"/>
                            <a:ext cx="1120005" cy="113082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7" name="椭圆 597"/>
                        <wps:cNvSpPr/>
                        <wps:spPr>
                          <a:xfrm>
                            <a:off x="1347252" y="2326580"/>
                            <a:ext cx="438263" cy="46531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8" name="椭圆 598"/>
                        <wps:cNvSpPr/>
                        <wps:spPr>
                          <a:xfrm>
                            <a:off x="3576440" y="1915371"/>
                            <a:ext cx="714206" cy="73043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0" name="椭圆 600"/>
                        <wps:cNvSpPr/>
                        <wps:spPr>
                          <a:xfrm>
                            <a:off x="4095863" y="2445615"/>
                            <a:ext cx="627635" cy="61681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B682873" id="画布 271" o:spid="_x0000_s1026" editas="canvas" style="width:415.3pt;height:242.25pt;mso-position-horizontal-relative:char;mso-position-vertical-relative:line" coordsize="52743,30765" o:gfxdata="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">
                <v:shape id="_x0000_s1027" type="#_x0000_t75" style="position:absolute;width:52743;height:30765;visibility:visible;mso-wrap-style:square" filled="t">
                  <v:fill o:detectmouseclick="t"/>
                  <v:path o:connecttype="none"/>
                </v:shape>
                <v:shape id="墨迹 272" o:spid="_x0000_s1028" type="#_x0000_t75" style="position:absolute;left:1712;top:2988;width:363;height:1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">
                  <v:imagedata r:id="rId686" o:title=""/>
                </v:shape>
                <v:shape id="墨迹 273" o:spid="_x0000_s1029" type="#_x0000_t75" style="position:absolute;left:2050;top:2571;width:1206;height:2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">
                  <v:imagedata r:id="rId687" o:title=""/>
                </v:shape>
                <v:shape id="墨迹 289" o:spid="_x0000_s1030" type="#_x0000_t75" style="position:absolute;left:30695;top:2685;width:1361;height:1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">
                  <v:imagedata r:id="rId688" o:title=""/>
                </v:shape>
                <v:shape id="墨迹 290" o:spid="_x0000_s1031" type="#_x0000_t75" style="position:absolute;left:32135;top:2271;width:994;height:2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">
                  <v:imagedata r:id="rId689" o:title=""/>
                </v:shape>
                <v:shape id="墨迹 310" o:spid="_x0000_s1032" type="#_x0000_t75" style="position:absolute;left:4332;top:19285;width:918;height:2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">
                  <v:imagedata r:id="rId690" o:title=""/>
                </v:shape>
                <v:shape id="墨迹 311" o:spid="_x0000_s1033" type="#_x0000_t75" style="position:absolute;left:5423;top:19227;width:1012;height:2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">
                  <v:imagedata r:id="rId691" o:title=""/>
                </v:shape>
                <v:oval id="椭圆 415" o:spid="_x0000_s1034" style="position:absolute;left:11254;top:6601;width:8603;height:8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" fillcolor="#4f81bd [3204]" strokecolor="#243f60 [1604]" strokeweight="2pt"/>
                <v:oval id="椭圆 423" o:spid="_x0000_s1035" style="position:absolute;left:4815;top:1623;width:11525;height:10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" fillcolor="#4f81bd [3204]" strokecolor="#243f60 [1604]" strokeweight="2pt"/>
                <v:oval id="椭圆 584" o:spid="_x0000_s1036" style="position:absolute;left:35115;top:2975;width:8062;height:8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" fillcolor="#4f81bd [3204]" strokecolor="#243f60 [1604]" strokeweight="2pt"/>
                <v:oval id="椭圆 585" o:spid="_x0000_s1037" style="position:absolute;left:41337;top:9901;width:7250;height:6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" fillcolor="#4f81bd [3204]" strokecolor="#243f60 [1604]" strokeweight="2pt"/>
                <v:oval id="椭圆 596" o:spid="_x0000_s1038" style="position:absolute;left:9468;top:19153;width:11200;height:113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" fillcolor="#4f81bd [3204]" strokecolor="#243f60 [1604]" strokeweight="2pt"/>
                <v:oval id="椭圆 597" o:spid="_x0000_s1039" style="position:absolute;left:13472;top:23265;width:4383;height:4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" fillcolor="#4f81bd [3204]" strokecolor="#243f60 [1604]" strokeweight="2pt"/>
                <v:oval id="椭圆 598" o:spid="_x0000_s1040" style="position:absolute;left:35764;top:19153;width:7142;height:7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" fillcolor="#4f81bd [3204]" strokecolor="#243f60 [1604]" strokeweight="2pt"/>
                <v:oval id="椭圆 600" o:spid="_x0000_s1041" style="position:absolute;left:40958;top:24456;width:6276;height:6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" fillcolor="#4f81bd [3204]" strokecolor="#243f60 [1604]" strokeweight="2pt"/>
                <w10:anchorlock/>
              </v:group>
            </w:pict>
          </mc:Fallback>
        </mc:AlternateContent>
      </w:r>
    </w:p>
    <w:p w14:paraId="1C77D59D" w14:textId="77777777" w:rsidR="00EE2FB9" w:rsidRDefault="00894842" w:rsidP="00EE2FB9">
      <w:pPr>
        <w:ind w:firstLine="640"/>
      </w:pPr>
      <w:r>
        <w:rPr>
          <w:rFonts w:hint="eastAsia"/>
        </w:rPr>
        <w:t>可以看到，其中两个圆没有公共部分的情况有且只有相</w:t>
      </w:r>
      <w:r>
        <w:rPr>
          <w:rFonts w:hint="eastAsia"/>
        </w:rPr>
        <w:lastRenderedPageBreak/>
        <w:t>离，而在这种情况下</w:t>
      </w:r>
      <w:r w:rsidR="00C22A26">
        <w:rPr>
          <w:rFonts w:hint="eastAsia"/>
        </w:rPr>
        <w:t>，两个圆心的距离大于两个半径之和</w:t>
      </w:r>
      <w:r w:rsidR="00FA778F">
        <w:rPr>
          <w:rFonts w:hint="eastAsia"/>
        </w:rPr>
        <w:t>;</w:t>
      </w:r>
    </w:p>
    <w:p w14:paraId="1EDFD4FA" w14:textId="3C4AAB2C" w:rsidR="00EE2FB9" w:rsidRDefault="00EE2FB9" w:rsidP="00EE2FB9">
      <w:pPr>
        <w:ind w:firstLine="640"/>
      </w:pPr>
      <w:r>
        <w:rPr>
          <w:rFonts w:hint="eastAsia"/>
        </w:rPr>
        <w:t>两个圆外切的情况下，两个圆心之间的距离为半径之和；</w:t>
      </w:r>
    </w:p>
    <w:p w14:paraId="4F671789" w14:textId="77777777" w:rsidR="00EE2FB9" w:rsidRDefault="00EE2FB9" w:rsidP="00EE2FB9">
      <w:pPr>
        <w:ind w:firstLine="640"/>
      </w:pPr>
      <w:r>
        <w:rPr>
          <w:rFonts w:hint="eastAsia"/>
        </w:rPr>
        <w:t>两个圆相交的时候，两个圆心之间的距离小于半径之和但是大于半径之差的绝对值（由图中的三角形当中的不等式可以知道）；</w:t>
      </w:r>
    </w:p>
    <w:p w14:paraId="58B6BBB7" w14:textId="77777777" w:rsidR="00D94EBB" w:rsidRDefault="00EE2FB9" w:rsidP="00EE2FB9">
      <w:pPr>
        <w:ind w:firstLine="640"/>
      </w:pPr>
      <w:r>
        <w:rPr>
          <w:rFonts w:hint="eastAsia"/>
        </w:rPr>
        <w:t>两个圆相内切的情况下，两个圆心之间的距离恰好等于两个半径之差的绝对值；</w:t>
      </w:r>
    </w:p>
    <w:p w14:paraId="0710D2E4" w14:textId="5A695D1E" w:rsidR="008F0CAE" w:rsidRDefault="00D94EBB" w:rsidP="00EE2FB9">
      <w:pPr>
        <w:ind w:firstLine="640"/>
      </w:pPr>
      <w:r>
        <w:rPr>
          <w:rFonts w:hint="eastAsia"/>
        </w:rPr>
        <w:t>两个圆相包含的情况下，两个圆心之间的距离小于两个半径之差的绝对值；</w:t>
      </w:r>
      <w:r w:rsidR="008362A9">
        <w:rPr>
          <w:rFonts w:hint="eastAsia"/>
        </w:rPr>
        <w:t>注意到顶点所引到地面的高的端点的</w:t>
      </w:r>
      <w:r w:rsidR="008362A9">
        <w:rPr>
          <w:rFonts w:hint="eastAsia"/>
        </w:rPr>
        <w:t>x</w:t>
      </w:r>
      <w:r w:rsidR="008362A9">
        <w:rPr>
          <w:rFonts w:hint="eastAsia"/>
        </w:rPr>
        <w:t>，</w:t>
      </w:r>
      <w:r w:rsidR="008362A9">
        <w:rPr>
          <w:rFonts w:hint="eastAsia"/>
        </w:rPr>
        <w:t>y</w:t>
      </w:r>
      <w:r w:rsidR="008362A9">
        <w:rPr>
          <w:rFonts w:hint="eastAsia"/>
        </w:rPr>
        <w:t>坐标是相同的，从而我们就得到了</w:t>
      </w:r>
      <w:r w:rsidR="00EE2FB9">
        <w:rPr>
          <w:rFonts w:hint="eastAsia"/>
        </w:rPr>
        <w:t>如下的判定定理</w:t>
      </w:r>
      <w:r w:rsidR="00226A5A">
        <w:rPr>
          <w:rFonts w:hint="eastAsia"/>
        </w:rPr>
        <w:t>：</w:t>
      </w:r>
    </w:p>
    <w:p w14:paraId="17966C8E" w14:textId="673DBE16" w:rsidR="00197F46" w:rsidRDefault="007C4944" w:rsidP="007C4944">
      <w:pPr>
        <w:ind w:firstLineChars="62" w:firstLine="198"/>
      </w:pPr>
      <w:r>
        <w:t>I</w:t>
      </w:r>
      <w:r>
        <w:rPr>
          <w:rFonts w:hint="eastAsia"/>
        </w:rPr>
        <w:t>）若有：（其中</w:t>
      </w:r>
      <w:r>
        <w:t>P’</w:t>
      </w:r>
      <w:r>
        <w:rPr>
          <w:rFonts w:hint="eastAsia"/>
        </w:rPr>
        <w:t>，</w:t>
      </w:r>
      <w:r>
        <w:rPr>
          <w:rFonts w:hint="eastAsia"/>
        </w:rPr>
        <w:t>Q</w:t>
      </w:r>
      <w:r>
        <w:t>’</w:t>
      </w:r>
      <w:r>
        <w:rPr>
          <w:rFonts w:hint="eastAsia"/>
        </w:rPr>
        <w:t>为两个点在水平面的投影）</w:t>
      </w:r>
    </w:p>
    <w:p w14:paraId="306DB127" w14:textId="75479BB1" w:rsidR="00782A9C" w:rsidRPr="00FA778F" w:rsidRDefault="0010783A" w:rsidP="007C4944">
      <w:pPr>
        <w:ind w:firstLineChars="0" w:firstLine="0"/>
      </w:pPr>
      <m:oMathPara>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tan</m:t>
              </m:r>
            </m:fName>
            <m:e>
              <m:r>
                <m:rPr>
                  <m:sty m:val="p"/>
                </m:rPr>
                <w:rPr>
                  <w:rFonts w:ascii="Cambria Math" w:hAnsi="Cambria Math"/>
                </w:rPr>
                <m:t>a</m:t>
              </m:r>
            </m:e>
          </m:func>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2</m:t>
              </m:r>
            </m:sub>
          </m:sSub>
          <m:func>
            <m:funcPr>
              <m:ctrlPr>
                <w:rPr>
                  <w:rFonts w:ascii="Cambria Math" w:hAnsi="Cambria Math"/>
                </w:rPr>
              </m:ctrlPr>
            </m:funcPr>
            <m:fName>
              <m:r>
                <m:rPr>
                  <m:sty m:val="p"/>
                </m:rPr>
                <w:rPr>
                  <w:rFonts w:ascii="Cambria Math" w:hAnsi="Cambria Math"/>
                </w:rPr>
                <m:t>tan</m:t>
              </m:r>
            </m:fName>
            <m:e>
              <m:r>
                <m:rPr>
                  <m:sty m:val="p"/>
                </m:rPr>
                <w:rPr>
                  <w:rFonts w:ascii="Cambria Math" w:hAnsi="Cambria Math"/>
                </w:rPr>
                <m:t>a</m:t>
              </m:r>
            </m:e>
          </m:func>
          <m:r>
            <m:rPr>
              <m:sty m:val="p"/>
            </m:rPr>
            <w:rPr>
              <w:rFonts w:ascii="Cambria Math" w:hAnsi="Cambria Math"/>
            </w:rPr>
            <m:t>&lt;</m:t>
          </m:r>
          <m:d>
            <m:dPr>
              <m:begChr m:val="|"/>
              <m:endChr m:val="|"/>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P</m:t>
                      </m:r>
                    </m:e>
                    <m:sup>
                      <m:r>
                        <m:rPr>
                          <m:sty m:val="p"/>
                        </m:rPr>
                        <w:rPr>
                          <w:rFonts w:ascii="Cambria Math" w:hAnsi="Cambria Math"/>
                        </w:rPr>
                        <m:t>'</m:t>
                      </m:r>
                    </m:sup>
                  </m:sSup>
                  <m:sSup>
                    <m:sSupPr>
                      <m:ctrlPr>
                        <w:rPr>
                          <w:rFonts w:ascii="Cambria Math" w:hAnsi="Cambria Math"/>
                        </w:rPr>
                      </m:ctrlPr>
                    </m:sSupPr>
                    <m:e>
                      <m:r>
                        <m:rPr>
                          <m:sty m:val="p"/>
                        </m:rPr>
                        <w:rPr>
                          <w:rFonts w:ascii="Cambria Math" w:hAnsi="Cambria Math"/>
                        </w:rPr>
                        <m:t>Q</m:t>
                      </m:r>
                    </m:e>
                    <m:sup>
                      <m:r>
                        <m:rPr>
                          <m:sty m:val="p"/>
                        </m:rPr>
                        <w:rPr>
                          <w:rFonts w:ascii="Cambria Math" w:hAnsi="Cambria Math"/>
                        </w:rPr>
                        <m:t>'</m:t>
                      </m:r>
                    </m:sup>
                  </m:sSup>
                </m:e>
              </m:acc>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e>
                  </m:d>
                </m:e>
                <m:sup>
                  <m:r>
                    <m:rPr>
                      <m:sty m:val="p"/>
                    </m:rPr>
                    <w:rPr>
                      <w:rFonts w:ascii="Cambria Math" w:hAnsi="Cambria Math"/>
                    </w:rPr>
                    <m:t>2</m:t>
                  </m:r>
                </m:sup>
              </m:sSup>
            </m:e>
          </m:rad>
        </m:oMath>
      </m:oMathPara>
    </w:p>
    <w:p w14:paraId="7B31EE98" w14:textId="5FD8F0AC" w:rsidR="00782A9C" w:rsidRDefault="007C4944" w:rsidP="00782A9C">
      <w:pPr>
        <w:ind w:firstLine="640"/>
      </w:pPr>
      <w:r>
        <w:rPr>
          <w:rFonts w:hint="eastAsia"/>
        </w:rPr>
        <w:t>那么两个底面相离，即两圆锥相离；</w:t>
      </w:r>
    </w:p>
    <w:p w14:paraId="2095DA24" w14:textId="6A6ED36E" w:rsidR="007C4944" w:rsidRDefault="007C4944" w:rsidP="007C4944">
      <w:pPr>
        <w:ind w:firstLineChars="62" w:firstLine="198"/>
      </w:pPr>
      <w:r>
        <w:t>I</w:t>
      </w:r>
      <w:r>
        <w:rPr>
          <w:rFonts w:hint="eastAsia"/>
        </w:rPr>
        <w:t>I</w:t>
      </w:r>
      <w:r>
        <w:rPr>
          <w:rFonts w:hint="eastAsia"/>
        </w:rPr>
        <w:t>）若有：</w:t>
      </w:r>
    </w:p>
    <w:p w14:paraId="38B214A1" w14:textId="6EBF7F55" w:rsidR="007C4944" w:rsidRPr="00BB65A6" w:rsidRDefault="0010783A" w:rsidP="007C4944">
      <w:pPr>
        <w:ind w:firstLineChars="62" w:firstLine="198"/>
      </w:pPr>
      <m:oMathPara>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tan</m:t>
              </m:r>
            </m:fName>
            <m:e>
              <m:r>
                <m:rPr>
                  <m:sty m:val="p"/>
                </m:rPr>
                <w:rPr>
                  <w:rFonts w:ascii="Cambria Math" w:hAnsi="Cambria Math"/>
                </w:rPr>
                <m:t>a</m:t>
              </m:r>
            </m:e>
          </m:func>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2</m:t>
              </m:r>
            </m:sub>
          </m:sSub>
          <m:func>
            <m:funcPr>
              <m:ctrlPr>
                <w:rPr>
                  <w:rFonts w:ascii="Cambria Math" w:hAnsi="Cambria Math"/>
                </w:rPr>
              </m:ctrlPr>
            </m:funcPr>
            <m:fName>
              <m:r>
                <m:rPr>
                  <m:sty m:val="p"/>
                </m:rPr>
                <w:rPr>
                  <w:rFonts w:ascii="Cambria Math" w:hAnsi="Cambria Math"/>
                </w:rPr>
                <m:t>tan</m:t>
              </m:r>
            </m:fName>
            <m:e>
              <m:r>
                <m:rPr>
                  <m:sty m:val="p"/>
                </m:rPr>
                <w:rPr>
                  <w:rFonts w:ascii="Cambria Math" w:hAnsi="Cambria Math"/>
                </w:rPr>
                <m:t>a</m:t>
              </m:r>
            </m:e>
          </m:func>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P</m:t>
                      </m:r>
                    </m:e>
                    <m:sup>
                      <m:r>
                        <m:rPr>
                          <m:sty m:val="p"/>
                        </m:rPr>
                        <w:rPr>
                          <w:rFonts w:ascii="Cambria Math" w:hAnsi="Cambria Math"/>
                        </w:rPr>
                        <m:t>'</m:t>
                      </m:r>
                    </m:sup>
                  </m:sSup>
                  <m:sSup>
                    <m:sSupPr>
                      <m:ctrlPr>
                        <w:rPr>
                          <w:rFonts w:ascii="Cambria Math" w:hAnsi="Cambria Math"/>
                        </w:rPr>
                      </m:ctrlPr>
                    </m:sSupPr>
                    <m:e>
                      <m:r>
                        <m:rPr>
                          <m:sty m:val="p"/>
                        </m:rPr>
                        <w:rPr>
                          <w:rFonts w:ascii="Cambria Math" w:hAnsi="Cambria Math"/>
                        </w:rPr>
                        <m:t>Q</m:t>
                      </m:r>
                    </m:e>
                    <m:sup>
                      <m:r>
                        <m:rPr>
                          <m:sty m:val="p"/>
                        </m:rPr>
                        <w:rPr>
                          <w:rFonts w:ascii="Cambria Math" w:hAnsi="Cambria Math"/>
                        </w:rPr>
                        <m:t>'</m:t>
                      </m:r>
                    </m:sup>
                  </m:sSup>
                </m:e>
              </m:acc>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e>
                  </m:d>
                </m:e>
                <m:sup>
                  <m:r>
                    <m:rPr>
                      <m:sty m:val="p"/>
                    </m:rPr>
                    <w:rPr>
                      <w:rFonts w:ascii="Cambria Math" w:hAnsi="Cambria Math"/>
                    </w:rPr>
                    <m:t>2</m:t>
                  </m:r>
                </m:sup>
              </m:sSup>
            </m:e>
          </m:rad>
        </m:oMath>
      </m:oMathPara>
    </w:p>
    <w:p w14:paraId="459B3DB9" w14:textId="7B6B4E26" w:rsidR="00782A9C" w:rsidRDefault="007C4944" w:rsidP="00782A9C">
      <w:pPr>
        <w:ind w:firstLine="640"/>
      </w:pPr>
      <w:r>
        <w:rPr>
          <w:rFonts w:hint="eastAsia"/>
        </w:rPr>
        <w:t>那么两个底面相外切，即两个圆锥有且只有一个公共点；</w:t>
      </w:r>
    </w:p>
    <w:p w14:paraId="7F5A6C7D" w14:textId="57DA6D92" w:rsidR="007C4944" w:rsidRDefault="007C4944" w:rsidP="007C4944">
      <w:pPr>
        <w:ind w:firstLineChars="62" w:firstLine="198"/>
      </w:pPr>
      <w:r>
        <w:rPr>
          <w:rFonts w:hint="eastAsia"/>
        </w:rPr>
        <w:t>III</w:t>
      </w:r>
      <w:r>
        <w:rPr>
          <w:rFonts w:hint="eastAsia"/>
        </w:rPr>
        <w:t>）若有：</w:t>
      </w:r>
    </w:p>
    <w:p w14:paraId="71AA6123" w14:textId="1C8E837D" w:rsidR="007C4944" w:rsidRDefault="0010783A" w:rsidP="007C4944">
      <w:pPr>
        <w:ind w:firstLineChars="62" w:firstLine="198"/>
      </w:pPr>
      <m:oMathPara>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tan</m:t>
              </m:r>
            </m:fName>
            <m:e>
              <m:r>
                <m:rPr>
                  <m:sty m:val="p"/>
                </m:rPr>
                <w:rPr>
                  <w:rFonts w:ascii="Cambria Math" w:hAnsi="Cambria Math"/>
                </w:rPr>
                <m:t>a</m:t>
              </m:r>
            </m:e>
          </m:func>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2</m:t>
              </m:r>
            </m:sub>
          </m:sSub>
          <m:func>
            <m:funcPr>
              <m:ctrlPr>
                <w:rPr>
                  <w:rFonts w:ascii="Cambria Math" w:hAnsi="Cambria Math"/>
                </w:rPr>
              </m:ctrlPr>
            </m:funcPr>
            <m:fName>
              <m:r>
                <m:rPr>
                  <m:sty m:val="p"/>
                </m:rPr>
                <w:rPr>
                  <w:rFonts w:ascii="Cambria Math" w:hAnsi="Cambria Math"/>
                </w:rPr>
                <m:t>tan</m:t>
              </m:r>
            </m:fName>
            <m:e>
              <m:r>
                <m:rPr>
                  <m:sty m:val="p"/>
                </m:rPr>
                <w:rPr>
                  <w:rFonts w:ascii="Cambria Math" w:hAnsi="Cambria Math"/>
                </w:rPr>
                <m:t>a</m:t>
              </m:r>
            </m:e>
          </m:func>
          <m:r>
            <m:rPr>
              <m:sty m:val="p"/>
            </m:rPr>
            <w:rPr>
              <w:rFonts w:ascii="Cambria Math" w:hAnsi="Cambria Math"/>
            </w:rPr>
            <m:t>&gt;</m:t>
          </m:r>
          <m:d>
            <m:dPr>
              <m:begChr m:val="|"/>
              <m:endChr m:val="|"/>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P</m:t>
                      </m:r>
                    </m:e>
                    <m:sup>
                      <m:r>
                        <m:rPr>
                          <m:sty m:val="p"/>
                        </m:rPr>
                        <w:rPr>
                          <w:rFonts w:ascii="Cambria Math" w:hAnsi="Cambria Math"/>
                        </w:rPr>
                        <m:t>'</m:t>
                      </m:r>
                    </m:sup>
                  </m:sSup>
                  <m:sSup>
                    <m:sSupPr>
                      <m:ctrlPr>
                        <w:rPr>
                          <w:rFonts w:ascii="Cambria Math" w:hAnsi="Cambria Math"/>
                        </w:rPr>
                      </m:ctrlPr>
                    </m:sSupPr>
                    <m:e>
                      <m:r>
                        <m:rPr>
                          <m:sty m:val="p"/>
                        </m:rPr>
                        <w:rPr>
                          <w:rFonts w:ascii="Cambria Math" w:hAnsi="Cambria Math"/>
                        </w:rPr>
                        <m:t>Q</m:t>
                      </m:r>
                    </m:e>
                    <m:sup>
                      <m:r>
                        <m:rPr>
                          <m:sty m:val="p"/>
                        </m:rPr>
                        <w:rPr>
                          <w:rFonts w:ascii="Cambria Math" w:hAnsi="Cambria Math"/>
                        </w:rPr>
                        <m:t>'</m:t>
                      </m:r>
                    </m:sup>
                  </m:sSup>
                </m:e>
              </m:acc>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e>
                  </m:d>
                </m:e>
                <m:sup>
                  <m:r>
                    <m:rPr>
                      <m:sty m:val="p"/>
                    </m:rPr>
                    <w:rPr>
                      <w:rFonts w:ascii="Cambria Math" w:hAnsi="Cambria Math"/>
                    </w:rPr>
                    <m:t>2</m:t>
                  </m:r>
                </m:sup>
              </m:sSup>
            </m:e>
          </m:rad>
          <m:r>
            <w:rPr>
              <w:rFonts w:ascii="Cambria Math" w:hAnsi="Cambria Math"/>
            </w:rPr>
            <m:t>&gt;</m:t>
          </m:r>
          <m:d>
            <m:dPr>
              <m:begChr m:val="|"/>
              <m:endChr m:val="|"/>
              <m:ctrlPr>
                <w:rPr>
                  <w:rFonts w:ascii="Cambria Math" w:hAnsi="Cambria Math"/>
                  <w:i/>
                </w:rPr>
              </m:ctrlPr>
            </m:dPr>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tan</m:t>
                  </m:r>
                </m:fName>
                <m:e>
                  <m:r>
                    <m:rPr>
                      <m:sty m:val="p"/>
                    </m:rPr>
                    <w:rPr>
                      <w:rFonts w:ascii="Cambria Math" w:hAnsi="Cambria Math"/>
                    </w:rPr>
                    <m:t>a</m:t>
                  </m:r>
                </m:e>
              </m:func>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2</m:t>
                  </m:r>
                </m:sub>
              </m:sSub>
              <m:func>
                <m:funcPr>
                  <m:ctrlPr>
                    <w:rPr>
                      <w:rFonts w:ascii="Cambria Math" w:hAnsi="Cambria Math"/>
                    </w:rPr>
                  </m:ctrlPr>
                </m:funcPr>
                <m:fName>
                  <m:r>
                    <m:rPr>
                      <m:sty m:val="p"/>
                    </m:rPr>
                    <w:rPr>
                      <w:rFonts w:ascii="Cambria Math" w:hAnsi="Cambria Math"/>
                    </w:rPr>
                    <m:t>tan</m:t>
                  </m:r>
                </m:fName>
                <m:e>
                  <m:r>
                    <m:rPr>
                      <m:sty m:val="p"/>
                    </m:rPr>
                    <w:rPr>
                      <w:rFonts w:ascii="Cambria Math" w:hAnsi="Cambria Math"/>
                    </w:rPr>
                    <m:t>a</m:t>
                  </m:r>
                </m:e>
              </m:func>
            </m:e>
          </m:d>
        </m:oMath>
      </m:oMathPara>
    </w:p>
    <w:p w14:paraId="6F9BA976" w14:textId="5EA211AC" w:rsidR="00782A9C" w:rsidRDefault="007C4944" w:rsidP="00782A9C">
      <w:pPr>
        <w:ind w:firstLine="640"/>
      </w:pPr>
      <w:r>
        <w:rPr>
          <w:rFonts w:hint="eastAsia"/>
        </w:rPr>
        <w:t>那么两个底面相交，即两个圆锥有公共点但是不包含；</w:t>
      </w:r>
    </w:p>
    <w:p w14:paraId="0A8CD5B8" w14:textId="186CB0CD" w:rsidR="007C4944" w:rsidRDefault="007C4944" w:rsidP="007C4944">
      <w:pPr>
        <w:ind w:firstLineChars="62" w:firstLine="198"/>
      </w:pPr>
      <w:r>
        <w:rPr>
          <w:rFonts w:hint="eastAsia"/>
        </w:rPr>
        <w:t>IV</w:t>
      </w:r>
      <w:r>
        <w:rPr>
          <w:rFonts w:hint="eastAsia"/>
        </w:rPr>
        <w:t>）若有：</w:t>
      </w:r>
    </w:p>
    <w:p w14:paraId="1CC775A7" w14:textId="322E45D6" w:rsidR="007C4944" w:rsidRDefault="0010783A" w:rsidP="007C4944">
      <w:pPr>
        <w:ind w:firstLineChars="62" w:firstLine="198"/>
      </w:pPr>
      <m:oMathPara>
        <m:oMath>
          <m:d>
            <m:dPr>
              <m:begChr m:val="|"/>
              <m:endChr m:val="|"/>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P</m:t>
                      </m:r>
                    </m:e>
                    <m:sup>
                      <m:r>
                        <m:rPr>
                          <m:sty m:val="p"/>
                        </m:rPr>
                        <w:rPr>
                          <w:rFonts w:ascii="Cambria Math" w:hAnsi="Cambria Math"/>
                        </w:rPr>
                        <m:t>'</m:t>
                      </m:r>
                    </m:sup>
                  </m:sSup>
                  <m:sSup>
                    <m:sSupPr>
                      <m:ctrlPr>
                        <w:rPr>
                          <w:rFonts w:ascii="Cambria Math" w:hAnsi="Cambria Math"/>
                        </w:rPr>
                      </m:ctrlPr>
                    </m:sSupPr>
                    <m:e>
                      <m:r>
                        <m:rPr>
                          <m:sty m:val="p"/>
                        </m:rPr>
                        <w:rPr>
                          <w:rFonts w:ascii="Cambria Math" w:hAnsi="Cambria Math"/>
                        </w:rPr>
                        <m:t>Q</m:t>
                      </m:r>
                    </m:e>
                    <m:sup>
                      <m:r>
                        <m:rPr>
                          <m:sty m:val="p"/>
                        </m:rPr>
                        <w:rPr>
                          <w:rFonts w:ascii="Cambria Math" w:hAnsi="Cambria Math"/>
                        </w:rPr>
                        <m:t>'</m:t>
                      </m:r>
                    </m:sup>
                  </m:sSup>
                </m:e>
              </m:acc>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e>
                  </m:d>
                </m:e>
                <m:sup>
                  <m:r>
                    <m:rPr>
                      <m:sty m:val="p"/>
                    </m:rPr>
                    <w:rPr>
                      <w:rFonts w:ascii="Cambria Math" w:hAnsi="Cambria Math"/>
                    </w:rPr>
                    <m:t>2</m:t>
                  </m:r>
                </m:sup>
              </m:sSup>
            </m:e>
          </m:rad>
          <m:r>
            <w:rPr>
              <w:rFonts w:ascii="Cambria Math" w:hAnsi="Cambria Math" w:hint="eastAsia"/>
            </w:rPr>
            <m:t>=</m:t>
          </m:r>
          <m:d>
            <m:dPr>
              <m:begChr m:val="|"/>
              <m:endChr m:val="|"/>
              <m:ctrlPr>
                <w:rPr>
                  <w:rFonts w:ascii="Cambria Math" w:hAnsi="Cambria Math"/>
                  <w:i/>
                </w:rPr>
              </m:ctrlPr>
            </m:dPr>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tan</m:t>
                  </m:r>
                </m:fName>
                <m:e>
                  <m:r>
                    <m:rPr>
                      <m:sty m:val="p"/>
                    </m:rPr>
                    <w:rPr>
                      <w:rFonts w:ascii="Cambria Math" w:hAnsi="Cambria Math"/>
                    </w:rPr>
                    <m:t>a</m:t>
                  </m:r>
                </m:e>
              </m:func>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2</m:t>
                  </m:r>
                </m:sub>
              </m:sSub>
              <m:func>
                <m:funcPr>
                  <m:ctrlPr>
                    <w:rPr>
                      <w:rFonts w:ascii="Cambria Math" w:hAnsi="Cambria Math"/>
                    </w:rPr>
                  </m:ctrlPr>
                </m:funcPr>
                <m:fName>
                  <m:r>
                    <m:rPr>
                      <m:sty m:val="p"/>
                    </m:rPr>
                    <w:rPr>
                      <w:rFonts w:ascii="Cambria Math" w:hAnsi="Cambria Math"/>
                    </w:rPr>
                    <m:t>tan</m:t>
                  </m:r>
                </m:fName>
                <m:e>
                  <m:r>
                    <m:rPr>
                      <m:sty m:val="p"/>
                    </m:rPr>
                    <w:rPr>
                      <w:rFonts w:ascii="Cambria Math" w:hAnsi="Cambria Math"/>
                    </w:rPr>
                    <m:t>a</m:t>
                  </m:r>
                </m:e>
              </m:func>
            </m:e>
          </m:d>
        </m:oMath>
      </m:oMathPara>
    </w:p>
    <w:p w14:paraId="3E8D56F2" w14:textId="11A8515A" w:rsidR="00782A9C" w:rsidRDefault="007C4944" w:rsidP="00782A9C">
      <w:pPr>
        <w:ind w:firstLine="640"/>
      </w:pPr>
      <w:r>
        <w:rPr>
          <w:rFonts w:hint="eastAsia"/>
        </w:rPr>
        <w:lastRenderedPageBreak/>
        <w:t>那么两个底面相内切，即两个圆锥有内切关系；</w:t>
      </w:r>
    </w:p>
    <w:p w14:paraId="01459229" w14:textId="13B14CC9" w:rsidR="007C4944" w:rsidRDefault="007C4944" w:rsidP="007C4944">
      <w:pPr>
        <w:ind w:firstLineChars="62" w:firstLine="198"/>
      </w:pPr>
      <w:r>
        <w:rPr>
          <w:rFonts w:hint="eastAsia"/>
        </w:rPr>
        <w:t>V</w:t>
      </w:r>
      <w:r>
        <w:rPr>
          <w:rFonts w:hint="eastAsia"/>
        </w:rPr>
        <w:t>）若有</w:t>
      </w:r>
    </w:p>
    <w:p w14:paraId="6D71E7E3" w14:textId="344C0FEE" w:rsidR="00782A9C" w:rsidRPr="007C4944" w:rsidRDefault="0010783A" w:rsidP="007C4944">
      <w:pPr>
        <w:ind w:firstLineChars="62" w:firstLine="198"/>
      </w:pPr>
      <m:oMathPara>
        <m:oMath>
          <m:d>
            <m:dPr>
              <m:begChr m:val="|"/>
              <m:endChr m:val="|"/>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P</m:t>
                      </m:r>
                    </m:e>
                    <m:sup>
                      <m:r>
                        <m:rPr>
                          <m:sty m:val="p"/>
                        </m:rPr>
                        <w:rPr>
                          <w:rFonts w:ascii="Cambria Math" w:hAnsi="Cambria Math"/>
                        </w:rPr>
                        <m:t>'</m:t>
                      </m:r>
                    </m:sup>
                  </m:sSup>
                  <m:sSup>
                    <m:sSupPr>
                      <m:ctrlPr>
                        <w:rPr>
                          <w:rFonts w:ascii="Cambria Math" w:hAnsi="Cambria Math"/>
                        </w:rPr>
                      </m:ctrlPr>
                    </m:sSupPr>
                    <m:e>
                      <m:r>
                        <m:rPr>
                          <m:sty m:val="p"/>
                        </m:rPr>
                        <w:rPr>
                          <w:rFonts w:ascii="Cambria Math" w:hAnsi="Cambria Math"/>
                        </w:rPr>
                        <m:t>Q</m:t>
                      </m:r>
                    </m:e>
                    <m:sup>
                      <m:r>
                        <m:rPr>
                          <m:sty m:val="p"/>
                        </m:rPr>
                        <w:rPr>
                          <w:rFonts w:ascii="Cambria Math" w:hAnsi="Cambria Math"/>
                        </w:rPr>
                        <m:t>'</m:t>
                      </m:r>
                    </m:sup>
                  </m:sSup>
                </m:e>
              </m:acc>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e>
                  </m:d>
                </m:e>
                <m:sup>
                  <m:r>
                    <m:rPr>
                      <m:sty m:val="p"/>
                    </m:rPr>
                    <w:rPr>
                      <w:rFonts w:ascii="Cambria Math" w:hAnsi="Cambria Math"/>
                    </w:rPr>
                    <m:t>2</m:t>
                  </m:r>
                </m:sup>
              </m:sSup>
            </m:e>
          </m:rad>
          <m:r>
            <w:rPr>
              <w:rFonts w:ascii="Cambria Math" w:hAnsi="Cambria Math"/>
            </w:rPr>
            <m:t>&lt;</m:t>
          </m:r>
          <m:d>
            <m:dPr>
              <m:begChr m:val="|"/>
              <m:endChr m:val="|"/>
              <m:ctrlPr>
                <w:rPr>
                  <w:rFonts w:ascii="Cambria Math" w:hAnsi="Cambria Math"/>
                  <w:i/>
                </w:rPr>
              </m:ctrlPr>
            </m:dPr>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tan</m:t>
                  </m:r>
                </m:fName>
                <m:e>
                  <m:r>
                    <m:rPr>
                      <m:sty m:val="p"/>
                    </m:rPr>
                    <w:rPr>
                      <w:rFonts w:ascii="Cambria Math" w:hAnsi="Cambria Math"/>
                    </w:rPr>
                    <m:t>a</m:t>
                  </m:r>
                </m:e>
              </m:func>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2</m:t>
                  </m:r>
                </m:sub>
              </m:sSub>
              <m:func>
                <m:funcPr>
                  <m:ctrlPr>
                    <w:rPr>
                      <w:rFonts w:ascii="Cambria Math" w:hAnsi="Cambria Math"/>
                    </w:rPr>
                  </m:ctrlPr>
                </m:funcPr>
                <m:fName>
                  <m:r>
                    <m:rPr>
                      <m:sty m:val="p"/>
                    </m:rPr>
                    <w:rPr>
                      <w:rFonts w:ascii="Cambria Math" w:hAnsi="Cambria Math"/>
                    </w:rPr>
                    <m:t>tan</m:t>
                  </m:r>
                </m:fName>
                <m:e>
                  <m:r>
                    <m:rPr>
                      <m:sty m:val="p"/>
                    </m:rPr>
                    <w:rPr>
                      <w:rFonts w:ascii="Cambria Math" w:hAnsi="Cambria Math"/>
                    </w:rPr>
                    <m:t>a</m:t>
                  </m:r>
                </m:e>
              </m:func>
            </m:e>
          </m:d>
        </m:oMath>
      </m:oMathPara>
    </w:p>
    <w:p w14:paraId="650BF786" w14:textId="1DF86A2D" w:rsidR="007C4944" w:rsidRDefault="007C4944" w:rsidP="007C4944">
      <w:pPr>
        <w:ind w:firstLineChars="62" w:firstLine="198"/>
      </w:pPr>
      <w:r>
        <w:rPr>
          <w:rFonts w:hint="eastAsia"/>
        </w:rPr>
        <w:t>那么两个底面有包含关系，即两个圆锥有包含关系；</w:t>
      </w:r>
    </w:p>
    <w:p w14:paraId="62135900" w14:textId="77777777" w:rsidR="00821D2C" w:rsidRPr="00821D2C" w:rsidRDefault="00821D2C" w:rsidP="00BB65A6">
      <w:pPr>
        <w:ind w:firstLineChars="0" w:firstLine="0"/>
      </w:pPr>
    </w:p>
    <w:p w14:paraId="24722EEE" w14:textId="106FF983" w:rsidR="006B2584" w:rsidRDefault="006B2584" w:rsidP="00E13DA9">
      <w:pPr>
        <w:pStyle w:val="2"/>
        <w:ind w:left="643" w:hanging="643"/>
      </w:pPr>
      <w:r>
        <w:rPr>
          <w:rFonts w:hint="eastAsia"/>
        </w:rPr>
        <w:t>算法</w:t>
      </w:r>
    </w:p>
    <w:p w14:paraId="5D500F62" w14:textId="6A978883" w:rsidR="003902E3" w:rsidRDefault="003902E3" w:rsidP="003902E3">
      <w:pPr>
        <w:pStyle w:val="3"/>
        <w:ind w:left="643" w:hanging="643"/>
      </w:pPr>
      <w:r>
        <w:rPr>
          <w:rFonts w:hint="eastAsia"/>
        </w:rPr>
        <w:t>算法</w:t>
      </w:r>
      <w:r w:rsidR="00FB075F">
        <w:rPr>
          <w:rFonts w:hint="eastAsia"/>
        </w:rPr>
        <w:t>一</w:t>
      </w:r>
      <w:r>
        <w:rPr>
          <w:rFonts w:hint="eastAsia"/>
        </w:rPr>
        <w:t xml:space="preserve">: </w:t>
      </w:r>
      <w:r>
        <w:rPr>
          <w:rFonts w:hint="eastAsia"/>
        </w:rPr>
        <w:t>两个点的最短支撑算法（算法成熟度</w:t>
      </w:r>
      <w:r>
        <w:rPr>
          <w:rFonts w:hint="eastAsia"/>
        </w:rPr>
        <w:t>:</w:t>
      </w:r>
      <w:r w:rsidRPr="003902E3">
        <w:rPr>
          <w:rFonts w:hint="eastAsia"/>
        </w:rPr>
        <w:t>最优算法</w:t>
      </w:r>
      <w:r>
        <w:rPr>
          <w:rFonts w:hint="eastAsia"/>
        </w:rPr>
        <w:t>）</w:t>
      </w:r>
    </w:p>
    <w:p w14:paraId="636B1803" w14:textId="1157A07D" w:rsidR="003902E3" w:rsidRPr="00DF26AE" w:rsidRDefault="003902E3" w:rsidP="003902E3">
      <w:pPr>
        <w:ind w:firstLine="643"/>
        <w:rPr>
          <w:szCs w:val="21"/>
        </w:rPr>
      </w:pPr>
      <w:r w:rsidRPr="00CC0EEF">
        <w:rPr>
          <w:rFonts w:hint="eastAsia"/>
          <w:b/>
          <w:szCs w:val="21"/>
        </w:rPr>
        <w:t>算法功能简述</w:t>
      </w:r>
      <w:r>
        <w:rPr>
          <w:rFonts w:hint="eastAsia"/>
          <w:szCs w:val="21"/>
        </w:rPr>
        <w:t xml:space="preserve">: </w:t>
      </w:r>
      <w:r>
        <w:rPr>
          <w:rFonts w:hint="eastAsia"/>
          <w:szCs w:val="21"/>
        </w:rPr>
        <w:t>如果</w:t>
      </w:r>
      <w:r>
        <w:rPr>
          <w:szCs w:val="21"/>
        </w:rPr>
        <w:t>P,Q</w:t>
      </w:r>
      <w:r>
        <w:rPr>
          <w:rFonts w:hint="eastAsia"/>
          <w:szCs w:val="21"/>
        </w:rPr>
        <w:t>两个点的支撑圆锥不相交，那么最短方案即为</w:t>
      </w:r>
      <w:r>
        <w:rPr>
          <w:rFonts w:hint="eastAsia"/>
          <w:szCs w:val="21"/>
        </w:rPr>
        <w:t>P</w:t>
      </w:r>
      <w:r>
        <w:rPr>
          <w:rFonts w:hint="eastAsia"/>
          <w:szCs w:val="21"/>
        </w:rPr>
        <w:t>，</w:t>
      </w:r>
      <w:r>
        <w:rPr>
          <w:rFonts w:hint="eastAsia"/>
          <w:szCs w:val="21"/>
        </w:rPr>
        <w:t>Q</w:t>
      </w:r>
      <w:r>
        <w:rPr>
          <w:rFonts w:hint="eastAsia"/>
          <w:szCs w:val="21"/>
        </w:rPr>
        <w:t>两点各自垂直引向地面；如果两个支撑圆锥相交，那么最优方案</w:t>
      </w:r>
      <w:r w:rsidR="008E1AD1">
        <w:rPr>
          <w:rFonts w:hint="eastAsia"/>
          <w:szCs w:val="21"/>
        </w:rPr>
        <w:t>可以由定理四给出；</w:t>
      </w:r>
      <w:r w:rsidR="008E1AD1" w:rsidRPr="00DF26AE">
        <w:rPr>
          <w:szCs w:val="21"/>
        </w:rPr>
        <w:t xml:space="preserve"> </w:t>
      </w:r>
    </w:p>
    <w:p w14:paraId="5629871C" w14:textId="735B0694" w:rsidR="00FF69FB" w:rsidRPr="00DF26AE" w:rsidRDefault="00FF69FB" w:rsidP="00FF69FB">
      <w:pPr>
        <w:ind w:firstLine="643"/>
        <w:rPr>
          <w:szCs w:val="21"/>
        </w:rPr>
      </w:pPr>
      <w:r w:rsidRPr="00CC0EEF">
        <w:rPr>
          <w:rFonts w:hint="eastAsia"/>
          <w:b/>
          <w:szCs w:val="21"/>
        </w:rPr>
        <w:t>算法</w:t>
      </w:r>
      <w:r w:rsidRPr="00754326">
        <w:rPr>
          <w:rFonts w:hint="eastAsia"/>
          <w:b/>
          <w:szCs w:val="21"/>
        </w:rPr>
        <w:t>输入</w:t>
      </w:r>
      <w:r>
        <w:rPr>
          <w:rFonts w:hint="eastAsia"/>
          <w:szCs w:val="21"/>
        </w:rPr>
        <w:t>:</w:t>
      </w:r>
      <w:r>
        <w:rPr>
          <w:rFonts w:hint="eastAsia"/>
          <w:szCs w:val="21"/>
        </w:rPr>
        <w:tab/>
      </w:r>
      <w:r w:rsidRPr="00922108">
        <w:rPr>
          <w:rFonts w:hint="eastAsia"/>
          <w:i/>
          <w:szCs w:val="21"/>
        </w:rPr>
        <w:t>a</w:t>
      </w:r>
      <w:r>
        <w:rPr>
          <w:rFonts w:hint="eastAsia"/>
          <w:szCs w:val="21"/>
        </w:rPr>
        <w:t>是</w:t>
      </w:r>
      <w:r w:rsidR="00BB65A6">
        <w:rPr>
          <w:rFonts w:hint="eastAsia"/>
          <w:szCs w:val="21"/>
        </w:rPr>
        <w:t>支撑角度</w:t>
      </w:r>
      <w:r>
        <w:rPr>
          <w:rFonts w:hint="eastAsia"/>
          <w:szCs w:val="21"/>
        </w:rPr>
        <w:t>；</w:t>
      </w:r>
    </w:p>
    <w:p w14:paraId="12311A89" w14:textId="6A21E7EA" w:rsidR="00FF69FB" w:rsidRPr="00BB65A6" w:rsidRDefault="00BB65A6" w:rsidP="00FF69FB">
      <w:pPr>
        <w:ind w:left="420" w:firstLine="640"/>
        <w:rPr>
          <w:szCs w:val="21"/>
        </w:rPr>
      </w:pPr>
      <w:r>
        <w:rPr>
          <w:rFonts w:hint="eastAsia"/>
          <w:i/>
          <w:szCs w:val="21"/>
        </w:rPr>
        <w:t>（</w:t>
      </w:r>
      <w:r>
        <w:rPr>
          <w:i/>
          <w:szCs w:val="21"/>
        </w:rPr>
        <w:t>x</w:t>
      </w:r>
      <w:r>
        <w:rPr>
          <w:i/>
          <w:szCs w:val="21"/>
          <w:vertAlign w:val="subscript"/>
        </w:rPr>
        <w:t>1</w:t>
      </w:r>
      <w:r>
        <w:rPr>
          <w:i/>
          <w:szCs w:val="21"/>
        </w:rPr>
        <w:t>,y</w:t>
      </w:r>
      <w:r>
        <w:rPr>
          <w:i/>
          <w:szCs w:val="21"/>
          <w:vertAlign w:val="subscript"/>
        </w:rPr>
        <w:t>1</w:t>
      </w:r>
      <w:r>
        <w:rPr>
          <w:i/>
          <w:szCs w:val="21"/>
        </w:rPr>
        <w:t>,z</w:t>
      </w:r>
      <w:r>
        <w:rPr>
          <w:i/>
          <w:szCs w:val="21"/>
          <w:vertAlign w:val="subscript"/>
        </w:rPr>
        <w:t>1</w:t>
      </w:r>
      <w:r>
        <w:rPr>
          <w:rFonts w:hint="eastAsia"/>
          <w:i/>
          <w:szCs w:val="21"/>
        </w:rPr>
        <w:t>），（</w:t>
      </w:r>
      <w:r>
        <w:rPr>
          <w:i/>
          <w:szCs w:val="21"/>
        </w:rPr>
        <w:t>x</w:t>
      </w:r>
      <w:r>
        <w:rPr>
          <w:i/>
          <w:szCs w:val="21"/>
          <w:vertAlign w:val="subscript"/>
        </w:rPr>
        <w:t>2</w:t>
      </w:r>
      <w:r>
        <w:rPr>
          <w:i/>
          <w:szCs w:val="21"/>
        </w:rPr>
        <w:t>,y</w:t>
      </w:r>
      <w:r>
        <w:rPr>
          <w:i/>
          <w:szCs w:val="21"/>
          <w:vertAlign w:val="subscript"/>
        </w:rPr>
        <w:t>2</w:t>
      </w:r>
      <w:r>
        <w:rPr>
          <w:i/>
          <w:szCs w:val="21"/>
        </w:rPr>
        <w:t>,z</w:t>
      </w:r>
      <w:r>
        <w:rPr>
          <w:i/>
          <w:szCs w:val="21"/>
          <w:vertAlign w:val="subscript"/>
        </w:rPr>
        <w:t>2</w:t>
      </w:r>
      <w:r>
        <w:rPr>
          <w:rFonts w:hint="eastAsia"/>
          <w:i/>
          <w:szCs w:val="21"/>
        </w:rPr>
        <w:t>）</w:t>
      </w:r>
      <w:r>
        <w:rPr>
          <w:i/>
          <w:szCs w:val="21"/>
        </w:rPr>
        <w:softHyphen/>
      </w:r>
      <w:r w:rsidRPr="00BB65A6">
        <w:rPr>
          <w:rFonts w:hint="eastAsia"/>
          <w:iCs/>
          <w:szCs w:val="21"/>
        </w:rPr>
        <w:t>是</w:t>
      </w:r>
      <w:r>
        <w:rPr>
          <w:rFonts w:hint="eastAsia"/>
          <w:iCs/>
          <w:szCs w:val="21"/>
        </w:rPr>
        <w:t>两个点</w:t>
      </w:r>
      <w:r w:rsidR="003538A0">
        <w:rPr>
          <w:rFonts w:hint="eastAsia"/>
          <w:iCs/>
          <w:szCs w:val="21"/>
        </w:rPr>
        <w:t>P</w:t>
      </w:r>
      <w:r w:rsidR="003538A0">
        <w:rPr>
          <w:rFonts w:hint="eastAsia"/>
          <w:iCs/>
          <w:szCs w:val="21"/>
        </w:rPr>
        <w:t>和</w:t>
      </w:r>
      <w:r w:rsidR="003538A0">
        <w:rPr>
          <w:rFonts w:hint="eastAsia"/>
          <w:iCs/>
          <w:szCs w:val="21"/>
        </w:rPr>
        <w:t>Q</w:t>
      </w:r>
      <w:r>
        <w:rPr>
          <w:rFonts w:hint="eastAsia"/>
          <w:iCs/>
          <w:szCs w:val="21"/>
        </w:rPr>
        <w:t>坐标值</w:t>
      </w:r>
    </w:p>
    <w:p w14:paraId="00D3B9B0" w14:textId="08EAE236" w:rsidR="00D44470" w:rsidRPr="00DF26AE" w:rsidRDefault="00D44470" w:rsidP="00D44470">
      <w:pPr>
        <w:ind w:firstLine="643"/>
        <w:rPr>
          <w:szCs w:val="21"/>
        </w:rPr>
      </w:pPr>
      <w:r w:rsidRPr="00CC0EEF">
        <w:rPr>
          <w:rFonts w:hint="eastAsia"/>
          <w:b/>
          <w:szCs w:val="21"/>
        </w:rPr>
        <w:t>算法</w:t>
      </w:r>
      <w:r>
        <w:rPr>
          <w:rFonts w:hint="eastAsia"/>
          <w:b/>
          <w:szCs w:val="21"/>
        </w:rPr>
        <w:t>输出</w:t>
      </w:r>
      <w:r>
        <w:rPr>
          <w:rFonts w:hint="eastAsia"/>
          <w:szCs w:val="21"/>
        </w:rPr>
        <w:t>:</w:t>
      </w:r>
      <w:r>
        <w:rPr>
          <w:rFonts w:hint="eastAsia"/>
          <w:szCs w:val="21"/>
        </w:rPr>
        <w:tab/>
      </w:r>
      <w:r w:rsidR="00BB65A6">
        <w:rPr>
          <w:rFonts w:hint="eastAsia"/>
          <w:szCs w:val="21"/>
        </w:rPr>
        <w:t>一种支撑方式</w:t>
      </w:r>
    </w:p>
    <w:p w14:paraId="723EDD73" w14:textId="0C8A1580" w:rsidR="00BB65A6" w:rsidRDefault="00195309" w:rsidP="00BB65A6">
      <w:pPr>
        <w:ind w:left="420" w:firstLine="640"/>
        <w:rPr>
          <w:i/>
          <w:szCs w:val="21"/>
        </w:rPr>
      </w:pPr>
      <w:r>
        <w:rPr>
          <w:rFonts w:hint="eastAsia"/>
          <w:i/>
          <w:szCs w:val="21"/>
        </w:rPr>
        <w:t>数对三元数组</w:t>
      </w:r>
      <w:r>
        <w:rPr>
          <w:rFonts w:hint="eastAsia"/>
          <w:i/>
          <w:szCs w:val="21"/>
        </w:rPr>
        <w:t>(</w:t>
      </w:r>
      <w:proofErr w:type="spellStart"/>
      <w:r>
        <w:rPr>
          <w:i/>
          <w:szCs w:val="21"/>
        </w:rPr>
        <w:t>x,y,z</w:t>
      </w:r>
      <w:proofErr w:type="spellEnd"/>
      <w:r>
        <w:rPr>
          <w:i/>
          <w:szCs w:val="21"/>
        </w:rPr>
        <w:t xml:space="preserve">) </w:t>
      </w:r>
      <w:r>
        <w:rPr>
          <w:rFonts w:hint="eastAsia"/>
          <w:i/>
          <w:szCs w:val="21"/>
        </w:rPr>
        <w:t>(</w:t>
      </w:r>
      <w:proofErr w:type="spellStart"/>
      <w:r>
        <w:rPr>
          <w:i/>
          <w:szCs w:val="21"/>
        </w:rPr>
        <w:t>a,b,c</w:t>
      </w:r>
      <w:proofErr w:type="spellEnd"/>
      <w:r>
        <w:rPr>
          <w:i/>
          <w:szCs w:val="21"/>
        </w:rPr>
        <w:t>)</w:t>
      </w:r>
      <w:r>
        <w:rPr>
          <w:rFonts w:hint="eastAsia"/>
          <w:i/>
          <w:szCs w:val="21"/>
        </w:rPr>
        <w:t>表示一条支撑线段</w:t>
      </w:r>
    </w:p>
    <w:p w14:paraId="286774E4" w14:textId="01032347" w:rsidR="00195309" w:rsidRPr="00BB65A6" w:rsidRDefault="00195309" w:rsidP="00BB65A6">
      <w:pPr>
        <w:ind w:left="420" w:firstLine="640"/>
        <w:rPr>
          <w:i/>
          <w:szCs w:val="21"/>
        </w:rPr>
      </w:pPr>
      <w:r>
        <w:rPr>
          <w:rFonts w:hint="eastAsia"/>
          <w:i/>
          <w:szCs w:val="21"/>
        </w:rPr>
        <w:t>支撑线段总长度</w:t>
      </w:r>
    </w:p>
    <w:p w14:paraId="4198C031" w14:textId="77777777" w:rsidR="00D44470" w:rsidRPr="00DF26AE" w:rsidRDefault="00D44470" w:rsidP="00D44470">
      <w:pPr>
        <w:ind w:firstLine="643"/>
        <w:rPr>
          <w:szCs w:val="21"/>
        </w:rPr>
      </w:pPr>
      <w:r w:rsidRPr="00DA7E6E">
        <w:rPr>
          <w:rFonts w:hint="eastAsia"/>
          <w:b/>
          <w:szCs w:val="21"/>
        </w:rPr>
        <w:t>算法步骤</w:t>
      </w:r>
      <w:r>
        <w:rPr>
          <w:rFonts w:hint="eastAsia"/>
          <w:b/>
          <w:szCs w:val="21"/>
        </w:rPr>
        <w:t>开始</w:t>
      </w:r>
      <w:r>
        <w:rPr>
          <w:rFonts w:hint="eastAsia"/>
          <w:szCs w:val="21"/>
        </w:rPr>
        <w:t>:</w:t>
      </w:r>
    </w:p>
    <w:p w14:paraId="1C11E2F5" w14:textId="6EFE41BE" w:rsidR="00D44470" w:rsidRDefault="00D44470" w:rsidP="00D44470">
      <w:pPr>
        <w:ind w:firstLine="643"/>
      </w:pPr>
      <w:r w:rsidRPr="00DA7E6E">
        <w:rPr>
          <w:rFonts w:hint="eastAsia"/>
          <w:b/>
          <w:szCs w:val="21"/>
        </w:rPr>
        <w:t>步骤</w:t>
      </w:r>
      <w:r>
        <w:rPr>
          <w:rFonts w:hint="eastAsia"/>
          <w:b/>
          <w:szCs w:val="21"/>
        </w:rPr>
        <w:t>(1)</w:t>
      </w:r>
      <w:r>
        <w:rPr>
          <w:rFonts w:hint="eastAsia"/>
          <w:szCs w:val="21"/>
        </w:rPr>
        <w:t xml:space="preserve">: </w:t>
      </w:r>
      <w:r w:rsidR="00195309">
        <w:rPr>
          <w:rFonts w:hint="eastAsia"/>
        </w:rPr>
        <w:t>验算</w:t>
      </w:r>
      <w:r w:rsidR="008540E9">
        <w:rPr>
          <w:rFonts w:hint="eastAsia"/>
        </w:rPr>
        <w:t>两个点的支撑圆锥</w:t>
      </w:r>
      <w:r w:rsidR="00B03D77">
        <w:rPr>
          <w:rFonts w:hint="eastAsia"/>
        </w:rPr>
        <w:t>的关系</w:t>
      </w:r>
    </w:p>
    <w:p w14:paraId="753C8B98" w14:textId="751C0B06" w:rsidR="00D44470" w:rsidRDefault="00D44470" w:rsidP="00D44470">
      <w:pPr>
        <w:ind w:firstLine="643"/>
      </w:pPr>
      <w:r w:rsidRPr="00DA7E6E">
        <w:rPr>
          <w:rFonts w:hint="eastAsia"/>
          <w:b/>
          <w:szCs w:val="21"/>
        </w:rPr>
        <w:t>步骤</w:t>
      </w:r>
      <w:r>
        <w:rPr>
          <w:rFonts w:hint="eastAsia"/>
          <w:b/>
          <w:szCs w:val="21"/>
        </w:rPr>
        <w:t>(2)</w:t>
      </w:r>
      <w:r>
        <w:rPr>
          <w:rFonts w:hint="eastAsia"/>
          <w:szCs w:val="21"/>
        </w:rPr>
        <w:t xml:space="preserve">: </w:t>
      </w:r>
      <w:r w:rsidR="008540E9">
        <w:rPr>
          <w:rFonts w:hint="eastAsia"/>
        </w:rPr>
        <w:t>若两个圆锥</w:t>
      </w:r>
      <w:r w:rsidR="00B03D77">
        <w:rPr>
          <w:rFonts w:hint="eastAsia"/>
        </w:rPr>
        <w:t>不相交</w:t>
      </w:r>
      <w:r w:rsidR="003538A0">
        <w:rPr>
          <w:rFonts w:hint="eastAsia"/>
        </w:rPr>
        <w:t>，进入步骤</w:t>
      </w:r>
      <w:r w:rsidR="003538A0">
        <w:rPr>
          <w:rFonts w:hint="eastAsia"/>
        </w:rPr>
        <w:t>2.1</w:t>
      </w:r>
      <w:r w:rsidR="003538A0">
        <w:rPr>
          <w:rFonts w:hint="eastAsia"/>
        </w:rPr>
        <w:t>；</w:t>
      </w:r>
      <w:r w:rsidR="00B03D77">
        <w:rPr>
          <w:rFonts w:hint="eastAsia"/>
        </w:rPr>
        <w:t>若两个圆锥相交但是不包含</w:t>
      </w:r>
      <w:r w:rsidR="007C4944">
        <w:rPr>
          <w:rFonts w:hint="eastAsia"/>
        </w:rPr>
        <w:t>（包括了外切的情况但是没有包括内切情况）</w:t>
      </w:r>
      <w:r w:rsidR="00B03D77">
        <w:rPr>
          <w:rFonts w:hint="eastAsia"/>
        </w:rPr>
        <w:t>，</w:t>
      </w:r>
      <w:r w:rsidR="003538A0">
        <w:rPr>
          <w:rFonts w:hint="eastAsia"/>
        </w:rPr>
        <w:t>进入</w:t>
      </w:r>
      <w:r w:rsidR="003538A0">
        <w:rPr>
          <w:rFonts w:hint="eastAsia"/>
        </w:rPr>
        <w:t>2.2</w:t>
      </w:r>
      <w:r w:rsidR="00B03D77">
        <w:rPr>
          <w:rFonts w:hint="eastAsia"/>
        </w:rPr>
        <w:t>；若两个圆锥有包含</w:t>
      </w:r>
      <w:r w:rsidR="007C4944">
        <w:rPr>
          <w:rFonts w:hint="eastAsia"/>
        </w:rPr>
        <w:t>关系（包括了内切情况）</w:t>
      </w:r>
      <w:r w:rsidR="00B03D77">
        <w:rPr>
          <w:rFonts w:hint="eastAsia"/>
        </w:rPr>
        <w:t>，进入</w:t>
      </w:r>
      <w:r w:rsidR="00B03D77">
        <w:rPr>
          <w:rFonts w:hint="eastAsia"/>
        </w:rPr>
        <w:t>2.3</w:t>
      </w:r>
    </w:p>
    <w:p w14:paraId="571C6009" w14:textId="77777777" w:rsidR="00F94B5F" w:rsidRPr="00CC0EEF" w:rsidRDefault="002C48E8">
      <w:pPr>
        <w:ind w:leftChars="177" w:left="566" w:firstLineChars="0" w:firstLine="0"/>
        <w:rPr>
          <w:szCs w:val="21"/>
        </w:rPr>
        <w:pPrChange w:id="49" w:author="Lee Vastalian" w:date="2019-10-23T23:12:00Z">
          <w:pPr>
            <w:ind w:leftChars="400" w:left="2886" w:hangingChars="500" w:hanging="1606"/>
          </w:pPr>
        </w:pPrChange>
      </w:pPr>
      <w:r w:rsidRPr="00DA7E6E">
        <w:rPr>
          <w:rFonts w:hint="eastAsia"/>
          <w:b/>
          <w:szCs w:val="21"/>
        </w:rPr>
        <w:t>步骤</w:t>
      </w:r>
      <w:r>
        <w:rPr>
          <w:rFonts w:hint="eastAsia"/>
          <w:b/>
          <w:szCs w:val="21"/>
        </w:rPr>
        <w:t>(2.1)</w:t>
      </w:r>
      <w:r>
        <w:rPr>
          <w:rFonts w:hint="eastAsia"/>
          <w:szCs w:val="21"/>
        </w:rPr>
        <w:t xml:space="preserve">: </w:t>
      </w:r>
      <w:r w:rsidR="003538A0">
        <w:rPr>
          <w:rFonts w:hint="eastAsia"/>
          <w:szCs w:val="21"/>
        </w:rPr>
        <w:t>直接输出</w:t>
      </w:r>
      <w:r w:rsidR="00F94B5F">
        <w:rPr>
          <w:rFonts w:hint="eastAsia"/>
          <w:szCs w:val="21"/>
        </w:rPr>
        <w:t>两个点分别垂直引向地面的线段，</w:t>
      </w:r>
      <w:r w:rsidR="00F94B5F">
        <w:rPr>
          <w:rFonts w:hint="eastAsia"/>
          <w:szCs w:val="21"/>
        </w:rPr>
        <w:lastRenderedPageBreak/>
        <w:t>并计算并输出两个线段长度之和</w:t>
      </w:r>
    </w:p>
    <w:p w14:paraId="037FC483" w14:textId="1A11C337" w:rsidR="00F94B5F" w:rsidRPr="00CC0EEF" w:rsidRDefault="002C48E8">
      <w:pPr>
        <w:ind w:leftChars="177" w:left="566" w:firstLineChars="0" w:firstLine="0"/>
        <w:rPr>
          <w:szCs w:val="21"/>
        </w:rPr>
        <w:pPrChange w:id="50" w:author="Lee Vastalian" w:date="2019-10-23T23:12:00Z">
          <w:pPr>
            <w:ind w:leftChars="400" w:left="2886" w:hangingChars="500" w:hanging="1606"/>
          </w:pPr>
        </w:pPrChange>
      </w:pPr>
      <w:r w:rsidRPr="00DA7E6E">
        <w:rPr>
          <w:rFonts w:hint="eastAsia"/>
          <w:b/>
          <w:szCs w:val="21"/>
        </w:rPr>
        <w:t>步骤</w:t>
      </w:r>
      <w:r>
        <w:rPr>
          <w:rFonts w:hint="eastAsia"/>
          <w:b/>
          <w:szCs w:val="21"/>
        </w:rPr>
        <w:t>(2.2)</w:t>
      </w:r>
      <w:r>
        <w:rPr>
          <w:rFonts w:hint="eastAsia"/>
          <w:szCs w:val="21"/>
        </w:rPr>
        <w:t>:</w:t>
      </w:r>
      <w:r w:rsidR="000404FE">
        <w:rPr>
          <w:rFonts w:hint="eastAsia"/>
          <w:szCs w:val="21"/>
        </w:rPr>
        <w:t>利用定理四找到“</w:t>
      </w:r>
      <w:r w:rsidR="000404FE">
        <w:rPr>
          <w:rFonts w:hint="eastAsia"/>
          <w:szCs w:val="21"/>
        </w:rPr>
        <w:t>Y</w:t>
      </w:r>
      <w:r w:rsidR="000404FE">
        <w:rPr>
          <w:rFonts w:hint="eastAsia"/>
          <w:szCs w:val="21"/>
        </w:rPr>
        <w:t>”形的方案中的最优方案与直接从两个原始点垂直引向地面的方案</w:t>
      </w:r>
      <w:r w:rsidR="00F94B5F">
        <w:rPr>
          <w:rFonts w:hint="eastAsia"/>
          <w:szCs w:val="21"/>
        </w:rPr>
        <w:t>作比较，选取其中更好的方案输出；</w:t>
      </w:r>
    </w:p>
    <w:p w14:paraId="33D39C7F" w14:textId="769D16C7" w:rsidR="00B03D77" w:rsidRPr="00B03D77" w:rsidRDefault="00B03D77">
      <w:pPr>
        <w:ind w:leftChars="177" w:left="566" w:firstLineChars="0" w:firstLine="0"/>
        <w:rPr>
          <w:bCs/>
          <w:szCs w:val="21"/>
        </w:rPr>
        <w:pPrChange w:id="51" w:author="Lee Vastalian" w:date="2019-10-23T23:12:00Z">
          <w:pPr>
            <w:ind w:leftChars="400" w:left="2886" w:hangingChars="500" w:hanging="1606"/>
          </w:pPr>
        </w:pPrChange>
      </w:pPr>
      <w:r>
        <w:rPr>
          <w:rFonts w:hint="eastAsia"/>
          <w:b/>
          <w:szCs w:val="21"/>
        </w:rPr>
        <w:t>步骤</w:t>
      </w:r>
      <w:r>
        <w:rPr>
          <w:rFonts w:hint="eastAsia"/>
          <w:b/>
          <w:szCs w:val="21"/>
        </w:rPr>
        <w:t>(</w:t>
      </w:r>
      <w:r>
        <w:rPr>
          <w:b/>
          <w:szCs w:val="21"/>
        </w:rPr>
        <w:t>2.3)</w:t>
      </w:r>
      <w:r>
        <w:rPr>
          <w:bCs/>
          <w:szCs w:val="21"/>
        </w:rPr>
        <w:t xml:space="preserve">: </w:t>
      </w:r>
      <w:r>
        <w:rPr>
          <w:rFonts w:hint="eastAsia"/>
          <w:bCs/>
          <w:szCs w:val="21"/>
        </w:rPr>
        <w:t>直接输出两个点的连线的线段，以及较下方的点垂直引向地面的线段，并计算以及输出两个线段长度之和</w:t>
      </w:r>
    </w:p>
    <w:p w14:paraId="68E04A0F" w14:textId="44DF0755" w:rsidR="00D44470" w:rsidRPr="00DF26AE" w:rsidRDefault="00D44470">
      <w:pPr>
        <w:ind w:firstLineChars="62" w:firstLine="199"/>
        <w:rPr>
          <w:szCs w:val="21"/>
        </w:rPr>
        <w:pPrChange w:id="52" w:author="Lee Vastalian" w:date="2019-10-23T23:13:00Z">
          <w:pPr>
            <w:ind w:leftChars="400" w:left="2886" w:hangingChars="500" w:hanging="1606"/>
          </w:pPr>
        </w:pPrChange>
      </w:pPr>
      <w:r w:rsidRPr="00DA7E6E">
        <w:rPr>
          <w:rFonts w:hint="eastAsia"/>
          <w:b/>
          <w:szCs w:val="21"/>
        </w:rPr>
        <w:t>算法步骤</w:t>
      </w:r>
      <w:r>
        <w:rPr>
          <w:rFonts w:hint="eastAsia"/>
          <w:b/>
          <w:szCs w:val="21"/>
        </w:rPr>
        <w:t>结束。</w:t>
      </w:r>
    </w:p>
    <w:p w14:paraId="7F861330" w14:textId="27F4B86E" w:rsidR="00316878" w:rsidRDefault="00316878" w:rsidP="00316878">
      <w:pPr>
        <w:shd w:val="clear" w:color="auto" w:fill="00FFFF"/>
        <w:ind w:firstLine="640"/>
      </w:pPr>
      <w:r>
        <w:rPr>
          <w:rFonts w:hint="eastAsia"/>
        </w:rPr>
        <w:t>贡献认定</w:t>
      </w:r>
      <w:r>
        <w:rPr>
          <w:rFonts w:hint="eastAsia"/>
        </w:rPr>
        <w:t>:</w:t>
      </w:r>
      <w:r w:rsidRPr="004E775C">
        <w:rPr>
          <w:rFonts w:hint="eastAsia"/>
        </w:rPr>
        <w:t xml:space="preserve"> </w:t>
      </w:r>
      <w:r>
        <w:rPr>
          <w:rFonts w:hint="eastAsia"/>
        </w:rPr>
        <w:t>由</w:t>
      </w:r>
      <w:r w:rsidR="003538A0">
        <w:rPr>
          <w:rFonts w:hint="eastAsia"/>
        </w:rPr>
        <w:t>周海刚</w:t>
      </w:r>
      <w:r>
        <w:rPr>
          <w:rFonts w:hint="eastAsia"/>
        </w:rPr>
        <w:t>提供</w:t>
      </w:r>
      <w:r w:rsidRPr="007D37AE">
        <w:rPr>
          <w:rFonts w:hint="eastAsia"/>
        </w:rPr>
        <w:t>。</w:t>
      </w:r>
    </w:p>
    <w:p w14:paraId="559B0E4C" w14:textId="4B67BA28" w:rsidR="001C7D84" w:rsidRDefault="00461AC9" w:rsidP="001C7D84">
      <w:pPr>
        <w:ind w:firstLine="640"/>
      </w:pPr>
      <w:r>
        <w:rPr>
          <w:rFonts w:hint="eastAsia"/>
        </w:rPr>
        <w:t>（</w:t>
      </w:r>
      <w:r w:rsidR="001C7D84">
        <w:rPr>
          <w:rFonts w:hint="eastAsia"/>
        </w:rPr>
        <w:t>算法的一些必要说明：</w:t>
      </w:r>
      <w:r w:rsidR="001C7D84">
        <w:rPr>
          <w:rFonts w:hint="eastAsia"/>
        </w:rPr>
        <w:t xml:space="preserve"> </w:t>
      </w:r>
      <w:r w:rsidR="003538A0">
        <w:rPr>
          <w:rFonts w:hint="eastAsia"/>
        </w:rPr>
        <w:t>输出的线段由三元组的二元对表示，每次输出完线段换行。</w:t>
      </w:r>
      <w:r>
        <w:rPr>
          <w:rFonts w:hint="eastAsia"/>
        </w:rPr>
        <w:t>）</w:t>
      </w:r>
    </w:p>
    <w:p w14:paraId="21F59FDF" w14:textId="77777777" w:rsidR="00EF77FB" w:rsidRDefault="00EF77FB" w:rsidP="00231DCC">
      <w:pPr>
        <w:ind w:firstLine="640"/>
        <w:rPr>
          <w:szCs w:val="21"/>
        </w:rPr>
      </w:pPr>
    </w:p>
    <w:p w14:paraId="6702FB1C" w14:textId="77777777" w:rsidR="005E39FE" w:rsidRPr="00977623" w:rsidRDefault="005E39FE" w:rsidP="00F438AF">
      <w:pPr>
        <w:pStyle w:val="4"/>
        <w:ind w:left="643" w:hanging="643"/>
      </w:pPr>
      <w:r>
        <w:rPr>
          <w:rFonts w:hint="eastAsia"/>
        </w:rPr>
        <w:t>算法</w:t>
      </w:r>
      <w:r w:rsidR="00F438AF" w:rsidRPr="00F438AF">
        <w:rPr>
          <w:rFonts w:hint="eastAsia"/>
        </w:rPr>
        <w:t>原理</w:t>
      </w:r>
    </w:p>
    <w:p w14:paraId="78685DD9" w14:textId="7AD77CED" w:rsidR="005E39FE" w:rsidRDefault="005E39FE" w:rsidP="005E39FE">
      <w:pPr>
        <w:ind w:firstLine="640"/>
      </w:pPr>
      <w:r>
        <w:rPr>
          <w:rFonts w:hint="eastAsia"/>
        </w:rPr>
        <w:t>结论部分：</w:t>
      </w:r>
      <w:r>
        <w:rPr>
          <w:rFonts w:hint="eastAsia"/>
        </w:rPr>
        <w:t xml:space="preserve"> </w:t>
      </w:r>
      <w:r w:rsidR="00461AC9">
        <w:rPr>
          <w:rFonts w:hint="eastAsia"/>
        </w:rPr>
        <w:t>在只有两个点的情况下这种算法是最优的情况，也就是说，支撑线段的长度之和是最小的</w:t>
      </w:r>
    </w:p>
    <w:p w14:paraId="375F7077" w14:textId="367AC935" w:rsidR="005E39FE" w:rsidRDefault="005E39FE" w:rsidP="005E39FE">
      <w:pPr>
        <w:ind w:firstLine="640"/>
      </w:pPr>
      <w:r>
        <w:rPr>
          <w:rFonts w:hint="eastAsia"/>
        </w:rPr>
        <w:t>证明部分：</w:t>
      </w:r>
      <w:r>
        <w:rPr>
          <w:rFonts w:hint="eastAsia"/>
        </w:rPr>
        <w:t xml:space="preserve"> </w:t>
      </w:r>
      <w:r w:rsidR="00FB075F">
        <w:rPr>
          <w:rFonts w:hint="eastAsia"/>
        </w:rPr>
        <w:t>我们分</w:t>
      </w:r>
      <w:r w:rsidR="006F538A">
        <w:rPr>
          <w:rFonts w:hint="eastAsia"/>
        </w:rPr>
        <w:t>两</w:t>
      </w:r>
      <w:r w:rsidR="00FB075F">
        <w:rPr>
          <w:rFonts w:hint="eastAsia"/>
        </w:rPr>
        <w:t>个部分进行证明：</w:t>
      </w:r>
    </w:p>
    <w:p w14:paraId="50E4E6E4" w14:textId="77777777" w:rsidR="008C26A1" w:rsidRDefault="008C26A1" w:rsidP="008C26A1">
      <w:pPr>
        <w:ind w:firstLine="640"/>
      </w:pPr>
      <w:r>
        <w:rPr>
          <w:rFonts w:hint="eastAsia"/>
        </w:rPr>
        <w:t>第一部分：两个支撑圆锥没有公共部分</w:t>
      </w:r>
    </w:p>
    <w:p w14:paraId="787A8853" w14:textId="77777777" w:rsidR="008C26A1" w:rsidRDefault="008C26A1" w:rsidP="008C26A1">
      <w:pPr>
        <w:ind w:firstLine="640"/>
      </w:pPr>
      <w:r>
        <w:rPr>
          <w:rFonts w:hint="eastAsia"/>
        </w:rPr>
        <w:t>如果两个原始点</w:t>
      </w:r>
      <w:r>
        <w:t>P</w:t>
      </w:r>
      <w:r>
        <w:rPr>
          <w:rFonts w:hint="eastAsia"/>
        </w:rPr>
        <w:t>，</w:t>
      </w:r>
      <w:r>
        <w:t>Q</w:t>
      </w:r>
      <w:r>
        <w:rPr>
          <w:rFonts w:hint="eastAsia"/>
        </w:rPr>
        <w:t>在方案的对应图中相通，我们找到两个点支撑路的最早的公共点</w:t>
      </w:r>
      <w:r>
        <w:t>R</w:t>
      </w:r>
      <w:r>
        <w:rPr>
          <w:rFonts w:hint="eastAsia"/>
        </w:rPr>
        <w:t>（由相通可以知道</w:t>
      </w:r>
      <w:r>
        <w:t>R</w:t>
      </w:r>
      <w:r>
        <w:rPr>
          <w:rFonts w:hint="eastAsia"/>
        </w:rPr>
        <w:t>的存在性），我们由结点最小性原理可以知道</w:t>
      </w:r>
      <w:r>
        <w:t>PR,QR</w:t>
      </w:r>
      <w:r>
        <w:rPr>
          <w:rFonts w:hint="eastAsia"/>
        </w:rPr>
        <w:t>为两条支撑线段，从而</w:t>
      </w:r>
      <w:r>
        <w:t>R</w:t>
      </w:r>
      <w:r>
        <w:rPr>
          <w:rFonts w:hint="eastAsia"/>
        </w:rPr>
        <w:t>点在两个点的支撑圆锥内，而两个圆锥没有公共点，矛盾；故两个原始点不可能相通，故而两条支撑路不</w:t>
      </w:r>
      <w:r>
        <w:rPr>
          <w:rFonts w:hint="eastAsia"/>
        </w:rPr>
        <w:lastRenderedPageBreak/>
        <w:t>可能有公共点；而由</w:t>
      </w:r>
      <w:r>
        <w:t>PQ</w:t>
      </w:r>
      <w:r>
        <w:rPr>
          <w:rFonts w:hint="eastAsia"/>
        </w:rPr>
        <w:t>中任意一点引出的支撑路最短长度即为引向地面的竖直支撑线段，从而最佳方案为两个原始点各自引向地面的垂直支撑线段。</w:t>
      </w:r>
    </w:p>
    <w:p w14:paraId="0FCCCDA5" w14:textId="1F85C0E3" w:rsidR="008C26A1" w:rsidRDefault="008C26A1" w:rsidP="008C26A1">
      <w:pPr>
        <w:ind w:firstLine="640"/>
      </w:pPr>
      <w:r>
        <w:rPr>
          <w:rFonts w:hint="eastAsia"/>
        </w:rPr>
        <w:t>第二部分：两个圆锥有公共部分</w:t>
      </w:r>
    </w:p>
    <w:p w14:paraId="0D6C0A9A" w14:textId="77777777" w:rsidR="00FF5FC9" w:rsidRDefault="008C26A1" w:rsidP="008C26A1">
      <w:pPr>
        <w:ind w:firstLineChars="62" w:firstLine="198"/>
      </w:pPr>
      <w:r>
        <w:t xml:space="preserve">   </w:t>
      </w:r>
      <w:r>
        <w:rPr>
          <w:rFonts w:hint="eastAsia"/>
        </w:rPr>
        <w:t>如果构造出来的支撑方案没有结点，那么最优的解决方案便为直接引向地面的垂直支撑线段；</w:t>
      </w:r>
    </w:p>
    <w:p w14:paraId="3EF9DF39" w14:textId="70482D37" w:rsidR="008C26A1" w:rsidRDefault="008C26A1" w:rsidP="000A3066">
      <w:pPr>
        <w:ind w:firstLineChars="212" w:firstLine="678"/>
      </w:pPr>
      <w:r>
        <w:rPr>
          <w:rFonts w:hint="eastAsia"/>
        </w:rPr>
        <w:t>如果构造出来的支撑方案存在结点</w:t>
      </w:r>
      <w:r>
        <w:t>R</w:t>
      </w:r>
      <w:r>
        <w:rPr>
          <w:rFonts w:hint="eastAsia"/>
        </w:rPr>
        <w:t>，那么由结点最小性原理我们可以知道</w:t>
      </w:r>
      <w:r>
        <w:t>PR</w:t>
      </w:r>
      <w:r>
        <w:rPr>
          <w:rFonts w:hint="eastAsia"/>
        </w:rPr>
        <w:t>，</w:t>
      </w:r>
      <w:r>
        <w:t>QR</w:t>
      </w:r>
      <w:r>
        <w:rPr>
          <w:rFonts w:hint="eastAsia"/>
        </w:rPr>
        <w:t>是两条支撑线段，即</w:t>
      </w:r>
      <w:r>
        <w:t>R</w:t>
      </w:r>
      <w:r>
        <w:rPr>
          <w:rFonts w:hint="eastAsia"/>
        </w:rPr>
        <w:t>在两个支撑圆锥的公共部分当中</w:t>
      </w:r>
      <w:r w:rsidR="000404FE">
        <w:rPr>
          <w:rFonts w:hint="eastAsia"/>
        </w:rPr>
        <w:t>，而且</w:t>
      </w:r>
      <w:r w:rsidR="007A42F5">
        <w:rPr>
          <w:rFonts w:hint="eastAsia"/>
        </w:rPr>
        <w:t>R</w:t>
      </w:r>
      <w:r w:rsidR="007A42F5">
        <w:rPr>
          <w:rFonts w:hint="eastAsia"/>
        </w:rPr>
        <w:t>以下直接垂直引向地面（在</w:t>
      </w:r>
      <w:r w:rsidR="007A42F5">
        <w:rPr>
          <w:rFonts w:hint="eastAsia"/>
        </w:rPr>
        <w:t>R</w:t>
      </w:r>
      <w:r w:rsidR="007A42F5">
        <w:rPr>
          <w:rFonts w:hint="eastAsia"/>
        </w:rPr>
        <w:t>以下没有结点了，这是由支撑路最少性原理保证的）</w:t>
      </w:r>
      <w:r w:rsidR="00FF5FC9">
        <w:rPr>
          <w:rFonts w:hint="eastAsia"/>
        </w:rPr>
        <w:t>,</w:t>
      </w:r>
      <w:r w:rsidR="00FF5FC9">
        <w:rPr>
          <w:rFonts w:hint="eastAsia"/>
        </w:rPr>
        <w:t>我们接下来来讨论此时如果有最优方案，他应该是什么样子。</w:t>
      </w:r>
    </w:p>
    <w:p w14:paraId="7D3489FD" w14:textId="0FB1647D" w:rsidR="004A2814" w:rsidRDefault="004F2251" w:rsidP="004A2814">
      <w:pPr>
        <w:ind w:firstLineChars="62" w:firstLine="198"/>
      </w:pPr>
      <w:r>
        <w:rPr>
          <w:rFonts w:hint="eastAsia"/>
        </w:rPr>
        <w:t xml:space="preserve"> </w:t>
      </w:r>
      <w:r>
        <w:t xml:space="preserve">  </w:t>
      </w:r>
      <w:r w:rsidR="00AB49D2">
        <w:rPr>
          <w:rFonts w:hint="eastAsia"/>
        </w:rPr>
        <w:t>首先我们注意到</w:t>
      </w:r>
      <w:r w:rsidR="004A2814">
        <w:rPr>
          <w:rFonts w:hint="eastAsia"/>
        </w:rPr>
        <w:t>在</w:t>
      </w:r>
      <w:r w:rsidR="004A2814">
        <w:rPr>
          <w:rFonts w:hint="eastAsia"/>
        </w:rPr>
        <w:t>n=2</w:t>
      </w:r>
      <w:r w:rsidR="004A2814">
        <w:rPr>
          <w:rFonts w:hint="eastAsia"/>
        </w:rPr>
        <w:t>的情况下，</w:t>
      </w:r>
      <w:r w:rsidR="004A2814">
        <w:rPr>
          <w:rFonts w:hint="eastAsia"/>
        </w:rPr>
        <w:t>P</w:t>
      </w:r>
      <w:r w:rsidR="004A2814">
        <w:rPr>
          <w:rFonts w:hint="eastAsia"/>
        </w:rPr>
        <w:t>，</w:t>
      </w:r>
      <w:r w:rsidR="004A2814">
        <w:rPr>
          <w:rFonts w:hint="eastAsia"/>
        </w:rPr>
        <w:t>Q</w:t>
      </w:r>
      <w:r w:rsidR="004A2814">
        <w:rPr>
          <w:rFonts w:hint="eastAsia"/>
        </w:rPr>
        <w:t>两个点的支撑路在</w:t>
      </w:r>
      <w:r w:rsidR="004A2814">
        <w:rPr>
          <w:rFonts w:hint="eastAsia"/>
        </w:rPr>
        <w:t>R</w:t>
      </w:r>
      <w:r w:rsidR="004A2814">
        <w:rPr>
          <w:rFonts w:hint="eastAsia"/>
        </w:rPr>
        <w:t>点之后直接就连向了地面（这是由结点最少性原理以及支撑路最少性原理保证的），所以在</w:t>
      </w:r>
      <w:r w:rsidR="004A2814">
        <w:rPr>
          <w:rFonts w:hint="eastAsia"/>
        </w:rPr>
        <w:t>R</w:t>
      </w:r>
      <w:r w:rsidR="004A2814">
        <w:rPr>
          <w:rFonts w:hint="eastAsia"/>
        </w:rPr>
        <w:t>点之下的最优支撑线段不管在什么情况下都是取直接垂直引向地面的支撑线段；有了这一层保证，我们考虑以下的调整，我们将</w:t>
      </w:r>
      <w:r w:rsidR="004A2814">
        <w:rPr>
          <w:rFonts w:hint="eastAsia"/>
        </w:rPr>
        <w:t>R</w:t>
      </w:r>
      <w:r w:rsidR="004A2814">
        <w:rPr>
          <w:rFonts w:hint="eastAsia"/>
        </w:rPr>
        <w:t>平移到</w:t>
      </w:r>
      <w:r w:rsidR="004A2814">
        <w:rPr>
          <w:rFonts w:hint="eastAsia"/>
        </w:rPr>
        <w:t>R</w:t>
      </w:r>
      <w:r w:rsidR="004A2814">
        <w:t>’</w:t>
      </w:r>
      <w:r w:rsidR="004A2814">
        <w:rPr>
          <w:rFonts w:hint="eastAsia"/>
        </w:rPr>
        <w:t>，</w:t>
      </w:r>
      <w:r w:rsidR="001B0BFA">
        <w:rPr>
          <w:rFonts w:hint="eastAsia"/>
        </w:rPr>
        <w:t>R</w:t>
      </w:r>
      <w:r w:rsidR="001B0BFA">
        <w:rPr>
          <w:rFonts w:hint="eastAsia"/>
        </w:rPr>
        <w:t>之下还是直接垂直于地面的支撑线段，</w:t>
      </w:r>
      <w:r w:rsidR="004A2814">
        <w:rPr>
          <w:rFonts w:hint="eastAsia"/>
        </w:rPr>
        <w:t>从而将支撑线段</w:t>
      </w:r>
      <w:r w:rsidR="004A2814">
        <w:rPr>
          <w:rFonts w:hint="eastAsia"/>
        </w:rPr>
        <w:t>PR</w:t>
      </w:r>
      <w:r w:rsidR="004A2814">
        <w:rPr>
          <w:rFonts w:hint="eastAsia"/>
        </w:rPr>
        <w:t>，</w:t>
      </w:r>
      <w:r w:rsidR="004A2814">
        <w:rPr>
          <w:rFonts w:hint="eastAsia"/>
        </w:rPr>
        <w:t>QR</w:t>
      </w:r>
      <w:r w:rsidR="004A2814">
        <w:rPr>
          <w:rFonts w:hint="eastAsia"/>
        </w:rPr>
        <w:t>变成了</w:t>
      </w:r>
      <w:r w:rsidR="004A2814">
        <w:rPr>
          <w:rFonts w:hint="eastAsia"/>
        </w:rPr>
        <w:t>PR</w:t>
      </w:r>
      <w:r w:rsidR="004A2814">
        <w:t>’</w:t>
      </w:r>
      <w:r w:rsidR="004A2814">
        <w:rPr>
          <w:rFonts w:hint="eastAsia"/>
        </w:rPr>
        <w:t>，</w:t>
      </w:r>
      <w:r w:rsidR="004A2814">
        <w:rPr>
          <w:rFonts w:hint="eastAsia"/>
        </w:rPr>
        <w:t>QR</w:t>
      </w:r>
      <w:r w:rsidR="004A2814">
        <w:t>’</w:t>
      </w:r>
      <w:r w:rsidR="004A2814">
        <w:rPr>
          <w:rFonts w:hint="eastAsia"/>
        </w:rPr>
        <w:t>，我们先来说明这两个也是支撑线段；</w:t>
      </w:r>
    </w:p>
    <w:p w14:paraId="43B6D918" w14:textId="6DBA687A" w:rsidR="004A2814" w:rsidRDefault="007007CB" w:rsidP="004A2814">
      <w:pPr>
        <w:ind w:firstLineChars="62" w:firstLine="198"/>
      </w:pPr>
      <w:ins w:id="53" w:author="Lee Vastalian" w:date="2019-10-23T23:20:00Z">
        <w:r>
          <w:rPr>
            <w:noProof/>
          </w:rPr>
          <w:lastRenderedPageBreak/>
          <w:drawing>
            <wp:anchor distT="0" distB="0" distL="114300" distR="114300" simplePos="0" relativeHeight="251982848" behindDoc="0" locked="0" layoutInCell="1" allowOverlap="1" wp14:anchorId="2346F57A" wp14:editId="22E20729">
              <wp:simplePos x="0" y="0"/>
              <wp:positionH relativeFrom="margin">
                <wp:posOffset>1505585</wp:posOffset>
              </wp:positionH>
              <wp:positionV relativeFrom="paragraph">
                <wp:posOffset>133985</wp:posOffset>
              </wp:positionV>
              <wp:extent cx="2660015" cy="2432050"/>
              <wp:effectExtent l="0" t="0" r="6985" b="6350"/>
              <wp:wrapTopAndBottom/>
              <wp:docPr id="601" name="图片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2" cstate="print">
                        <a:extLst>
                          <a:ext uri="{28A0092B-C50C-407E-A947-70E740481C1C}">
                            <a14:useLocalDpi xmlns:a14="http://schemas.microsoft.com/office/drawing/2010/main" val="0"/>
                          </a:ext>
                        </a:extLst>
                      </a:blip>
                      <a:stretch>
                        <a:fillRect/>
                      </a:stretch>
                    </pic:blipFill>
                    <pic:spPr>
                      <a:xfrm>
                        <a:off x="0" y="0"/>
                        <a:ext cx="2660015" cy="2432050"/>
                      </a:xfrm>
                      <a:prstGeom prst="rect">
                        <a:avLst/>
                      </a:prstGeom>
                    </pic:spPr>
                  </pic:pic>
                </a:graphicData>
              </a:graphic>
              <wp14:sizeRelH relativeFrom="margin">
                <wp14:pctWidth>0</wp14:pctWidth>
              </wp14:sizeRelH>
              <wp14:sizeRelV relativeFrom="margin">
                <wp14:pctHeight>0</wp14:pctHeight>
              </wp14:sizeRelV>
            </wp:anchor>
          </w:drawing>
        </w:r>
      </w:ins>
      <w:del w:id="54" w:author="Lee Vastalian" w:date="2019-10-23T23:20:00Z">
        <w:r w:rsidR="004A2814" w:rsidDel="007007CB">
          <w:rPr>
            <w:noProof/>
          </w:rPr>
          <mc:AlternateContent>
            <mc:Choice Requires="wpc">
              <w:drawing>
                <wp:inline distT="0" distB="0" distL="0" distR="0" wp14:anchorId="6E4367D9" wp14:editId="5810CA54">
                  <wp:extent cx="4278625" cy="2495228"/>
                  <wp:effectExtent l="0" t="0" r="8255" b="635"/>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693">
                          <w14:nvContentPartPr>
                            <w14:cNvPr id="512" name="墨迹 512"/>
                            <w14:cNvContentPartPr/>
                          </w14:nvContentPartPr>
                          <w14:xfrm>
                            <a:off x="1624954" y="695992"/>
                            <a:ext cx="30240" cy="37800"/>
                          </w14:xfrm>
                        </w14:contentPart>
                        <w14:contentPart bwMode="auto" r:id="rId694">
                          <w14:nvContentPartPr>
                            <w14:cNvPr id="513" name="墨迹 513"/>
                            <w14:cNvContentPartPr/>
                          </w14:nvContentPartPr>
                          <w14:xfrm>
                            <a:off x="1555474" y="733072"/>
                            <a:ext cx="86400" cy="1556280"/>
                          </w14:xfrm>
                        </w14:contentPart>
                        <w14:contentPart bwMode="auto" r:id="rId695">
                          <w14:nvContentPartPr>
                            <w14:cNvPr id="515" name="墨迹 515"/>
                            <w14:cNvContentPartPr/>
                          </w14:nvContentPartPr>
                          <w14:xfrm>
                            <a:off x="3575794" y="168952"/>
                            <a:ext cx="61920" cy="1530000"/>
                          </w14:xfrm>
                        </w14:contentPart>
                        <w14:contentPart bwMode="auto" r:id="rId696">
                          <w14:nvContentPartPr>
                            <w14:cNvPr id="517" name="墨迹 517"/>
                            <w14:cNvContentPartPr/>
                          </w14:nvContentPartPr>
                          <w14:xfrm>
                            <a:off x="3562834" y="1609672"/>
                            <a:ext cx="28080" cy="515520"/>
                          </w14:xfrm>
                        </w14:contentPart>
                        <w14:contentPart bwMode="auto" r:id="rId697">
                          <w14:nvContentPartPr>
                            <w14:cNvPr id="526" name="墨迹 526"/>
                            <w14:cNvContentPartPr/>
                          </w14:nvContentPartPr>
                          <w14:xfrm>
                            <a:off x="3511354" y="2132032"/>
                            <a:ext cx="77760" cy="53640"/>
                          </w14:xfrm>
                        </w14:contentPart>
                        <w14:contentPart bwMode="auto" r:id="rId698">
                          <w14:nvContentPartPr>
                            <w14:cNvPr id="527" name="墨迹 527"/>
                            <w14:cNvContentPartPr/>
                          </w14:nvContentPartPr>
                          <w14:xfrm>
                            <a:off x="3599554" y="185512"/>
                            <a:ext cx="54000" cy="27360"/>
                          </w14:xfrm>
                        </w14:contentPart>
                        <w14:contentPart bwMode="auto" r:id="rId699">
                          <w14:nvContentPartPr>
                            <w14:cNvPr id="528" name="墨迹 528"/>
                            <w14:cNvContentPartPr/>
                          </w14:nvContentPartPr>
                          <w14:xfrm>
                            <a:off x="2814394" y="1542352"/>
                            <a:ext cx="54360" cy="56880"/>
                          </w14:xfrm>
                        </w14:contentPart>
                        <w14:contentPart bwMode="auto" r:id="rId700">
                          <w14:nvContentPartPr>
                            <w14:cNvPr id="529" name="墨迹 529"/>
                            <w14:cNvContentPartPr/>
                          </w14:nvContentPartPr>
                          <w14:xfrm>
                            <a:off x="2792434" y="1809832"/>
                            <a:ext cx="160200" cy="279000"/>
                          </w14:xfrm>
                        </w14:contentPart>
                        <w14:contentPart bwMode="auto" r:id="rId701">
                          <w14:nvContentPartPr>
                            <w14:cNvPr id="530" name="墨迹 530"/>
                            <w14:cNvContentPartPr/>
                          </w14:nvContentPartPr>
                          <w14:xfrm>
                            <a:off x="2834194" y="1900552"/>
                            <a:ext cx="254160" cy="309960"/>
                          </w14:xfrm>
                        </w14:contentPart>
                        <w14:contentPart bwMode="auto" r:id="rId702">
                          <w14:nvContentPartPr>
                            <w14:cNvPr id="531" name="墨迹 531"/>
                            <w14:cNvContentPartPr/>
                          </w14:nvContentPartPr>
                          <w14:xfrm>
                            <a:off x="2492554" y="1326352"/>
                            <a:ext cx="71280" cy="53640"/>
                          </w14:xfrm>
                        </w14:contentPart>
                        <w14:contentPart bwMode="auto" r:id="rId703">
                          <w14:nvContentPartPr>
                            <w14:cNvPr id="532" name="墨迹 532"/>
                            <w14:cNvContentPartPr/>
                          </w14:nvContentPartPr>
                          <w14:xfrm>
                            <a:off x="2702434" y="1444432"/>
                            <a:ext cx="177840" cy="102600"/>
                          </w14:xfrm>
                        </w14:contentPart>
                        <w14:contentPart bwMode="auto" r:id="rId704">
                          <w14:nvContentPartPr>
                            <w14:cNvPr id="533" name="墨迹 533"/>
                            <w14:cNvContentPartPr/>
                          </w14:nvContentPartPr>
                          <w14:xfrm>
                            <a:off x="1723234" y="617512"/>
                            <a:ext cx="225000" cy="93600"/>
                          </w14:xfrm>
                        </w14:contentPart>
                        <w14:contentPart bwMode="auto" r:id="rId705">
                          <w14:nvContentPartPr>
                            <w14:cNvPr id="534" name="墨迹 534"/>
                            <w14:cNvContentPartPr/>
                          </w14:nvContentPartPr>
                          <w14:xfrm>
                            <a:off x="2260714" y="434992"/>
                            <a:ext cx="316800" cy="114840"/>
                          </w14:xfrm>
                        </w14:contentPart>
                        <w14:contentPart bwMode="auto" r:id="rId706">
                          <w14:nvContentPartPr>
                            <w14:cNvPr id="535" name="墨迹 535"/>
                            <w14:cNvContentPartPr/>
                          </w14:nvContentPartPr>
                          <w14:xfrm>
                            <a:off x="2727994" y="362992"/>
                            <a:ext cx="154080" cy="41040"/>
                          </w14:xfrm>
                        </w14:contentPart>
                        <w14:contentPart bwMode="auto" r:id="rId707">
                          <w14:nvContentPartPr>
                            <w14:cNvPr id="536" name="墨迹 536"/>
                            <w14:cNvContentPartPr/>
                          </w14:nvContentPartPr>
                          <w14:xfrm>
                            <a:off x="3034354" y="188392"/>
                            <a:ext cx="538200" cy="138240"/>
                          </w14:xfrm>
                        </w14:contentPart>
                        <w14:contentPart bwMode="auto" r:id="rId708">
                          <w14:nvContentPartPr>
                            <w14:cNvPr id="537" name="墨迹 537"/>
                            <w14:cNvContentPartPr/>
                          </w14:nvContentPartPr>
                          <w14:xfrm>
                            <a:off x="1659874" y="2150032"/>
                            <a:ext cx="174960" cy="70920"/>
                          </w14:xfrm>
                        </w14:contentPart>
                        <w14:contentPart bwMode="auto" r:id="rId709">
                          <w14:nvContentPartPr>
                            <w14:cNvPr id="538" name="墨迹 538"/>
                            <w14:cNvContentPartPr/>
                          </w14:nvContentPartPr>
                          <w14:xfrm>
                            <a:off x="2311474" y="2113672"/>
                            <a:ext cx="12240" cy="1440"/>
                          </w14:xfrm>
                        </w14:contentPart>
                        <w14:contentPart bwMode="auto" r:id="rId710">
                          <w14:nvContentPartPr>
                            <w14:cNvPr id="539" name="墨迹 539"/>
                            <w14:cNvContentPartPr/>
                          </w14:nvContentPartPr>
                          <w14:xfrm>
                            <a:off x="1635394" y="2183152"/>
                            <a:ext cx="124920" cy="23760"/>
                          </w14:xfrm>
                        </w14:contentPart>
                        <w14:contentPart bwMode="auto" r:id="rId711">
                          <w14:nvContentPartPr>
                            <w14:cNvPr id="540" name="墨迹 540"/>
                            <w14:cNvContentPartPr/>
                          </w14:nvContentPartPr>
                          <w14:xfrm>
                            <a:off x="2475994" y="1301512"/>
                            <a:ext cx="30600" cy="70920"/>
                          </w14:xfrm>
                        </w14:contentPart>
                        <w14:contentPart bwMode="auto" r:id="rId712">
                          <w14:nvContentPartPr>
                            <w14:cNvPr id="541" name="墨迹 541"/>
                            <w14:cNvContentPartPr/>
                          </w14:nvContentPartPr>
                          <w14:xfrm>
                            <a:off x="2626474" y="863032"/>
                            <a:ext cx="148320" cy="166680"/>
                          </w14:xfrm>
                        </w14:contentPart>
                        <w14:contentPart bwMode="auto" r:id="rId713">
                          <w14:nvContentPartPr>
                            <w14:cNvPr id="542" name="墨迹 542"/>
                            <w14:cNvContentPartPr/>
                          </w14:nvContentPartPr>
                          <w14:xfrm>
                            <a:off x="2665354" y="919552"/>
                            <a:ext cx="159120" cy="249840"/>
                          </w14:xfrm>
                        </w14:contentPart>
                        <w14:contentPart bwMode="auto" r:id="rId714">
                          <w14:nvContentPartPr>
                            <w14:cNvPr id="543" name="墨迹 543"/>
                            <w14:cNvContentPartPr/>
                          </w14:nvContentPartPr>
                          <w14:xfrm>
                            <a:off x="2862994" y="821992"/>
                            <a:ext cx="36360" cy="131040"/>
                          </w14:xfrm>
                        </w14:contentPart>
                        <w14:contentPart bwMode="auto" r:id="rId715">
                          <w14:nvContentPartPr>
                            <w14:cNvPr id="544" name="墨迹 544"/>
                            <w14:cNvContentPartPr/>
                          </w14:nvContentPartPr>
                          <w14:xfrm>
                            <a:off x="1685434" y="733072"/>
                            <a:ext cx="89640" cy="56160"/>
                          </w14:xfrm>
                        </w14:contentPart>
                        <w14:contentPart bwMode="auto" r:id="rId716">
                          <w14:nvContentPartPr>
                            <w14:cNvPr id="545" name="墨迹 545"/>
                            <w14:cNvContentPartPr/>
                          </w14:nvContentPartPr>
                          <w14:xfrm>
                            <a:off x="2013754" y="985792"/>
                            <a:ext cx="79920" cy="34920"/>
                          </w14:xfrm>
                        </w14:contentPart>
                        <w14:contentPart bwMode="auto" r:id="rId717">
                          <w14:nvContentPartPr>
                            <w14:cNvPr id="546" name="墨迹 546"/>
                            <w14:cNvContentPartPr/>
                          </w14:nvContentPartPr>
                          <w14:xfrm>
                            <a:off x="2248834" y="1113232"/>
                            <a:ext cx="293040" cy="215280"/>
                          </w14:xfrm>
                        </w14:contentPart>
                        <w14:contentPart bwMode="auto" r:id="rId718">
                          <w14:nvContentPartPr>
                            <w14:cNvPr id="547" name="墨迹 547"/>
                            <w14:cNvContentPartPr/>
                          </w14:nvContentPartPr>
                          <w14:xfrm>
                            <a:off x="3541954" y="254992"/>
                            <a:ext cx="65880" cy="52920"/>
                          </w14:xfrm>
                        </w14:contentPart>
                        <w14:contentPart bwMode="auto" r:id="rId719">
                          <w14:nvContentPartPr>
                            <w14:cNvPr id="548" name="墨迹 548"/>
                            <w14:cNvContentPartPr/>
                          </w14:nvContentPartPr>
                          <w14:xfrm>
                            <a:off x="3300034" y="355432"/>
                            <a:ext cx="206640" cy="230400"/>
                          </w14:xfrm>
                        </w14:contentPart>
                        <w14:contentPart bwMode="auto" r:id="rId720">
                          <w14:nvContentPartPr>
                            <w14:cNvPr id="549" name="墨迹 549"/>
                            <w14:cNvContentPartPr/>
                          </w14:nvContentPartPr>
                          <w14:xfrm>
                            <a:off x="2729794" y="666832"/>
                            <a:ext cx="487440" cy="498240"/>
                          </w14:xfrm>
                        </w14:contentPart>
                        <w14:contentPart bwMode="auto" r:id="rId721">
                          <w14:nvContentPartPr>
                            <w14:cNvPr id="550" name="墨迹 550"/>
                            <w14:cNvContentPartPr/>
                          </w14:nvContentPartPr>
                          <w14:xfrm>
                            <a:off x="2474914" y="1227712"/>
                            <a:ext cx="185760" cy="113400"/>
                          </w14:xfrm>
                        </w14:contentPart>
                        <w14:contentPart bwMode="auto" r:id="rId722">
                          <w14:nvContentPartPr>
                            <w14:cNvPr id="551" name="墨迹 551"/>
                            <w14:cNvContentPartPr/>
                          </w14:nvContentPartPr>
                          <w14:xfrm>
                            <a:off x="1630354" y="266872"/>
                            <a:ext cx="13320" cy="295560"/>
                          </w14:xfrm>
                        </w14:contentPart>
                        <w14:contentPart bwMode="auto" r:id="rId723">
                          <w14:nvContentPartPr>
                            <w14:cNvPr id="552" name="墨迹 552"/>
                            <w14:cNvContentPartPr/>
                          </w14:nvContentPartPr>
                          <w14:xfrm>
                            <a:off x="1616314" y="217192"/>
                            <a:ext cx="91800" cy="174960"/>
                          </w14:xfrm>
                        </w14:contentPart>
                        <w14:contentPart bwMode="auto" r:id="rId724">
                          <w14:nvContentPartPr>
                            <w14:cNvPr id="553" name="墨迹 553"/>
                            <w14:cNvContentPartPr/>
                          </w14:nvContentPartPr>
                          <w14:xfrm>
                            <a:off x="3793234" y="49072"/>
                            <a:ext cx="182520" cy="233280"/>
                          </w14:xfrm>
                        </w14:contentPart>
                        <w14:contentPart bwMode="auto" r:id="rId725">
                          <w14:nvContentPartPr>
                            <w14:cNvPr id="554" name="墨迹 554"/>
                            <w14:cNvContentPartPr/>
                          </w14:nvContentPartPr>
                          <w14:xfrm>
                            <a:off x="3866674" y="111712"/>
                            <a:ext cx="136080" cy="102960"/>
                          </w14:xfrm>
                        </w14:contentPart>
                        <w14:contentPart bwMode="auto" r:id="rId726">
                          <w14:nvContentPartPr>
                            <w14:cNvPr id="555" name="墨迹 555"/>
                            <w14:cNvContentPartPr/>
                          </w14:nvContentPartPr>
                          <w14:xfrm>
                            <a:off x="1682554" y="738832"/>
                            <a:ext cx="116640" cy="54720"/>
                          </w14:xfrm>
                        </w14:contentPart>
                        <w14:contentPart bwMode="auto" r:id="rId727">
                          <w14:nvContentPartPr>
                            <w14:cNvPr id="556" name="墨迹 556"/>
                            <w14:cNvContentPartPr/>
                          </w14:nvContentPartPr>
                          <w14:xfrm>
                            <a:off x="1973074" y="868072"/>
                            <a:ext cx="17280" cy="21600"/>
                          </w14:xfrm>
                        </w14:contentPart>
                        <w14:contentPart bwMode="auto" r:id="rId728">
                          <w14:nvContentPartPr>
                            <w14:cNvPr id="557" name="墨迹 557"/>
                            <w14:cNvContentPartPr/>
                          </w14:nvContentPartPr>
                          <w14:xfrm>
                            <a:off x="1794154" y="778072"/>
                            <a:ext cx="157680" cy="93600"/>
                          </w14:xfrm>
                        </w14:contentPart>
                        <w14:contentPart bwMode="auto" r:id="rId729">
                          <w14:nvContentPartPr>
                            <w14:cNvPr id="558" name="墨迹 558"/>
                            <w14:cNvContentPartPr/>
                          </w14:nvContentPartPr>
                          <w14:xfrm>
                            <a:off x="2054434" y="978232"/>
                            <a:ext cx="768240" cy="442440"/>
                          </w14:xfrm>
                        </w14:contentPart>
                        <w14:contentPart bwMode="auto" r:id="rId730">
                          <w14:nvContentPartPr>
                            <w14:cNvPr id="559" name="墨迹 559"/>
                            <w14:cNvContentPartPr/>
                          </w14:nvContentPartPr>
                          <w14:xfrm>
                            <a:off x="2766514" y="1402312"/>
                            <a:ext cx="139320" cy="96840"/>
                          </w14:xfrm>
                        </w14:contentPart>
                        <w14:contentPart bwMode="auto" r:id="rId731">
                          <w14:nvContentPartPr>
                            <w14:cNvPr id="560" name="墨迹 560"/>
                            <w14:cNvContentPartPr/>
                          </w14:nvContentPartPr>
                          <w14:xfrm>
                            <a:off x="2829154" y="1482232"/>
                            <a:ext cx="44640" cy="24120"/>
                          </w14:xfrm>
                        </w14:contentPart>
                        <w14:contentPart bwMode="auto" r:id="rId732">
                          <w14:nvContentPartPr>
                            <w14:cNvPr id="561" name="墨迹 561"/>
                            <w14:cNvContentPartPr/>
                          </w14:nvContentPartPr>
                          <w14:xfrm>
                            <a:off x="2847874" y="1462072"/>
                            <a:ext cx="41400" cy="83520"/>
                          </w14:xfrm>
                        </w14:contentPart>
                        <w14:contentPart bwMode="auto" r:id="rId733">
                          <w14:nvContentPartPr>
                            <w14:cNvPr id="562" name="墨迹 562"/>
                            <w14:cNvContentPartPr/>
                          </w14:nvContentPartPr>
                          <w14:xfrm>
                            <a:off x="3518194" y="193432"/>
                            <a:ext cx="99720" cy="259920"/>
                          </w14:xfrm>
                        </w14:contentPart>
                        <w14:contentPart bwMode="auto" r:id="rId734">
                          <w14:nvContentPartPr>
                            <w14:cNvPr id="563" name="墨迹 563"/>
                            <w14:cNvContentPartPr/>
                          </w14:nvContentPartPr>
                          <w14:xfrm>
                            <a:off x="3189874" y="508792"/>
                            <a:ext cx="299880" cy="545040"/>
                          </w14:xfrm>
                        </w14:contentPart>
                        <w14:contentPart bwMode="auto" r:id="rId735">
                          <w14:nvContentPartPr>
                            <w14:cNvPr id="564" name="墨迹 564"/>
                            <w14:cNvContentPartPr/>
                          </w14:nvContentPartPr>
                          <w14:xfrm>
                            <a:off x="2922394" y="1115392"/>
                            <a:ext cx="232200" cy="445680"/>
                          </w14:xfrm>
                        </w14:contentPart>
                        <w14:contentPart bwMode="auto" r:id="rId736">
                          <w14:nvContentPartPr>
                            <w14:cNvPr id="565" name="墨迹 565"/>
                            <w14:cNvContentPartPr/>
                          </w14:nvContentPartPr>
                          <w14:xfrm>
                            <a:off x="2842834" y="1480432"/>
                            <a:ext cx="20520" cy="44280"/>
                          </w14:xfrm>
                        </w14:contentPart>
                        <w14:contentPart bwMode="auto" r:id="rId737">
                          <w14:nvContentPartPr>
                            <w14:cNvPr id="566" name="墨迹 566"/>
                            <w14:cNvContentPartPr/>
                          </w14:nvContentPartPr>
                          <w14:xfrm>
                            <a:off x="2793514" y="1444072"/>
                            <a:ext cx="112320" cy="109080"/>
                          </w14:xfrm>
                        </w14:contentPart>
                        <w14:contentPart bwMode="auto" r:id="rId738">
                          <w14:nvContentPartPr>
                            <w14:cNvPr id="567" name="墨迹 567"/>
                            <w14:cNvContentPartPr/>
                          </w14:nvContentPartPr>
                          <w14:xfrm>
                            <a:off x="2866594" y="1469632"/>
                            <a:ext cx="74520" cy="101160"/>
                          </w14:xfrm>
                        </w14:contentPart>
                        <w14:contentPart bwMode="auto" r:id="rId739">
                          <w14:nvContentPartPr>
                            <w14:cNvPr id="568" name="墨迹 568"/>
                            <w14:cNvContentPartPr/>
                          </w14:nvContentPartPr>
                          <w14:xfrm>
                            <a:off x="2862994" y="1514632"/>
                            <a:ext cx="64800" cy="77400"/>
                          </w14:xfrm>
                        </w14:contentPart>
                        <w14:contentPart bwMode="auto" r:id="rId740">
                          <w14:nvContentPartPr>
                            <w14:cNvPr id="569" name="墨迹 569"/>
                            <w14:cNvContentPartPr/>
                          </w14:nvContentPartPr>
                          <w14:xfrm>
                            <a:off x="2534674" y="1372072"/>
                            <a:ext cx="47880" cy="21600"/>
                          </w14:xfrm>
                        </w14:contentPart>
                        <w14:contentPart bwMode="auto" r:id="rId741">
                          <w14:nvContentPartPr>
                            <w14:cNvPr id="570" name="墨迹 570"/>
                            <w14:cNvContentPartPr/>
                          </w14:nvContentPartPr>
                          <w14:xfrm>
                            <a:off x="2729794" y="1469632"/>
                            <a:ext cx="92880" cy="44280"/>
                          </w14:xfrm>
                        </w14:contentPart>
                        <w14:contentPart bwMode="auto" r:id="rId742">
                          <w14:nvContentPartPr>
                            <w14:cNvPr id="571" name="墨迹 571"/>
                            <w14:cNvContentPartPr/>
                          </w14:nvContentPartPr>
                          <w14:xfrm>
                            <a:off x="2570314" y="1383952"/>
                            <a:ext cx="301680" cy="187200"/>
                          </w14:xfrm>
                        </w14:contentPart>
                        <w14:contentPart bwMode="auto" r:id="rId743">
                          <w14:nvContentPartPr>
                            <w14:cNvPr id="572" name="墨迹 572"/>
                            <w14:cNvContentPartPr/>
                          </w14:nvContentPartPr>
                          <w14:xfrm>
                            <a:off x="2751754" y="1502752"/>
                            <a:ext cx="187920" cy="96480"/>
                          </w14:xfrm>
                        </w14:contentPart>
                        <w14:contentPart bwMode="auto" r:id="rId744">
                          <w14:nvContentPartPr>
                            <w14:cNvPr id="573" name="墨迹 573"/>
                            <w14:cNvContentPartPr/>
                          </w14:nvContentPartPr>
                          <w14:xfrm>
                            <a:off x="2903314" y="1538032"/>
                            <a:ext cx="43200" cy="4680"/>
                          </w14:xfrm>
                        </w14:contentPart>
                        <w14:contentPart bwMode="auto" r:id="rId745">
                          <w14:nvContentPartPr>
                            <w14:cNvPr id="574" name="墨迹 574"/>
                            <w14:cNvContentPartPr/>
                          </w14:nvContentPartPr>
                          <w14:xfrm>
                            <a:off x="2913034" y="1523992"/>
                            <a:ext cx="24840" cy="59400"/>
                          </w14:xfrm>
                        </w14:contentPart>
                        <w14:contentPart bwMode="auto" r:id="rId746">
                          <w14:nvContentPartPr>
                            <w14:cNvPr id="575" name="墨迹 575"/>
                            <w14:cNvContentPartPr/>
                          </w14:nvContentPartPr>
                          <w14:xfrm>
                            <a:off x="1570594" y="2025631"/>
                            <a:ext cx="156240" cy="192600"/>
                          </w14:xfrm>
                        </w14:contentPart>
                        <w14:contentPart bwMode="auto" r:id="rId747">
                          <w14:nvContentPartPr>
                            <w14:cNvPr id="192" name="墨迹 192"/>
                            <w14:cNvContentPartPr/>
                          </w14:nvContentPartPr>
                          <w14:xfrm>
                            <a:off x="3536554" y="1991431"/>
                            <a:ext cx="186840" cy="76320"/>
                          </w14:xfrm>
                        </w14:contentPart>
                        <w14:contentPart bwMode="auto" r:id="rId748">
                          <w14:nvContentPartPr>
                            <w14:cNvPr id="193" name="墨迹 193"/>
                            <w14:cNvContentPartPr/>
                          </w14:nvContentPartPr>
                          <w14:xfrm>
                            <a:off x="3555274" y="1825831"/>
                            <a:ext cx="171000" cy="168480"/>
                          </w14:xfrm>
                        </w14:contentPart>
                        <w14:contentPart bwMode="auto" r:id="rId749">
                          <w14:nvContentPartPr>
                            <w14:cNvPr id="194" name="墨迹 194"/>
                            <w14:cNvContentPartPr/>
                          </w14:nvContentPartPr>
                          <w14:xfrm>
                            <a:off x="3520354" y="2006551"/>
                            <a:ext cx="235080" cy="183600"/>
                          </w14:xfrm>
                        </w14:contentPart>
                        <w14:contentPart bwMode="auto" r:id="rId750">
                          <w14:nvContentPartPr>
                            <w14:cNvPr id="195" name="墨迹 195"/>
                            <w14:cNvContentPartPr/>
                          </w14:nvContentPartPr>
                          <w14:xfrm>
                            <a:off x="3873514" y="1900711"/>
                            <a:ext cx="103680" cy="47160"/>
                          </w14:xfrm>
                        </w14:contentPart>
                      </wpc:wpc>
                    </a:graphicData>
                  </a:graphic>
                </wp:inline>
              </w:drawing>
            </mc:Choice>
            <mc:Fallback>
              <w:pict>
                <v:group w14:anchorId="703DD560" id="画布 6" o:spid="_x0000_s1026" editas="canvas" style="width:336.9pt;height:196.45pt;mso-position-horizontal-relative:char;mso-position-vertical-relative:line" coordsize="42779,24949" o:gfxdata="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">
                  <v:shape id="_x0000_s1027" type="#_x0000_t75" style="position:absolute;width:42779;height:24949;visibility:visible;mso-wrap-style:square" filled="t">
                    <v:fill o:detectmouseclick="t"/>
                    <v:path o:connecttype="none"/>
                  </v:shape>
                  <v:shape id="墨迹 512" o:spid="_x0000_s1028" type="#_x0000_t75" style="position:absolute;left:16069;top:6779;width:659;height: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">
                    <v:imagedata r:id="rId751" o:title=""/>
                  </v:shape>
                  <v:shape id="墨迹 513" o:spid="_x0000_s1029" type="#_x0000_t75" style="position:absolute;left:15374;top:7150;width:1221;height:15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">
                    <v:imagedata r:id="rId752" o:title=""/>
                  </v:shape>
                  <v:shape id="墨迹 515" o:spid="_x0000_s1030" type="#_x0000_t75" style="position:absolute;left:35577;top:1509;width:976;height:15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">
                    <v:imagedata r:id="rId753" o:title=""/>
                  </v:shape>
                  <v:shape id="墨迹 517" o:spid="_x0000_s1031" type="#_x0000_t75" style="position:absolute;left:35448;top:15916;width:637;height:5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">
                    <v:imagedata r:id="rId754" o:title=""/>
                  </v:shape>
                  <v:shape id="墨迹 526" o:spid="_x0000_s1032" type="#_x0000_t75" style="position:absolute;left:34933;top:21140;width:1134;height: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">
                    <v:imagedata r:id="rId755" o:title=""/>
                  </v:shape>
                  <v:shape id="墨迹 527" o:spid="_x0000_s1033" type="#_x0000_t75" style="position:absolute;left:35815;top:1675;width:896;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">
                    <v:imagedata r:id="rId756" o:title=""/>
                  </v:shape>
                  <v:shape id="墨迹 528" o:spid="_x0000_s1034" type="#_x0000_t75" style="position:absolute;left:27963;top:15243;width:900;height: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">
                    <v:imagedata r:id="rId757" o:title=""/>
                  </v:shape>
                  <v:shape id="墨迹 529" o:spid="_x0000_s1035" type="#_x0000_t75" style="position:absolute;left:27744;top:17918;width:1958;height:3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">
                    <v:imagedata r:id="rId758" o:title=""/>
                  </v:shape>
                  <v:shape id="墨迹 530" o:spid="_x0000_s1036" type="#_x0000_t75" style="position:absolute;left:28161;top:18825;width:2898;height:3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">
                    <v:imagedata r:id="rId759" o:title=""/>
                  </v:shape>
                  <v:shape id="墨迹 531" o:spid="_x0000_s1037" type="#_x0000_t75" style="position:absolute;left:24746;top:13083;width:1067;height: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">
                    <v:imagedata r:id="rId760" o:title=""/>
                  </v:shape>
                  <v:shape id="墨迹 532" o:spid="_x0000_s1038" type="#_x0000_t75" style="position:absolute;left:26844;top:14264;width:2135;height:1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">
                    <v:imagedata r:id="rId761" o:title=""/>
                  </v:shape>
                  <v:shape id="墨迹 533" o:spid="_x0000_s1039" type="#_x0000_t75" style="position:absolute;left:17052;top:5995;width:2606;height:1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">
                    <v:imagedata r:id="rId762" o:title=""/>
                  </v:shape>
                  <v:shape id="墨迹 534" o:spid="_x0000_s1040" type="#_x0000_t75" style="position:absolute;left:22427;top:4169;width:3524;height:1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">
                    <v:imagedata r:id="rId763" o:title=""/>
                  </v:shape>
                  <v:shape id="墨迹 535" o:spid="_x0000_s1041" type="#_x0000_t75" style="position:absolute;left:27100;top:3448;width:1896;height: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">
                    <v:imagedata r:id="rId764" o:title=""/>
                  </v:shape>
                  <v:shape id="墨迹 536" o:spid="_x0000_s1042" type="#_x0000_t75" style="position:absolute;left:30163;top:1703;width:5738;height:1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">
                    <v:imagedata r:id="rId765" o:title=""/>
                  </v:shape>
                  <v:shape id="墨迹 537" o:spid="_x0000_s1043" type="#_x0000_t75" style="position:absolute;left:16418;top:21320;width:2107;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">
                    <v:imagedata r:id="rId766" o:title=""/>
                  </v:shape>
                  <v:shape id="墨迹 538" o:spid="_x0000_s1044" type="#_x0000_t75" style="position:absolute;left:22934;top:20956;width:479;height: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">
                    <v:imagedata r:id="rId767" o:title=""/>
                  </v:shape>
                  <v:shape id="墨迹 539" o:spid="_x0000_s1045" type="#_x0000_t75" style="position:absolute;left:16173;top:21648;width:1606;height: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">
                    <v:imagedata r:id="rId768" o:title=""/>
                  </v:shape>
                  <v:shape id="墨迹 540" o:spid="_x0000_s1046" type="#_x0000_t75" style="position:absolute;left:24579;top:12835;width:66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">
                    <v:imagedata r:id="rId769" o:title=""/>
                  </v:shape>
                  <v:shape id="墨迹 541" o:spid="_x0000_s1047" type="#_x0000_t75" style="position:absolute;left:26084;top:8450;width:1840;height:2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">
                    <v:imagedata r:id="rId770" o:title=""/>
                  </v:shape>
                  <v:shape id="墨迹 542" o:spid="_x0000_s1048" type="#_x0000_t75" style="position:absolute;left:26473;top:9015;width:1948;height:2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">
                    <v:imagedata r:id="rId771" o:title=""/>
                  </v:shape>
                  <v:shape id="墨迹 543" o:spid="_x0000_s1049" type="#_x0000_t75" style="position:absolute;left:28451;top:8039;width:717;height:1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">
                    <v:imagedata r:id="rId772" o:title=""/>
                  </v:shape>
                  <v:shape id="墨迹 544" o:spid="_x0000_s1050" type="#_x0000_t75" style="position:absolute;left:16674;top:7149;width:1253;height: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">
                    <v:imagedata r:id="rId773" o:title=""/>
                  </v:shape>
                  <v:shape id="墨迹 545" o:spid="_x0000_s1051" type="#_x0000_t75" style="position:absolute;left:19956;top:9677;width:1157;height: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">
                    <v:imagedata r:id="rId774" o:title=""/>
                  </v:shape>
                  <v:shape id="墨迹 546" o:spid="_x0000_s1052" type="#_x0000_t75" style="position:absolute;left:22308;top:10952;width:3287;height:2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">
                    <v:imagedata r:id="rId775" o:title=""/>
                  </v:shape>
                  <v:shape id="墨迹 547" o:spid="_x0000_s1053" type="#_x0000_t75" style="position:absolute;left:35239;top:2369;width:1015;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">
                    <v:imagedata r:id="rId776" o:title=""/>
                  </v:shape>
                  <v:shape id="墨迹 548" o:spid="_x0000_s1054" type="#_x0000_t75" style="position:absolute;left:32820;top:3374;width:2423;height:2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">
                    <v:imagedata r:id="rId777" o:title=""/>
                  </v:shape>
                  <v:shape id="墨迹 549" o:spid="_x0000_s1055" type="#_x0000_t75" style="position:absolute;left:27117;top:6488;width:5231;height:5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">
                    <v:imagedata r:id="rId778" o:title=""/>
                  </v:shape>
                  <v:shape id="墨迹 550" o:spid="_x0000_s1056" type="#_x0000_t75" style="position:absolute;left:24569;top:12097;width:2213;height:1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">
                    <v:imagedata r:id="rId779" o:title=""/>
                  </v:shape>
                  <v:shape id="墨迹 551" o:spid="_x0000_s1057" type="#_x0000_t75" style="position:absolute;left:16123;top:2488;width:490;height:3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">
                    <v:imagedata r:id="rId780" o:title=""/>
                  </v:shape>
                  <v:shape id="墨迹 552" o:spid="_x0000_s1058" type="#_x0000_t75" style="position:absolute;left:15983;top:1991;width:1274;height:2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">
                    <v:imagedata r:id="rId781" o:title=""/>
                  </v:shape>
                  <v:shape id="墨迹 553" o:spid="_x0000_s1059" type="#_x0000_t75" style="position:absolute;left:37752;top:310;width:2181;height:2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">
                    <v:imagedata r:id="rId782" o:title=""/>
                  </v:shape>
                  <v:shape id="墨迹 554" o:spid="_x0000_s1060" type="#_x0000_t75" style="position:absolute;left:38487;top:937;width:1716;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">
                    <v:imagedata r:id="rId783" o:title=""/>
                  </v:shape>
                  <v:shape id="墨迹 555" o:spid="_x0000_s1061" type="#_x0000_t75" style="position:absolute;left:16645;top:7209;width:1523;height: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">
                    <v:imagedata r:id="rId784" o:title=""/>
                  </v:shape>
                  <v:shape id="墨迹 556" o:spid="_x0000_s1062" type="#_x0000_t75" style="position:absolute;left:19550;top:8500;width:529;height: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">
                    <v:imagedata r:id="rId785" o:title=""/>
                  </v:shape>
                  <v:shape id="墨迹 557" o:spid="_x0000_s1063" type="#_x0000_t75" style="position:absolute;left:17761;top:7600;width:1933;height:1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">
                    <v:imagedata r:id="rId786" o:title=""/>
                  </v:shape>
                  <v:shape id="墨迹 558" o:spid="_x0000_s1064" type="#_x0000_t75" style="position:absolute;left:20364;top:9602;width:8039;height:4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">
                    <v:imagedata r:id="rId787" o:title=""/>
                  </v:shape>
                  <v:shape id="墨迹 559" o:spid="_x0000_s1065" type="#_x0000_t75" style="position:absolute;left:27485;top:13843;width:1749;height:1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">
                    <v:imagedata r:id="rId788" o:title=""/>
                  </v:shape>
                  <v:shape id="墨迹 560" o:spid="_x0000_s1066" type="#_x0000_t75" style="position:absolute;left:28111;top:14642;width:803;height: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">
                    <v:imagedata r:id="rId789" o:title=""/>
                  </v:shape>
                  <v:shape id="墨迹 561" o:spid="_x0000_s1067" type="#_x0000_t75" style="position:absolute;left:28297;top:14440;width:773;height:1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">
                    <v:imagedata r:id="rId790" o:title=""/>
                  </v:shape>
                  <v:shape id="墨迹 562" o:spid="_x0000_s1068" type="#_x0000_t75" style="position:absolute;left:35001;top:1754;width:1354;height:2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">
                    <v:imagedata r:id="rId791" o:title=""/>
                  </v:shape>
                  <v:shape id="墨迹 563" o:spid="_x0000_s1069" type="#_x0000_t75" style="position:absolute;left:31718;top:4907;width:3355;height:5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">
                    <v:imagedata r:id="rId792" o:title=""/>
                  </v:shape>
                  <v:shape id="墨迹 564" o:spid="_x0000_s1070" type="#_x0000_t75" style="position:absolute;left:29044;top:10973;width:2678;height:4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">
                    <v:imagedata r:id="rId793" o:title=""/>
                  </v:shape>
                  <v:shape id="墨迹 565" o:spid="_x0000_s1071" type="#_x0000_t75" style="position:absolute;left:28245;top:14624;width:568;height: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">
                    <v:imagedata r:id="rId794" o:title=""/>
                  </v:shape>
                  <v:shape id="墨迹 566" o:spid="_x0000_s1072" type="#_x0000_t75" style="position:absolute;left:27755;top:14260;width:1479;height:1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">
                    <v:imagedata r:id="rId795" o:title=""/>
                  </v:shape>
                  <v:shape id="墨迹 567" o:spid="_x0000_s1073" type="#_x0000_t75" style="position:absolute;left:28486;top:14515;width:1100;height:1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">
                    <v:imagedata r:id="rId796" o:title=""/>
                  </v:shape>
                  <v:shape id="墨迹 568" o:spid="_x0000_s1074" type="#_x0000_t75" style="position:absolute;left:28448;top:14966;width:1007;height:1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">
                    <v:imagedata r:id="rId797" o:title=""/>
                  </v:shape>
                  <v:shape id="墨迹 569" o:spid="_x0000_s1075" type="#_x0000_t75" style="position:absolute;left:25166;top:13540;width:835;height: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">
                    <v:imagedata r:id="rId798" o:title=""/>
                  </v:shape>
                  <v:shape id="墨迹 570" o:spid="_x0000_s1076" type="#_x0000_t75" style="position:absolute;left:27117;top:14514;width:1286;height: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">
                    <v:imagedata r:id="rId799" o:title=""/>
                  </v:shape>
                  <v:shape id="墨迹 571" o:spid="_x0000_s1077" type="#_x0000_t75" style="position:absolute;left:25523;top:13659;width:3373;height:2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">
                    <v:imagedata r:id="rId800" o:title=""/>
                  </v:shape>
                  <v:shape id="墨迹 572" o:spid="_x0000_s1078" type="#_x0000_t75" style="position:absolute;left:27337;top:14847;width:2236;height:1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">
                    <v:imagedata r:id="rId801" o:title=""/>
                  </v:shape>
                  <v:shape id="墨迹 573" o:spid="_x0000_s1079" type="#_x0000_t75" style="position:absolute;left:28851;top:15213;width:792;height: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">
                    <v:imagedata r:id="rId802" o:title=""/>
                  </v:shape>
                  <v:shape id="墨迹 574" o:spid="_x0000_s1080" type="#_x0000_t75" style="position:absolute;left:28950;top:15059;width:605;height: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">
                    <v:imagedata r:id="rId803" o:title=""/>
                  </v:shape>
                  <v:shape id="墨迹 575" o:spid="_x0000_s1081" type="#_x0000_t75" style="position:absolute;left:15525;top:20076;width:1919;height:2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">
                    <v:imagedata r:id="rId804" o:title=""/>
                  </v:shape>
                  <v:shape id="墨迹 192" o:spid="_x0000_s1082" type="#_x0000_t75" style="position:absolute;left:35185;top:19734;width:2225;height:1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">
                    <v:imagedata r:id="rId805" o:title=""/>
                  </v:shape>
                  <v:shape id="墨迹 193" o:spid="_x0000_s1083" type="#_x0000_t75" style="position:absolute;left:35372;top:18078;width:2067;height:2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">
                    <v:imagedata r:id="rId806" o:title=""/>
                  </v:shape>
                  <v:shape id="墨迹 194" o:spid="_x0000_s1084" type="#_x0000_t75" style="position:absolute;left:35023;top:19885;width:2707;height: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">
                    <v:imagedata r:id="rId807" o:title=""/>
                  </v:shape>
                  <v:shape id="墨迹 195" o:spid="_x0000_s1085" type="#_x0000_t75" style="position:absolute;left:38555;top:18827;width:1393;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">
                    <v:imagedata r:id="rId808" o:title=""/>
                  </v:shape>
                  <w10:anchorlock/>
                </v:group>
              </w:pict>
            </mc:Fallback>
          </mc:AlternateContent>
        </w:r>
      </w:del>
    </w:p>
    <w:p w14:paraId="2070A2F5" w14:textId="6045BD2E" w:rsidR="004A2814" w:rsidRDefault="00814C9F" w:rsidP="004A2814">
      <w:pPr>
        <w:ind w:firstLineChars="62" w:firstLine="198"/>
      </w:pPr>
      <w:ins w:id="55" w:author="Lee Vastalian" w:date="2019-10-23T23:34:00Z">
        <w:r>
          <w:rPr>
            <w:noProof/>
          </w:rPr>
          <w:drawing>
            <wp:anchor distT="0" distB="0" distL="114300" distR="114300" simplePos="0" relativeHeight="251985920" behindDoc="0" locked="0" layoutInCell="1" allowOverlap="1" wp14:anchorId="42E14F1A" wp14:editId="281BFB00">
              <wp:simplePos x="0" y="0"/>
              <wp:positionH relativeFrom="margin">
                <wp:align>center</wp:align>
              </wp:positionH>
              <wp:positionV relativeFrom="paragraph">
                <wp:posOffset>462280</wp:posOffset>
              </wp:positionV>
              <wp:extent cx="2676525" cy="2078355"/>
              <wp:effectExtent l="0" t="0" r="9525" b="0"/>
              <wp:wrapTopAndBottom/>
              <wp:docPr id="605" name="图片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9" cstate="print">
                        <a:extLst>
                          <a:ext uri="{28A0092B-C50C-407E-A947-70E740481C1C}">
                            <a14:useLocalDpi xmlns:a14="http://schemas.microsoft.com/office/drawing/2010/main" val="0"/>
                          </a:ext>
                        </a:extLst>
                      </a:blip>
                      <a:stretch>
                        <a:fillRect/>
                      </a:stretch>
                    </pic:blipFill>
                    <pic:spPr>
                      <a:xfrm>
                        <a:off x="0" y="0"/>
                        <a:ext cx="2676525" cy="2078355"/>
                      </a:xfrm>
                      <a:prstGeom prst="rect">
                        <a:avLst/>
                      </a:prstGeom>
                    </pic:spPr>
                  </pic:pic>
                </a:graphicData>
              </a:graphic>
              <wp14:sizeRelH relativeFrom="margin">
                <wp14:pctWidth>0</wp14:pctWidth>
              </wp14:sizeRelH>
              <wp14:sizeRelV relativeFrom="margin">
                <wp14:pctHeight>0</wp14:pctHeight>
              </wp14:sizeRelV>
            </wp:anchor>
          </w:drawing>
        </w:r>
      </w:ins>
      <w:r w:rsidR="004A2814">
        <w:rPr>
          <w:rFonts w:hint="eastAsia"/>
        </w:rPr>
        <w:t>事实上，我们从支撑圆锥的角度来考虑：</w:t>
      </w:r>
    </w:p>
    <w:p w14:paraId="6AD63D8B" w14:textId="47C15E26" w:rsidR="004F2251" w:rsidRDefault="00D55358" w:rsidP="008C26A1">
      <w:pPr>
        <w:ind w:firstLineChars="62" w:firstLine="198"/>
      </w:pPr>
      <w:r>
        <w:rPr>
          <w:noProof/>
        </w:rPr>
        <mc:AlternateContent>
          <mc:Choice Requires="wpi">
            <w:drawing>
              <wp:anchor distT="0" distB="0" distL="114300" distR="114300" simplePos="0" relativeHeight="251922432" behindDoc="0" locked="0" layoutInCell="1" allowOverlap="1" wp14:anchorId="4BF29956" wp14:editId="0D54DCA8">
                <wp:simplePos x="0" y="0"/>
                <wp:positionH relativeFrom="column">
                  <wp:posOffset>1814395</wp:posOffset>
                </wp:positionH>
                <wp:positionV relativeFrom="paragraph">
                  <wp:posOffset>696300</wp:posOffset>
                </wp:positionV>
                <wp:extent cx="668160" cy="1524240"/>
                <wp:effectExtent l="38100" t="38100" r="74930" b="76200"/>
                <wp:wrapNone/>
                <wp:docPr id="652" name="墨迹 652"/>
                <wp:cNvGraphicFramePr/>
                <a:graphic xmlns:a="http://schemas.openxmlformats.org/drawingml/2006/main">
                  <a:graphicData uri="http://schemas.microsoft.com/office/word/2010/wordprocessingInk">
                    <w14:contentPart bwMode="auto" r:id="rId810">
                      <w14:nvContentPartPr>
                        <w14:cNvContentPartPr/>
                      </w14:nvContentPartPr>
                      <w14:xfrm>
                        <a:off x="0" y="0"/>
                        <a:ext cx="668160" cy="1524240"/>
                      </w14:xfrm>
                    </w14:contentPart>
                  </a:graphicData>
                </a:graphic>
                <wp14:sizeRelH relativeFrom="margin">
                  <wp14:pctWidth>0</wp14:pctWidth>
                </wp14:sizeRelH>
                <wp14:sizeRelV relativeFrom="margin">
                  <wp14:pctHeight>0</wp14:pctHeight>
                </wp14:sizeRelV>
              </wp:anchor>
            </w:drawing>
          </mc:Choice>
          <mc:Fallback>
            <w:pict>
              <v:shape w14:anchorId="35E6175E" id="墨迹 652" o:spid="_x0000_s1026" type="#_x0000_t75" style="position:absolute;left:0;text-align:left;margin-left:141.45pt;margin-top:53.45pt;width:55.4pt;height:122.8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">
                <v:imagedata r:id="rId811" o:title=""/>
              </v:shape>
            </w:pict>
          </mc:Fallback>
        </mc:AlternateContent>
      </w:r>
      <w:del w:id="56" w:author="Lee Vastalian" w:date="2019-10-23T23:34:00Z">
        <w:r w:rsidDel="00814C9F">
          <w:rPr>
            <w:noProof/>
          </w:rPr>
          <mc:AlternateContent>
            <mc:Choice Requires="wpi">
              <w:drawing>
                <wp:anchor distT="0" distB="0" distL="114300" distR="114300" simplePos="0" relativeHeight="251900928" behindDoc="0" locked="0" layoutInCell="1" allowOverlap="1" wp14:anchorId="4B9290C6" wp14:editId="098A148B">
                  <wp:simplePos x="0" y="0"/>
                  <wp:positionH relativeFrom="column">
                    <wp:posOffset>3323774</wp:posOffset>
                  </wp:positionH>
                  <wp:positionV relativeFrom="paragraph">
                    <wp:posOffset>294289</wp:posOffset>
                  </wp:positionV>
                  <wp:extent cx="7200" cy="138960"/>
                  <wp:effectExtent l="38100" t="57150" r="69215" b="52070"/>
                  <wp:wrapNone/>
                  <wp:docPr id="629" name="墨迹 629"/>
                  <wp:cNvGraphicFramePr/>
                  <a:graphic xmlns:a="http://schemas.openxmlformats.org/drawingml/2006/main">
                    <a:graphicData uri="http://schemas.microsoft.com/office/word/2010/wordprocessingInk">
                      <w14:contentPart bwMode="auto" r:id="rId812">
                        <w14:nvContentPartPr>
                          <w14:cNvContentPartPr/>
                        </w14:nvContentPartPr>
                        <w14:xfrm>
                          <a:off x="0" y="0"/>
                          <a:ext cx="7200" cy="138960"/>
                        </w14:xfrm>
                      </w14:contentPart>
                    </a:graphicData>
                  </a:graphic>
                </wp:anchor>
              </w:drawing>
            </mc:Choice>
            <mc:Fallback>
              <w:pict>
                <v:shape w14:anchorId="46A74A81" id="墨迹 629" o:spid="_x0000_s1026" type="#_x0000_t75" style="position:absolute;left:0;text-align:left;margin-left:260.3pt;margin-top:21.75pt;width:3.35pt;height:13.8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">
                  <v:imagedata r:id="rId813" o:title=""/>
                </v:shape>
              </w:pict>
            </mc:Fallback>
          </mc:AlternateContent>
        </w:r>
        <w:r w:rsidDel="00814C9F">
          <w:rPr>
            <w:noProof/>
          </w:rPr>
          <mc:AlternateContent>
            <mc:Choice Requires="wpi">
              <w:drawing>
                <wp:anchor distT="0" distB="0" distL="114300" distR="114300" simplePos="0" relativeHeight="251884544" behindDoc="0" locked="0" layoutInCell="1" allowOverlap="1" wp14:anchorId="426FF570" wp14:editId="438AEE4A">
                  <wp:simplePos x="0" y="0"/>
                  <wp:positionH relativeFrom="column">
                    <wp:posOffset>2197334</wp:posOffset>
                  </wp:positionH>
                  <wp:positionV relativeFrom="paragraph">
                    <wp:posOffset>1825729</wp:posOffset>
                  </wp:positionV>
                  <wp:extent cx="69480" cy="33120"/>
                  <wp:effectExtent l="57150" t="57150" r="64135" b="62230"/>
                  <wp:wrapNone/>
                  <wp:docPr id="613" name="墨迹 613"/>
                  <wp:cNvGraphicFramePr/>
                  <a:graphic xmlns:a="http://schemas.openxmlformats.org/drawingml/2006/main">
                    <a:graphicData uri="http://schemas.microsoft.com/office/word/2010/wordprocessingInk">
                      <w14:contentPart bwMode="auto" r:id="rId814">
                        <w14:nvContentPartPr>
                          <w14:cNvContentPartPr/>
                        </w14:nvContentPartPr>
                        <w14:xfrm>
                          <a:off x="0" y="0"/>
                          <a:ext cx="69480" cy="33120"/>
                        </w14:xfrm>
                      </w14:contentPart>
                    </a:graphicData>
                  </a:graphic>
                </wp:anchor>
              </w:drawing>
            </mc:Choice>
            <mc:Fallback>
              <w:pict>
                <v:shape w14:anchorId="277E2E2A" id="墨迹 613" o:spid="_x0000_s1026" type="#_x0000_t75" style="position:absolute;left:0;text-align:left;margin-left:171.6pt;margin-top:142.35pt;width:8.3pt;height:5.4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">
                  <v:imagedata r:id="rId815" o:title=""/>
                </v:shape>
              </w:pict>
            </mc:Fallback>
          </mc:AlternateContent>
        </w:r>
      </w:del>
      <w:del w:id="57" w:author="Lee Vastalian" w:date="2019-10-23T23:33:00Z">
        <w:r w:rsidR="004A2814" w:rsidDel="00814C9F">
          <w:rPr>
            <w:noProof/>
          </w:rPr>
          <mc:AlternateContent>
            <mc:Choice Requires="wpc">
              <w:drawing>
                <wp:inline distT="0" distB="0" distL="0" distR="0" wp14:anchorId="4BC38249" wp14:editId="40400DAB">
                  <wp:extent cx="5274310" cy="3076575"/>
                  <wp:effectExtent l="0" t="0" r="2540" b="9525"/>
                  <wp:docPr id="209" name="画布 20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816">
                          <w14:nvContentPartPr>
                            <w14:cNvPr id="210" name="墨迹 210"/>
                            <w14:cNvContentPartPr/>
                          </w14:nvContentPartPr>
                          <w14:xfrm>
                            <a:off x="1638009" y="632552"/>
                            <a:ext cx="45720" cy="67680"/>
                          </w14:xfrm>
                        </w14:contentPart>
                        <w14:contentPart bwMode="auto" r:id="rId817">
                          <w14:nvContentPartPr>
                            <w14:cNvPr id="211" name="墨迹 211"/>
                            <w14:cNvContentPartPr/>
                          </w14:nvContentPartPr>
                          <w14:xfrm>
                            <a:off x="1538649" y="262832"/>
                            <a:ext cx="24120" cy="290520"/>
                          </w14:xfrm>
                        </w14:contentPart>
                        <w14:contentPart bwMode="auto" r:id="rId818">
                          <w14:nvContentPartPr>
                            <w14:cNvPr id="212" name="墨迹 212"/>
                            <w14:cNvContentPartPr/>
                          </w14:nvContentPartPr>
                          <w14:xfrm>
                            <a:off x="1527129" y="244832"/>
                            <a:ext cx="143640" cy="195480"/>
                          </w14:xfrm>
                        </w14:contentPart>
                        <w14:contentPart bwMode="auto" r:id="rId819">
                          <w14:nvContentPartPr>
                            <w14:cNvPr id="213" name="墨迹 213"/>
                            <w14:cNvContentPartPr/>
                          </w14:nvContentPartPr>
                          <w14:xfrm>
                            <a:off x="931329" y="695552"/>
                            <a:ext cx="702720" cy="1221480"/>
                          </w14:xfrm>
                        </w14:contentPart>
                        <w14:contentPart bwMode="auto" r:id="rId820">
                          <w14:nvContentPartPr>
                            <w14:cNvPr id="215" name="墨迹 215"/>
                            <w14:cNvContentPartPr/>
                          </w14:nvContentPartPr>
                          <w14:xfrm>
                            <a:off x="887409" y="1847912"/>
                            <a:ext cx="72720" cy="126720"/>
                          </w14:xfrm>
                        </w14:contentPart>
                        <w14:contentPart bwMode="auto" r:id="rId821">
                          <w14:nvContentPartPr>
                            <w14:cNvPr id="216" name="墨迹 216"/>
                            <w14:cNvContentPartPr/>
                          </w14:nvContentPartPr>
                          <w14:xfrm>
                            <a:off x="895689" y="2005592"/>
                            <a:ext cx="1579320" cy="299880"/>
                          </w14:xfrm>
                        </w14:contentPart>
                        <w14:contentPart bwMode="auto" r:id="rId822">
                          <w14:nvContentPartPr>
                            <w14:cNvPr id="218" name="墨迹 218"/>
                            <w14:cNvContentPartPr/>
                          </w14:nvContentPartPr>
                          <w14:xfrm>
                            <a:off x="3192129" y="194072"/>
                            <a:ext cx="47160" cy="61560"/>
                          </w14:xfrm>
                        </w14:contentPart>
                        <w14:contentPart bwMode="auto" r:id="rId823">
                          <w14:nvContentPartPr>
                            <w14:cNvPr id="219" name="墨迹 219"/>
                            <w14:cNvContentPartPr/>
                          </w14:nvContentPartPr>
                          <w14:xfrm>
                            <a:off x="3402369" y="88952"/>
                            <a:ext cx="248040" cy="249480"/>
                          </w14:xfrm>
                        </w14:contentPart>
                        <w14:contentPart bwMode="auto" r:id="rId824">
                          <w14:nvContentPartPr>
                            <w14:cNvPr id="220" name="墨迹 220"/>
                            <w14:cNvContentPartPr/>
                          </w14:nvContentPartPr>
                          <w14:xfrm>
                            <a:off x="3533769" y="127112"/>
                            <a:ext cx="192960" cy="129960"/>
                          </w14:xfrm>
                        </w14:contentPart>
                        <w14:contentPart bwMode="auto" r:id="rId825">
                          <w14:nvContentPartPr>
                            <w14:cNvPr id="223" name="墨迹 223"/>
                            <w14:cNvContentPartPr/>
                          </w14:nvContentPartPr>
                          <w14:xfrm>
                            <a:off x="3178449" y="223592"/>
                            <a:ext cx="37080" cy="54720"/>
                          </w14:xfrm>
                        </w14:contentPart>
                        <w14:contentPart bwMode="auto" r:id="rId826">
                          <w14:nvContentPartPr>
                            <w14:cNvPr id="224" name="墨迹 224"/>
                            <w14:cNvContentPartPr/>
                          </w14:nvContentPartPr>
                          <w14:xfrm>
                            <a:off x="2954889" y="366512"/>
                            <a:ext cx="129240" cy="154800"/>
                          </w14:xfrm>
                        </w14:contentPart>
                        <w14:contentPart bwMode="auto" r:id="rId827">
                          <w14:nvContentPartPr>
                            <w14:cNvPr id="225" name="墨迹 225"/>
                            <w14:cNvContentPartPr/>
                          </w14:nvContentPartPr>
                          <w14:xfrm>
                            <a:off x="2183769" y="252392"/>
                            <a:ext cx="996480" cy="1256040"/>
                          </w14:xfrm>
                        </w14:contentPart>
                        <w14:contentPart bwMode="auto" r:id="rId828">
                          <w14:nvContentPartPr>
                            <w14:cNvPr id="226" name="墨迹 226"/>
                            <w14:cNvContentPartPr/>
                          </w14:nvContentPartPr>
                          <w14:xfrm>
                            <a:off x="2154969" y="1540832"/>
                            <a:ext cx="20520" cy="25920"/>
                          </w14:xfrm>
                        </w14:contentPart>
                        <w14:contentPart bwMode="auto" r:id="rId829">
                          <w14:nvContentPartPr>
                            <w14:cNvPr id="241" name="墨迹 241"/>
                            <w14:cNvContentPartPr/>
                          </w14:nvContentPartPr>
                          <w14:xfrm>
                            <a:off x="2064969" y="1635872"/>
                            <a:ext cx="44280" cy="48600"/>
                          </w14:xfrm>
                        </w14:contentPart>
                        <w14:contentPart bwMode="auto" r:id="rId830">
                          <w14:nvContentPartPr>
                            <w14:cNvPr id="248" name="墨迹 248"/>
                            <w14:cNvContentPartPr/>
                          </w14:nvContentPartPr>
                          <w14:xfrm>
                            <a:off x="2237769" y="2115752"/>
                            <a:ext cx="43920" cy="14040"/>
                          </w14:xfrm>
                        </w14:contentPart>
                        <w14:contentPart bwMode="auto" r:id="rId831">
                          <w14:nvContentPartPr>
                            <w14:cNvPr id="250" name="墨迹 250"/>
                            <w14:cNvContentPartPr/>
                          </w14:nvContentPartPr>
                          <w14:xfrm>
                            <a:off x="2308689" y="2141312"/>
                            <a:ext cx="1431720" cy="220320"/>
                          </w14:xfrm>
                        </w14:contentPart>
                        <w14:contentPart bwMode="auto" r:id="rId832">
                          <w14:nvContentPartPr>
                            <w14:cNvPr id="254" name="墨迹 254"/>
                            <w14:cNvContentPartPr/>
                          </w14:nvContentPartPr>
                          <w14:xfrm>
                            <a:off x="3222369" y="247352"/>
                            <a:ext cx="816120" cy="1945440"/>
                          </w14:xfrm>
                        </w14:contentPart>
                        <w14:contentPart bwMode="auto" r:id="rId833">
                          <w14:nvContentPartPr>
                            <w14:cNvPr id="266" name="墨迹 266"/>
                            <w14:cNvContentPartPr/>
                          </w14:nvContentPartPr>
                          <w14:xfrm>
                            <a:off x="2201769" y="1751792"/>
                            <a:ext cx="88560" cy="14760"/>
                          </w14:xfrm>
                        </w14:contentPart>
                        <w14:contentPart bwMode="auto" r:id="rId834">
                          <w14:nvContentPartPr>
                            <w14:cNvPr id="316" name="墨迹 316"/>
                            <w14:cNvContentPartPr/>
                          </w14:nvContentPartPr>
                          <w14:xfrm>
                            <a:off x="3667689" y="1802912"/>
                            <a:ext cx="326880" cy="201600"/>
                          </w14:xfrm>
                        </w14:contentPart>
                        <w14:contentPart bwMode="auto" r:id="rId835">
                          <w14:nvContentPartPr>
                            <w14:cNvPr id="324" name="墨迹 324"/>
                            <w14:cNvContentPartPr/>
                          </w14:nvContentPartPr>
                          <w14:xfrm>
                            <a:off x="4075209" y="1901552"/>
                            <a:ext cx="10440" cy="6480"/>
                          </w14:xfrm>
                        </w14:contentPart>
                        <w14:contentPart bwMode="auto" r:id="rId836">
                          <w14:nvContentPartPr>
                            <w14:cNvPr id="325" name="墨迹 325"/>
                            <w14:cNvContentPartPr/>
                          </w14:nvContentPartPr>
                          <w14:xfrm>
                            <a:off x="1672209" y="675392"/>
                            <a:ext cx="17280" cy="135000"/>
                          </w14:xfrm>
                        </w14:contentPart>
                        <w14:contentPart bwMode="auto" r:id="rId837">
                          <w14:nvContentPartPr>
                            <w14:cNvPr id="326" name="墨迹 326"/>
                            <w14:cNvContentPartPr/>
                          </w14:nvContentPartPr>
                          <w14:xfrm>
                            <a:off x="1628649" y="1018832"/>
                            <a:ext cx="32400" cy="584280"/>
                          </w14:xfrm>
                        </w14:contentPart>
                        <w14:contentPart bwMode="auto" r:id="rId838">
                          <w14:nvContentPartPr>
                            <w14:cNvPr id="327" name="墨迹 327"/>
                            <w14:cNvContentPartPr/>
                          </w14:nvContentPartPr>
                          <w14:xfrm>
                            <a:off x="1621809" y="1718672"/>
                            <a:ext cx="360" cy="4680"/>
                          </w14:xfrm>
                        </w14:contentPart>
                        <w14:contentPart bwMode="auto" r:id="rId839">
                          <w14:nvContentPartPr>
                            <w14:cNvPr id="336" name="墨迹 336"/>
                            <w14:cNvContentPartPr/>
                          </w14:nvContentPartPr>
                          <w14:xfrm>
                            <a:off x="3141009" y="1878152"/>
                            <a:ext cx="5400" cy="52920"/>
                          </w14:xfrm>
                        </w14:contentPart>
                        <w14:contentPart bwMode="auto" r:id="rId840">
                          <w14:nvContentPartPr>
                            <w14:cNvPr id="337" name="墨迹 337"/>
                            <w14:cNvContentPartPr/>
                          </w14:nvContentPartPr>
                          <w14:xfrm>
                            <a:off x="3093129" y="1912352"/>
                            <a:ext cx="31680" cy="66600"/>
                          </w14:xfrm>
                        </w14:contentPart>
                        <w14:contentPart bwMode="auto" r:id="rId841">
                          <w14:nvContentPartPr>
                            <w14:cNvPr id="340" name="墨迹 340"/>
                            <w14:cNvContentPartPr/>
                          </w14:nvContentPartPr>
                          <w14:xfrm>
                            <a:off x="2175129" y="1659632"/>
                            <a:ext cx="17280" cy="36720"/>
                          </w14:xfrm>
                        </w14:contentPart>
                        <w14:contentPart bwMode="auto" r:id="rId842">
                          <w14:nvContentPartPr>
                            <w14:cNvPr id="352" name="墨迹 352"/>
                            <w14:cNvContentPartPr/>
                          </w14:nvContentPartPr>
                          <w14:xfrm>
                            <a:off x="1689129" y="697198"/>
                            <a:ext cx="83520" cy="175680"/>
                          </w14:xfrm>
                        </w14:contentPart>
                        <w14:contentPart bwMode="auto" r:id="rId843">
                          <w14:nvContentPartPr>
                            <w14:cNvPr id="410" name="墨迹 410"/>
                            <w14:cNvContentPartPr/>
                          </w14:nvContentPartPr>
                          <w14:xfrm>
                            <a:off x="1892529" y="1151878"/>
                            <a:ext cx="277920" cy="529920"/>
                          </w14:xfrm>
                        </w14:contentPart>
                        <w14:contentPart bwMode="auto" r:id="rId844">
                          <w14:nvContentPartPr>
                            <w14:cNvPr id="411" name="墨迹 411"/>
                            <w14:cNvContentPartPr/>
                          </w14:nvContentPartPr>
                          <w14:xfrm>
                            <a:off x="3097449" y="209038"/>
                            <a:ext cx="140760" cy="184320"/>
                          </w14:xfrm>
                        </w14:contentPart>
                        <w14:contentPart bwMode="auto" r:id="rId845">
                          <w14:nvContentPartPr>
                            <w14:cNvPr id="412" name="墨迹 412"/>
                            <w14:cNvContentPartPr/>
                          </w14:nvContentPartPr>
                          <w14:xfrm>
                            <a:off x="2793969" y="496678"/>
                            <a:ext cx="241200" cy="405000"/>
                          </w14:xfrm>
                        </w14:contentPart>
                        <w14:contentPart bwMode="auto" r:id="rId846">
                          <w14:nvContentPartPr>
                            <w14:cNvPr id="414" name="墨迹 414"/>
                            <w14:cNvContentPartPr/>
                          </w14:nvContentPartPr>
                          <w14:xfrm>
                            <a:off x="2680929" y="991318"/>
                            <a:ext cx="51120" cy="82800"/>
                          </w14:xfrm>
                        </w14:contentPart>
                      </wpc:wpc>
                    </a:graphicData>
                  </a:graphic>
                </wp:inline>
              </w:drawing>
            </mc:Choice>
            <mc:Fallback>
              <w:pict>
                <v:group w14:anchorId="081EA672" id="画布 209" o:spid="_x0000_s1026" editas="canvas" style="width:415.3pt;height:242.25pt;mso-position-horizontal-relative:char;mso-position-vertical-relative:line" coordsize="52743,30765" o:gfxdata="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">
                  <v:shape id="_x0000_s1027" type="#_x0000_t75" style="position:absolute;width:52743;height:30765;visibility:visible;mso-wrap-style:square" filled="t">
                    <v:fill o:detectmouseclick="t"/>
                    <v:path o:connecttype="none"/>
                  </v:shape>
                  <v:shape id="墨迹 210" o:spid="_x0000_s1028" type="#_x0000_t75" style="position:absolute;left:16200;top:6145;width:813;height:1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">
                    <v:imagedata r:id="rId847" o:title=""/>
                  </v:shape>
                  <v:shape id="墨迹 211" o:spid="_x0000_s1029" type="#_x0000_t75" style="position:absolute;left:15206;top:2448;width:598;height:3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">
                    <v:imagedata r:id="rId848" o:title=""/>
                  </v:shape>
                  <v:shape id="墨迹 212" o:spid="_x0000_s1030" type="#_x0000_t75" style="position:absolute;left:15091;top:2268;width:1793;height:2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">
                    <v:imagedata r:id="rId849" o:title=""/>
                  </v:shape>
                  <v:shape id="墨迹 213" o:spid="_x0000_s1031" type="#_x0000_t75" style="position:absolute;left:9133;top:6775;width:7383;height:12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">
                    <v:imagedata r:id="rId850" o:title=""/>
                  </v:shape>
                  <v:shape id="墨迹 215" o:spid="_x0000_s1032" type="#_x0000_t75" style="position:absolute;left:8694;top:18298;width:1083;height:1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">
                    <v:imagedata r:id="rId851" o:title=""/>
                  </v:shape>
                  <v:shape id="墨迹 216" o:spid="_x0000_s1033" type="#_x0000_t75" style="position:absolute;left:8776;top:19875;width:16150;height:3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">
                    <v:imagedata r:id="rId852" o:title=""/>
                  </v:shape>
                  <v:shape id="墨迹 218" o:spid="_x0000_s1034" type="#_x0000_t75" style="position:absolute;left:31742;top:1760;width:825;height: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">
                    <v:imagedata r:id="rId853" o:title=""/>
                  </v:shape>
                  <v:shape id="墨迹 219" o:spid="_x0000_s1035" type="#_x0000_t75" style="position:absolute;left:33843;top:709;width:2837;height:2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">
                    <v:imagedata r:id="rId854" o:title=""/>
                  </v:shape>
                  <v:shape id="墨迹 220" o:spid="_x0000_s1036" type="#_x0000_t75" style="position:absolute;left:35157;top:1090;width:2286;height:1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">
                    <v:imagedata r:id="rId855" o:title=""/>
                  </v:shape>
                  <v:shape id="墨迹 223" o:spid="_x0000_s1037" type="#_x0000_t75" style="position:absolute;left:31604;top:2055;width:727;height: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">
                    <v:imagedata r:id="rId856" o:title=""/>
                  </v:shape>
                  <v:shape id="墨迹 224" o:spid="_x0000_s1038" type="#_x0000_t75" style="position:absolute;left:29368;top:3485;width:1649;height:1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">
                    <v:imagedata r:id="rId857" o:title=""/>
                  </v:shape>
                  <v:shape id="墨迹 225" o:spid="_x0000_s1039" type="#_x0000_t75" style="position:absolute;left:21657;top:2343;width:10321;height:12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">
                    <v:imagedata r:id="rId858" o:title=""/>
                  </v:shape>
                  <v:shape id="墨迹 226" o:spid="_x0000_s1040" type="#_x0000_t75" style="position:absolute;left:21366;top:15228;width:568;height: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">
                    <v:imagedata r:id="rId859" o:title=""/>
                  </v:shape>
                  <v:shape id="墨迹 241" o:spid="_x0000_s1041" type="#_x0000_t75" style="position:absolute;left:20469;top:16178;width:799;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">
                    <v:imagedata r:id="rId860" o:title=""/>
                  </v:shape>
                  <v:shape id="墨迹 248" o:spid="_x0000_s1042" type="#_x0000_t75" style="position:absolute;left:22197;top:20977;width:796;height: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">
                    <v:imagedata r:id="rId861" o:title=""/>
                  </v:shape>
                  <v:shape id="墨迹 250" o:spid="_x0000_s1043" type="#_x0000_t75" style="position:absolute;left:22906;top:21233;width:14674;height:2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">
                    <v:imagedata r:id="rId862" o:title=""/>
                  </v:shape>
                  <v:shape id="墨迹 254" o:spid="_x0000_s1044" type="#_x0000_t75" style="position:absolute;left:32043;top:2293;width:8518;height:19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">
                    <v:imagedata r:id="rId863" o:title=""/>
                  </v:shape>
                  <v:shape id="墨迹 266" o:spid="_x0000_s1045" type="#_x0000_t75" style="position:absolute;left:21837;top:17337;width:1242;height: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">
                    <v:imagedata r:id="rId864" o:title=""/>
                  </v:shape>
                  <v:shape id="墨迹 316" o:spid="_x0000_s1046" type="#_x0000_t75" style="position:absolute;left:36496;top:17849;width:3626;height:2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">
                    <v:imagedata r:id="rId865" o:title=""/>
                  </v:shape>
                  <v:shape id="墨迹 324" o:spid="_x0000_s1047" type="#_x0000_t75" style="position:absolute;left:40565;top:18835;width:474;height: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">
                    <v:imagedata r:id="rId866" o:title=""/>
                  </v:shape>
                  <v:shape id="墨迹 325" o:spid="_x0000_s1048" type="#_x0000_t75" style="position:absolute;left:16542;top:6573;width:529;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">
                    <v:imagedata r:id="rId867" o:title=""/>
                  </v:shape>
                  <v:shape id="墨迹 326" o:spid="_x0000_s1049" type="#_x0000_t75" style="position:absolute;left:16106;top:10008;width:680;height:6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">
                    <v:imagedata r:id="rId868" o:title=""/>
                  </v:shape>
                  <v:shape id="墨迹 327" o:spid="_x0000_s1050" type="#_x0000_t75" style="position:absolute;left:16038;top:17006;width:360;height: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">
                    <v:imagedata r:id="rId869" o:title=""/>
                  </v:shape>
                  <v:shape id="墨迹 336" o:spid="_x0000_s1051" type="#_x0000_t75" style="position:absolute;left:31230;top:18601;width:410;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">
                    <v:imagedata r:id="rId870" o:title=""/>
                  </v:shape>
                  <v:shape id="墨迹 337" o:spid="_x0000_s1052" type="#_x0000_t75" style="position:absolute;left:30751;top:18943;width:673;height:1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">
                    <v:imagedata r:id="rId871" o:title=""/>
                  </v:shape>
                  <v:shape id="墨迹 340" o:spid="_x0000_s1053" type="#_x0000_t75" style="position:absolute;left:21571;top:16416;width:529;height: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">
                    <v:imagedata r:id="rId872" o:title=""/>
                  </v:shape>
                  <v:shape id="墨迹 352" o:spid="_x0000_s1054" type="#_x0000_t75" style="position:absolute;left:16711;top:6791;width:1191;height:2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">
                    <v:imagedata r:id="rId873" o:title=""/>
                  </v:shape>
                  <v:shape id="墨迹 410" o:spid="_x0000_s1055" type="#_x0000_t75" style="position:absolute;left:18745;top:11338;width:3135;height:5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">
                    <v:imagedata r:id="rId874" o:title=""/>
                  </v:shape>
                  <v:shape id="墨迹 411" o:spid="_x0000_s1056" type="#_x0000_t75" style="position:absolute;left:30794;top:1910;width:1764;height:2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">
                    <v:imagedata r:id="rId875" o:title=""/>
                  </v:shape>
                  <v:shape id="墨迹 412" o:spid="_x0000_s1057" type="#_x0000_t75" style="position:absolute;left:27759;top:4786;width:2769;height:4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">
                    <v:imagedata r:id="rId876" o:title=""/>
                  </v:shape>
                  <v:shape id="墨迹 414" o:spid="_x0000_s1058" type="#_x0000_t75" style="position:absolute;left:26629;top:9733;width:867;height:1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">
                    <v:imagedata r:id="rId877" o:title=""/>
                  </v:shape>
                  <w10:anchorlock/>
                </v:group>
              </w:pict>
            </mc:Fallback>
          </mc:AlternateContent>
        </w:r>
      </w:del>
    </w:p>
    <w:p w14:paraId="0C596B81" w14:textId="5D4B1636" w:rsidR="004F2251" w:rsidRDefault="004A2814" w:rsidP="008C26A1">
      <w:pPr>
        <w:ind w:firstLineChars="62" w:firstLine="198"/>
      </w:pPr>
      <w:r>
        <w:rPr>
          <w:rFonts w:hint="eastAsia"/>
        </w:rPr>
        <w:t>由于</w:t>
      </w:r>
      <w:r>
        <w:rPr>
          <w:rFonts w:hint="eastAsia"/>
        </w:rPr>
        <w:t>R</w:t>
      </w:r>
      <w:r>
        <w:rPr>
          <w:rFonts w:hint="eastAsia"/>
        </w:rPr>
        <w:t>在两个支撑圆锥的交叉部分，注意到两个支撑圆锥的高所在的共同平面为交叉部分的对称轴，我们将</w:t>
      </w:r>
      <w:r>
        <w:rPr>
          <w:rFonts w:hint="eastAsia"/>
        </w:rPr>
        <w:t>R</w:t>
      </w:r>
      <w:r>
        <w:rPr>
          <w:rFonts w:hint="eastAsia"/>
        </w:rPr>
        <w:t>投影到这个平面上得到的</w:t>
      </w:r>
      <w:r>
        <w:rPr>
          <w:rFonts w:hint="eastAsia"/>
        </w:rPr>
        <w:t>R</w:t>
      </w:r>
      <w:r>
        <w:t>’</w:t>
      </w:r>
      <w:r>
        <w:rPr>
          <w:rFonts w:hint="eastAsia"/>
        </w:rPr>
        <w:t>必然也在交叉部分之内，从而我们由支撑圆锥的定义可以知道，</w:t>
      </w:r>
      <w:r>
        <w:rPr>
          <w:rFonts w:hint="eastAsia"/>
        </w:rPr>
        <w:t>PR</w:t>
      </w:r>
      <w:r>
        <w:t>’</w:t>
      </w:r>
      <w:r>
        <w:rPr>
          <w:rFonts w:hint="eastAsia"/>
        </w:rPr>
        <w:t>，</w:t>
      </w:r>
      <w:r>
        <w:rPr>
          <w:rFonts w:hint="eastAsia"/>
        </w:rPr>
        <w:t>P</w:t>
      </w:r>
      <w:r>
        <w:t>Q’</w:t>
      </w:r>
      <w:r>
        <w:rPr>
          <w:rFonts w:hint="eastAsia"/>
        </w:rPr>
        <w:t>都是支撑线段；</w:t>
      </w:r>
    </w:p>
    <w:p w14:paraId="24A0057D" w14:textId="6F0F60EE" w:rsidR="004A2814" w:rsidRDefault="004A2814" w:rsidP="008C26A1">
      <w:pPr>
        <w:ind w:firstLineChars="62" w:firstLine="198"/>
      </w:pPr>
      <w:r>
        <w:rPr>
          <w:rFonts w:hint="eastAsia"/>
        </w:rPr>
        <w:t>我们再证明，这种平移可以使得方案变得更优；</w:t>
      </w:r>
    </w:p>
    <w:p w14:paraId="3C068ABD" w14:textId="63961477" w:rsidR="004A2814" w:rsidRDefault="004A2814" w:rsidP="008C26A1">
      <w:pPr>
        <w:ind w:firstLineChars="62" w:firstLine="198"/>
      </w:pPr>
      <w:r>
        <w:rPr>
          <w:rFonts w:hint="eastAsia"/>
        </w:rPr>
        <w:t>事实上由</w:t>
      </w:r>
      <w:r w:rsidR="00EB11E6">
        <w:rPr>
          <w:rFonts w:hint="eastAsia"/>
        </w:rPr>
        <w:t>直角三角形内斜边大于直角边，注意到</w:t>
      </w:r>
      <w:r w:rsidR="00EB11E6">
        <w:rPr>
          <w:rFonts w:hint="eastAsia"/>
        </w:rPr>
        <w:t>RR</w:t>
      </w:r>
      <w:r w:rsidR="00EB11E6">
        <w:t>’</w:t>
      </w:r>
      <w:r w:rsidR="00EB11E6">
        <w:rPr>
          <w:rFonts w:hint="eastAsia"/>
        </w:rPr>
        <w:t>垂直于对称平面，所以三角形</w:t>
      </w:r>
      <w:r w:rsidR="00EB11E6">
        <w:rPr>
          <w:rFonts w:hint="eastAsia"/>
        </w:rPr>
        <w:t>RR</w:t>
      </w:r>
      <w:r w:rsidR="00EB11E6">
        <w:t>’</w:t>
      </w:r>
      <w:r w:rsidR="00EB11E6">
        <w:rPr>
          <w:rFonts w:hint="eastAsia"/>
        </w:rPr>
        <w:t>P</w:t>
      </w:r>
      <w:r w:rsidR="00EB11E6">
        <w:rPr>
          <w:rFonts w:hint="eastAsia"/>
        </w:rPr>
        <w:t>和</w:t>
      </w:r>
      <w:r w:rsidR="00EB11E6">
        <w:rPr>
          <w:rFonts w:hint="eastAsia"/>
        </w:rPr>
        <w:t>RR</w:t>
      </w:r>
      <w:r w:rsidR="00EB11E6">
        <w:t>’</w:t>
      </w:r>
      <w:r w:rsidR="00EB11E6">
        <w:rPr>
          <w:rFonts w:hint="eastAsia"/>
        </w:rPr>
        <w:t>Q</w:t>
      </w:r>
      <w:r w:rsidR="00EB11E6">
        <w:rPr>
          <w:rFonts w:hint="eastAsia"/>
        </w:rPr>
        <w:t>都是直角三角形，</w:t>
      </w:r>
      <w:r w:rsidR="00EB11E6">
        <w:rPr>
          <w:rFonts w:hint="eastAsia"/>
        </w:rPr>
        <w:lastRenderedPageBreak/>
        <w:t>同时我们得到：</w:t>
      </w:r>
    </w:p>
    <w:p w14:paraId="0F9C1158" w14:textId="3915B6B7" w:rsidR="00EB11E6" w:rsidRDefault="00EB11E6" w:rsidP="008C26A1">
      <w:pPr>
        <w:ind w:firstLineChars="62" w:firstLine="198"/>
      </w:pPr>
      <w:r>
        <w:rPr>
          <w:rFonts w:hint="eastAsia"/>
        </w:rPr>
        <w:t xml:space="preserve"> </w:t>
      </w:r>
      <w:r>
        <w:t xml:space="preserve">  PR’&lt;PR</w:t>
      </w:r>
      <w:r>
        <w:rPr>
          <w:rFonts w:hint="eastAsia"/>
        </w:rPr>
        <w:t>；</w:t>
      </w:r>
      <w:r>
        <w:t xml:space="preserve"> QR’&lt;QR</w:t>
      </w:r>
    </w:p>
    <w:p w14:paraId="757003BD" w14:textId="702DA346" w:rsidR="00EB11E6" w:rsidRDefault="00EB11E6" w:rsidP="008C26A1">
      <w:pPr>
        <w:ind w:firstLineChars="62" w:firstLine="198"/>
      </w:pPr>
      <w:r>
        <w:rPr>
          <w:rFonts w:hint="eastAsia"/>
        </w:rPr>
        <w:t>从而此时得到的方案，支撑线段的总长度减少了（此处注意到</w:t>
      </w:r>
      <w:r>
        <w:rPr>
          <w:rFonts w:hint="eastAsia"/>
        </w:rPr>
        <w:t>R</w:t>
      </w:r>
      <w:r>
        <w:rPr>
          <w:rFonts w:hint="eastAsia"/>
        </w:rPr>
        <w:t>以下的支撑线段还是垂直于地面的支撑线段，从而长度仍然是</w:t>
      </w:r>
      <w:r>
        <w:rPr>
          <w:rFonts w:hint="eastAsia"/>
        </w:rPr>
        <w:t>R</w:t>
      </w:r>
      <w:r>
        <w:rPr>
          <w:rFonts w:hint="eastAsia"/>
        </w:rPr>
        <w:t>的纵坐标，这是由两个高所在平面垂直于地面保证的）从而原来包含</w:t>
      </w:r>
      <w:r>
        <w:rPr>
          <w:rFonts w:hint="eastAsia"/>
        </w:rPr>
        <w:t>R</w:t>
      </w:r>
      <w:r>
        <w:rPr>
          <w:rFonts w:hint="eastAsia"/>
        </w:rPr>
        <w:t>的方案不是最优方案，也就是说：</w:t>
      </w:r>
    </w:p>
    <w:p w14:paraId="21DDAB7E" w14:textId="09181B33" w:rsidR="00EB11E6" w:rsidRDefault="00EB11E6" w:rsidP="008C26A1">
      <w:pPr>
        <w:ind w:firstLineChars="62" w:firstLine="198"/>
      </w:pPr>
      <w:r>
        <w:rPr>
          <w:rFonts w:hint="eastAsia"/>
        </w:rPr>
        <w:t>如果包含</w:t>
      </w:r>
      <w:r>
        <w:rPr>
          <w:rFonts w:hint="eastAsia"/>
        </w:rPr>
        <w:t>R</w:t>
      </w:r>
      <w:r>
        <w:rPr>
          <w:rFonts w:hint="eastAsia"/>
        </w:rPr>
        <w:t>的支撑方案是最优方案，那么</w:t>
      </w:r>
      <w:r>
        <w:rPr>
          <w:rFonts w:hint="eastAsia"/>
        </w:rPr>
        <w:t>R</w:t>
      </w:r>
      <w:r>
        <w:rPr>
          <w:rFonts w:hint="eastAsia"/>
        </w:rPr>
        <w:t>一定会在两个支撑圆锥的高的公共平面上；</w:t>
      </w:r>
    </w:p>
    <w:p w14:paraId="61A1659C" w14:textId="1BFB7B3D" w:rsidR="006E5A6C" w:rsidRPr="006E5A6C" w:rsidRDefault="00EB11E6" w:rsidP="004703B8">
      <w:pPr>
        <w:ind w:firstLineChars="62" w:firstLine="198"/>
      </w:pPr>
      <w:r>
        <w:rPr>
          <w:rFonts w:hint="eastAsia"/>
        </w:rPr>
        <w:t>第二方面我们</w:t>
      </w:r>
      <w:r w:rsidR="000404FE">
        <w:rPr>
          <w:rFonts w:hint="eastAsia"/>
        </w:rPr>
        <w:t>考虑到定理四的存在</w:t>
      </w:r>
      <w:r w:rsidR="00FF5FC9">
        <w:rPr>
          <w:rFonts w:hint="eastAsia"/>
        </w:rPr>
        <w:t>，所以可以根据定理四来确定所需要的最好的方案，所输出的答案可以由所给的定理四的推论得出；</w:t>
      </w:r>
    </w:p>
    <w:p w14:paraId="1D98907B" w14:textId="34C5B8CD" w:rsidR="008C26A1" w:rsidRPr="008C26A1" w:rsidRDefault="00063E6E" w:rsidP="000A3066">
      <w:pPr>
        <w:ind w:firstLineChars="62" w:firstLine="198"/>
      </w:pPr>
      <w:r>
        <w:rPr>
          <w:rFonts w:hint="eastAsia"/>
        </w:rPr>
        <w:t xml:space="preserve"> </w:t>
      </w:r>
    </w:p>
    <w:p w14:paraId="636A48D0" w14:textId="1206EB6F" w:rsidR="005E39FE" w:rsidRDefault="005E39FE" w:rsidP="005E39FE">
      <w:pPr>
        <w:shd w:val="clear" w:color="auto" w:fill="00FFFF"/>
        <w:ind w:firstLine="640"/>
      </w:pPr>
      <w:r>
        <w:rPr>
          <w:rFonts w:hint="eastAsia"/>
        </w:rPr>
        <w:t>贡献认定</w:t>
      </w:r>
      <w:r>
        <w:rPr>
          <w:rFonts w:hint="eastAsia"/>
        </w:rPr>
        <w:t>:</w:t>
      </w:r>
      <w:r w:rsidRPr="008E6416">
        <w:rPr>
          <w:rFonts w:hint="eastAsia"/>
        </w:rPr>
        <w:t xml:space="preserve"> </w:t>
      </w:r>
      <w:r>
        <w:rPr>
          <w:rFonts w:hint="eastAsia"/>
        </w:rPr>
        <w:t>由</w:t>
      </w:r>
      <w:r w:rsidR="00461AC9">
        <w:rPr>
          <w:rFonts w:hint="eastAsia"/>
        </w:rPr>
        <w:t>周海刚</w:t>
      </w:r>
      <w:r>
        <w:rPr>
          <w:rFonts w:hint="eastAsia"/>
        </w:rPr>
        <w:t>提供</w:t>
      </w:r>
      <w:r w:rsidRPr="007D37AE">
        <w:rPr>
          <w:rFonts w:hint="eastAsia"/>
        </w:rPr>
        <w:t>。</w:t>
      </w:r>
    </w:p>
    <w:p w14:paraId="7F784D9E" w14:textId="77777777" w:rsidR="005E39FE" w:rsidRDefault="005E39FE" w:rsidP="00231DCC">
      <w:pPr>
        <w:ind w:firstLine="640"/>
        <w:rPr>
          <w:szCs w:val="21"/>
        </w:rPr>
      </w:pPr>
    </w:p>
    <w:p w14:paraId="4546A27B" w14:textId="77777777" w:rsidR="00F438AF" w:rsidRPr="00977623" w:rsidRDefault="00F438AF" w:rsidP="00F438AF">
      <w:pPr>
        <w:pStyle w:val="4"/>
        <w:ind w:left="643" w:hanging="643"/>
      </w:pPr>
      <w:r>
        <w:rPr>
          <w:rFonts w:hint="eastAsia"/>
        </w:rPr>
        <w:t>算法</w:t>
      </w:r>
      <w:r w:rsidR="000A2F79">
        <w:rPr>
          <w:rFonts w:hint="eastAsia"/>
        </w:rPr>
        <w:t>复杂度</w:t>
      </w:r>
      <w:r>
        <w:rPr>
          <w:rFonts w:hint="eastAsia"/>
        </w:rPr>
        <w:t>分析</w:t>
      </w:r>
    </w:p>
    <w:p w14:paraId="41D41ABB" w14:textId="77777777" w:rsidR="00F438AF" w:rsidRDefault="00F438AF" w:rsidP="00F438AF">
      <w:pPr>
        <w:ind w:firstLine="640"/>
      </w:pPr>
      <w:r>
        <w:rPr>
          <w:rFonts w:hint="eastAsia"/>
        </w:rPr>
        <w:t>结论部分：</w:t>
      </w:r>
      <w:r>
        <w:rPr>
          <w:rFonts w:hint="eastAsia"/>
        </w:rPr>
        <w:t xml:space="preserve"> x</w:t>
      </w:r>
      <w:r>
        <w:rPr>
          <w:rFonts w:hint="eastAsia"/>
        </w:rPr>
        <w:t>。</w:t>
      </w:r>
    </w:p>
    <w:p w14:paraId="01124DCE" w14:textId="77777777" w:rsidR="00F438AF" w:rsidRDefault="00F438AF" w:rsidP="00F438AF">
      <w:pPr>
        <w:shd w:val="clear" w:color="auto" w:fill="00FFFF"/>
        <w:ind w:firstLine="640"/>
      </w:pPr>
      <w:r>
        <w:rPr>
          <w:rFonts w:hint="eastAsia"/>
        </w:rPr>
        <w:t>贡献认定</w:t>
      </w:r>
      <w:r>
        <w:rPr>
          <w:rFonts w:hint="eastAsia"/>
        </w:rPr>
        <w:t xml:space="preserve">: </w:t>
      </w:r>
      <w:r>
        <w:rPr>
          <w:rFonts w:hint="eastAsia"/>
        </w:rPr>
        <w:t>由</w:t>
      </w:r>
      <w:r>
        <w:rPr>
          <w:rFonts w:hint="eastAsia"/>
        </w:rPr>
        <w:t>x</w:t>
      </w:r>
      <w:r>
        <w:rPr>
          <w:rFonts w:hint="eastAsia"/>
        </w:rPr>
        <w:t>提供</w:t>
      </w:r>
      <w:r w:rsidRPr="007D37AE">
        <w:rPr>
          <w:rFonts w:hint="eastAsia"/>
        </w:rPr>
        <w:t>。</w:t>
      </w:r>
    </w:p>
    <w:p w14:paraId="363F9175" w14:textId="77777777" w:rsidR="00F438AF" w:rsidRDefault="00F438AF" w:rsidP="00F438AF">
      <w:pPr>
        <w:ind w:firstLine="640"/>
      </w:pPr>
      <w:r>
        <w:rPr>
          <w:rFonts w:hint="eastAsia"/>
        </w:rPr>
        <w:t>证明部分：</w:t>
      </w:r>
      <w:r>
        <w:rPr>
          <w:rFonts w:hint="eastAsia"/>
        </w:rPr>
        <w:t xml:space="preserve"> x</w:t>
      </w:r>
      <w:r>
        <w:rPr>
          <w:rFonts w:hint="eastAsia"/>
        </w:rPr>
        <w:t>。</w:t>
      </w:r>
    </w:p>
    <w:p w14:paraId="3FBC0322" w14:textId="77777777" w:rsidR="00F438AF" w:rsidRDefault="00F438AF" w:rsidP="00F438AF">
      <w:pPr>
        <w:shd w:val="clear" w:color="auto" w:fill="00FFFF"/>
        <w:ind w:firstLine="640"/>
      </w:pPr>
      <w:r>
        <w:rPr>
          <w:rFonts w:hint="eastAsia"/>
        </w:rPr>
        <w:t>贡献认定</w:t>
      </w:r>
      <w:r>
        <w:rPr>
          <w:rFonts w:hint="eastAsia"/>
        </w:rPr>
        <w:t>:</w:t>
      </w:r>
      <w:r w:rsidRPr="008E6416">
        <w:rPr>
          <w:rFonts w:hint="eastAsia"/>
        </w:rPr>
        <w:t xml:space="preserve"> </w:t>
      </w:r>
      <w:r>
        <w:rPr>
          <w:rFonts w:hint="eastAsia"/>
        </w:rPr>
        <w:t>由</w:t>
      </w:r>
      <w:r>
        <w:rPr>
          <w:rFonts w:hint="eastAsia"/>
        </w:rPr>
        <w:t>x</w:t>
      </w:r>
      <w:r>
        <w:rPr>
          <w:rFonts w:hint="eastAsia"/>
        </w:rPr>
        <w:t>提供</w:t>
      </w:r>
      <w:r w:rsidRPr="007D37AE">
        <w:rPr>
          <w:rFonts w:hint="eastAsia"/>
        </w:rPr>
        <w:t>。</w:t>
      </w:r>
    </w:p>
    <w:p w14:paraId="2AD0F530" w14:textId="77777777" w:rsidR="00F438AF" w:rsidRPr="00EF77FB" w:rsidRDefault="00F438AF" w:rsidP="00F438AF">
      <w:pPr>
        <w:ind w:firstLine="640"/>
        <w:rPr>
          <w:szCs w:val="21"/>
        </w:rPr>
      </w:pPr>
    </w:p>
    <w:p w14:paraId="2D5AF101" w14:textId="77777777" w:rsidR="00B33135" w:rsidRPr="00977623" w:rsidRDefault="00B33135" w:rsidP="00B33135">
      <w:pPr>
        <w:pStyle w:val="4"/>
        <w:ind w:left="643" w:hanging="643"/>
      </w:pPr>
      <w:r>
        <w:rPr>
          <w:rFonts w:hint="eastAsia"/>
        </w:rPr>
        <w:t>算法</w:t>
      </w:r>
      <w:r w:rsidRPr="00B33135">
        <w:rPr>
          <w:rFonts w:hint="eastAsia"/>
        </w:rPr>
        <w:t>理论验证</w:t>
      </w:r>
    </w:p>
    <w:p w14:paraId="14DC808B" w14:textId="783BB7B7" w:rsidR="00B33135" w:rsidRDefault="00B33135" w:rsidP="00B33135">
      <w:pPr>
        <w:ind w:firstLine="640"/>
      </w:pPr>
      <w:r>
        <w:rPr>
          <w:rFonts w:hint="eastAsia"/>
        </w:rPr>
        <w:t>结论部分：</w:t>
      </w:r>
      <w:r>
        <w:rPr>
          <w:rFonts w:hint="eastAsia"/>
        </w:rPr>
        <w:t xml:space="preserve"> </w:t>
      </w:r>
      <w:r w:rsidR="000B03A0">
        <w:rPr>
          <w:rFonts w:hint="eastAsia"/>
        </w:rPr>
        <w:t>上述算法得出来的支撑方案确实符合“支撑</w:t>
      </w:r>
      <w:r w:rsidR="000B03A0">
        <w:rPr>
          <w:rFonts w:hint="eastAsia"/>
        </w:rPr>
        <w:lastRenderedPageBreak/>
        <w:t>角度”的限制</w:t>
      </w:r>
      <w:r w:rsidR="00782A9C">
        <w:rPr>
          <w:rFonts w:hint="eastAsia"/>
        </w:rPr>
        <w:t>。</w:t>
      </w:r>
    </w:p>
    <w:p w14:paraId="6A3C0B6B" w14:textId="6617AE24" w:rsidR="00B33135" w:rsidRDefault="00B33135" w:rsidP="00B33135">
      <w:pPr>
        <w:shd w:val="clear" w:color="auto" w:fill="00FFFF"/>
        <w:ind w:firstLine="640"/>
      </w:pPr>
      <w:r>
        <w:rPr>
          <w:rFonts w:hint="eastAsia"/>
        </w:rPr>
        <w:t>贡献认定</w:t>
      </w:r>
      <w:r>
        <w:rPr>
          <w:rFonts w:hint="eastAsia"/>
        </w:rPr>
        <w:t xml:space="preserve">: </w:t>
      </w:r>
      <w:r>
        <w:rPr>
          <w:rFonts w:hint="eastAsia"/>
        </w:rPr>
        <w:t>由</w:t>
      </w:r>
      <w:r w:rsidR="00782A9C">
        <w:rPr>
          <w:rFonts w:hint="eastAsia"/>
        </w:rPr>
        <w:t>周海刚</w:t>
      </w:r>
      <w:r>
        <w:rPr>
          <w:rFonts w:hint="eastAsia"/>
        </w:rPr>
        <w:t>提供</w:t>
      </w:r>
      <w:r w:rsidRPr="007D37AE">
        <w:rPr>
          <w:rFonts w:hint="eastAsia"/>
        </w:rPr>
        <w:t>。</w:t>
      </w:r>
    </w:p>
    <w:p w14:paraId="1C8EE72F" w14:textId="22D3514C" w:rsidR="00B33135" w:rsidRDefault="00B33135" w:rsidP="00B33135">
      <w:pPr>
        <w:ind w:firstLine="640"/>
      </w:pPr>
      <w:r>
        <w:rPr>
          <w:rFonts w:hint="eastAsia"/>
        </w:rPr>
        <w:t>证明部分：</w:t>
      </w:r>
      <w:r>
        <w:rPr>
          <w:rFonts w:hint="eastAsia"/>
        </w:rPr>
        <w:t xml:space="preserve"> </w:t>
      </w:r>
      <w:r w:rsidR="00596171">
        <w:rPr>
          <w:rFonts w:hint="eastAsia"/>
        </w:rPr>
        <w:t>分</w:t>
      </w:r>
      <w:r w:rsidR="000A3066">
        <w:rPr>
          <w:rFonts w:hint="eastAsia"/>
        </w:rPr>
        <w:t>两</w:t>
      </w:r>
      <w:r w:rsidR="00596171">
        <w:rPr>
          <w:rFonts w:hint="eastAsia"/>
        </w:rPr>
        <w:t>种情况进行讨论：</w:t>
      </w:r>
    </w:p>
    <w:p w14:paraId="3126496C" w14:textId="19AF3C40" w:rsidR="00596171" w:rsidRDefault="00596171" w:rsidP="00B33135">
      <w:pPr>
        <w:ind w:firstLine="640"/>
      </w:pPr>
      <w:r>
        <w:rPr>
          <w:rFonts w:hint="eastAsia"/>
        </w:rPr>
        <w:t>第一种：两个点的支撑圆锥并不相交</w:t>
      </w:r>
    </w:p>
    <w:p w14:paraId="75E6D14A" w14:textId="7ABD71DF" w:rsidR="003450B5" w:rsidRDefault="00596171" w:rsidP="003450B5">
      <w:pPr>
        <w:ind w:firstLine="640"/>
      </w:pPr>
      <w:r>
        <w:rPr>
          <w:rFonts w:hint="eastAsia"/>
        </w:rPr>
        <w:t>此时</w:t>
      </w:r>
      <w:r w:rsidR="008362A9">
        <w:rPr>
          <w:rFonts w:hint="eastAsia"/>
        </w:rPr>
        <w:t>得到的</w:t>
      </w:r>
      <w:r w:rsidR="00C138E8">
        <w:rPr>
          <w:rFonts w:hint="eastAsia"/>
        </w:rPr>
        <w:t>支撑方案为垂直的“柱子方案”，和竖直方向的夹角为</w:t>
      </w:r>
      <w:r w:rsidR="00C138E8">
        <w:rPr>
          <w:rFonts w:hint="eastAsia"/>
        </w:rPr>
        <w:t>0</w:t>
      </w:r>
      <w:r w:rsidR="00C138E8">
        <w:rPr>
          <w:rFonts w:hint="eastAsia"/>
        </w:rPr>
        <w:t>，从而是支撑线段</w:t>
      </w:r>
      <w:r w:rsidR="003450B5">
        <w:rPr>
          <w:rFonts w:hint="eastAsia"/>
        </w:rPr>
        <w:t>；</w:t>
      </w:r>
    </w:p>
    <w:p w14:paraId="602456D8" w14:textId="716C8CEB" w:rsidR="00C138E8" w:rsidRDefault="00C138E8" w:rsidP="00B33135">
      <w:pPr>
        <w:ind w:firstLine="640"/>
      </w:pPr>
      <w:r>
        <w:rPr>
          <w:rFonts w:hint="eastAsia"/>
        </w:rPr>
        <w:t>第二种：两个点的支撑圆锥</w:t>
      </w:r>
      <w:r w:rsidR="00B03D77">
        <w:rPr>
          <w:rFonts w:hint="eastAsia"/>
        </w:rPr>
        <w:t>相交</w:t>
      </w:r>
      <w:r w:rsidR="003450B5">
        <w:rPr>
          <w:rFonts w:hint="eastAsia"/>
        </w:rPr>
        <w:t>或外切</w:t>
      </w:r>
    </w:p>
    <w:p w14:paraId="656C90DA" w14:textId="6E8EB429" w:rsidR="003450B5" w:rsidRDefault="003450B5" w:rsidP="00B33135">
      <w:pPr>
        <w:ind w:firstLine="640"/>
      </w:pPr>
      <w:r>
        <w:rPr>
          <w:rFonts w:hint="eastAsia"/>
        </w:rPr>
        <w:t>此时得到的方案为“</w:t>
      </w:r>
      <w:r>
        <w:rPr>
          <w:rFonts w:hint="eastAsia"/>
        </w:rPr>
        <w:t>Y</w:t>
      </w:r>
      <w:r>
        <w:rPr>
          <w:rFonts w:hint="eastAsia"/>
        </w:rPr>
        <w:t>字形方案”</w:t>
      </w:r>
      <w:r w:rsidR="00F94B5F">
        <w:rPr>
          <w:rFonts w:hint="eastAsia"/>
        </w:rPr>
        <w:t>或者“柱子方案”，后者由之前的知道符合要求，我们考虑前者：</w:t>
      </w:r>
      <w:r>
        <w:rPr>
          <w:rFonts w:hint="eastAsia"/>
        </w:rPr>
        <w:t>其中“</w:t>
      </w:r>
      <w:r>
        <w:rPr>
          <w:rFonts w:hint="eastAsia"/>
        </w:rPr>
        <w:t>Y</w:t>
      </w:r>
      <w:r>
        <w:rPr>
          <w:rFonts w:hint="eastAsia"/>
        </w:rPr>
        <w:t>”的上面两条边由于是支撑圆锥的两条母线上的一部分，故和竖直方向的倾角为</w:t>
      </w:r>
      <w:r>
        <w:rPr>
          <w:rFonts w:hint="eastAsia"/>
        </w:rPr>
        <w:t>a</w:t>
      </w:r>
      <w:r>
        <w:rPr>
          <w:rFonts w:hint="eastAsia"/>
        </w:rPr>
        <w:t>，符合支撑线段的要求；下部分为竖直的线段，自然也是支撑线段；</w:t>
      </w:r>
    </w:p>
    <w:p w14:paraId="1B212BF3" w14:textId="1E5C2EF7" w:rsidR="003450B5" w:rsidRDefault="003450B5" w:rsidP="000A3066">
      <w:pPr>
        <w:ind w:firstLine="640"/>
      </w:pPr>
    </w:p>
    <w:p w14:paraId="3147AB59" w14:textId="2B002F74" w:rsidR="00B33135" w:rsidRDefault="00B33135" w:rsidP="00B33135">
      <w:pPr>
        <w:shd w:val="clear" w:color="auto" w:fill="00FFFF"/>
        <w:ind w:firstLine="640"/>
      </w:pPr>
      <w:r>
        <w:rPr>
          <w:rFonts w:hint="eastAsia"/>
        </w:rPr>
        <w:t>贡献认定</w:t>
      </w:r>
      <w:r>
        <w:rPr>
          <w:rFonts w:hint="eastAsia"/>
        </w:rPr>
        <w:t>:</w:t>
      </w:r>
      <w:r w:rsidRPr="008E6416">
        <w:rPr>
          <w:rFonts w:hint="eastAsia"/>
        </w:rPr>
        <w:t xml:space="preserve"> </w:t>
      </w:r>
      <w:r>
        <w:rPr>
          <w:rFonts w:hint="eastAsia"/>
        </w:rPr>
        <w:t>由</w:t>
      </w:r>
      <w:r w:rsidR="003450B5">
        <w:rPr>
          <w:rFonts w:hint="eastAsia"/>
        </w:rPr>
        <w:t>周海刚</w:t>
      </w:r>
      <w:r>
        <w:rPr>
          <w:rFonts w:hint="eastAsia"/>
        </w:rPr>
        <w:t>提供</w:t>
      </w:r>
      <w:r w:rsidRPr="007D37AE">
        <w:rPr>
          <w:rFonts w:hint="eastAsia"/>
        </w:rPr>
        <w:t>。</w:t>
      </w:r>
    </w:p>
    <w:p w14:paraId="258554CB" w14:textId="77777777" w:rsidR="00B33135" w:rsidRPr="00EF77FB" w:rsidRDefault="00B33135" w:rsidP="00B33135">
      <w:pPr>
        <w:ind w:firstLine="640"/>
        <w:rPr>
          <w:szCs w:val="21"/>
        </w:rPr>
      </w:pPr>
    </w:p>
    <w:p w14:paraId="302B71EA" w14:textId="77777777" w:rsidR="009B7B95" w:rsidRPr="00091D09" w:rsidRDefault="009B7B95" w:rsidP="009B7B95">
      <w:pPr>
        <w:ind w:firstLine="640"/>
        <w:rPr>
          <w:rFonts w:ascii="仿宋" w:eastAsia="仿宋" w:hAnsi="仿宋"/>
          <w:szCs w:val="32"/>
        </w:rPr>
      </w:pPr>
      <w:r w:rsidRPr="00091D09">
        <w:rPr>
          <w:rFonts w:ascii="仿宋" w:eastAsia="仿宋" w:hAnsi="仿宋" w:hint="eastAsia"/>
          <w:szCs w:val="32"/>
        </w:rPr>
        <w:t>算法使用</w:t>
      </w:r>
      <w:r w:rsidRPr="00091D09">
        <w:rPr>
          <w:rFonts w:ascii="仿宋" w:eastAsia="仿宋" w:hAnsi="仿宋"/>
          <w:szCs w:val="32"/>
        </w:rPr>
        <w:t>Python3</w:t>
      </w:r>
      <w:r w:rsidRPr="00091D09">
        <w:rPr>
          <w:rFonts w:ascii="仿宋" w:eastAsia="仿宋" w:hAnsi="仿宋" w:hint="eastAsia"/>
          <w:szCs w:val="32"/>
        </w:rPr>
        <w:t>实现，在</w:t>
      </w:r>
      <w:r w:rsidRPr="00091D09">
        <w:rPr>
          <w:rFonts w:ascii="仿宋" w:eastAsia="仿宋" w:hAnsi="仿宋"/>
          <w:szCs w:val="32"/>
        </w:rPr>
        <w:t>Python 3.7.3</w:t>
      </w:r>
      <w:r w:rsidRPr="00091D09">
        <w:rPr>
          <w:rFonts w:ascii="仿宋" w:eastAsia="仿宋" w:hAnsi="仿宋" w:hint="eastAsia"/>
          <w:szCs w:val="32"/>
        </w:rPr>
        <w:t>环境下运行。</w:t>
      </w:r>
    </w:p>
    <w:p w14:paraId="0DBDE69E"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import math</w:t>
      </w:r>
    </w:p>
    <w:p w14:paraId="4944EF40"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p>
    <w:p w14:paraId="749B3866"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 xml:space="preserve">def </w:t>
      </w:r>
      <w:proofErr w:type="spellStart"/>
      <w:r w:rsidRPr="00091D09">
        <w:rPr>
          <w:rFonts w:ascii="仿宋" w:eastAsia="仿宋" w:hAnsi="仿宋" w:cs="Helvetica"/>
          <w:kern w:val="0"/>
          <w:szCs w:val="32"/>
        </w:rPr>
        <w:t>two_length</w:t>
      </w:r>
      <w:proofErr w:type="spellEnd"/>
      <w:r w:rsidRPr="00091D09">
        <w:rPr>
          <w:rFonts w:ascii="仿宋" w:eastAsia="仿宋" w:hAnsi="仿宋" w:cs="Helvetica"/>
          <w:kern w:val="0"/>
          <w:szCs w:val="32"/>
        </w:rPr>
        <w:t>(a1,b1,c1,a2,b2,c2):</w:t>
      </w:r>
    </w:p>
    <w:p w14:paraId="01CF8C35"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t>return round(</w:t>
      </w:r>
      <w:proofErr w:type="spellStart"/>
      <w:r w:rsidRPr="00091D09">
        <w:rPr>
          <w:rFonts w:ascii="仿宋" w:eastAsia="仿宋" w:hAnsi="仿宋" w:cs="Helvetica"/>
          <w:kern w:val="0"/>
          <w:szCs w:val="32"/>
        </w:rPr>
        <w:t>math.sqrt</w:t>
      </w:r>
      <w:proofErr w:type="spellEnd"/>
      <w:r w:rsidRPr="00091D09">
        <w:rPr>
          <w:rFonts w:ascii="仿宋" w:eastAsia="仿宋" w:hAnsi="仿宋" w:cs="Helvetica"/>
          <w:kern w:val="0"/>
          <w:szCs w:val="32"/>
        </w:rPr>
        <w:t>((a1-a2)**2+(b1-b2)**2+(c1-c2)**2),3)</w:t>
      </w:r>
    </w:p>
    <w:p w14:paraId="12427724"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p>
    <w:p w14:paraId="1AE1682A"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lastRenderedPageBreak/>
        <w:t xml:space="preserve">def </w:t>
      </w:r>
      <w:proofErr w:type="spellStart"/>
      <w:r w:rsidRPr="00091D09">
        <w:rPr>
          <w:rFonts w:ascii="仿宋" w:eastAsia="仿宋" w:hAnsi="仿宋" w:cs="Helvetica"/>
          <w:kern w:val="0"/>
          <w:szCs w:val="32"/>
        </w:rPr>
        <w:t>two_angle</w:t>
      </w:r>
      <w:proofErr w:type="spellEnd"/>
      <w:r w:rsidRPr="00091D09">
        <w:rPr>
          <w:rFonts w:ascii="仿宋" w:eastAsia="仿宋" w:hAnsi="仿宋" w:cs="Helvetica"/>
          <w:kern w:val="0"/>
          <w:szCs w:val="32"/>
        </w:rPr>
        <w:t>(a3,b3,c3):</w:t>
      </w:r>
    </w:p>
    <w:p w14:paraId="5465D3B2"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t>return abs(</w:t>
      </w:r>
      <w:proofErr w:type="spellStart"/>
      <w:r w:rsidRPr="00091D09">
        <w:rPr>
          <w:rFonts w:ascii="仿宋" w:eastAsia="仿宋" w:hAnsi="仿宋" w:cs="Helvetica"/>
          <w:kern w:val="0"/>
          <w:szCs w:val="32"/>
        </w:rPr>
        <w:t>math.acos</w:t>
      </w:r>
      <w:proofErr w:type="spellEnd"/>
      <w:r w:rsidRPr="00091D09">
        <w:rPr>
          <w:rFonts w:ascii="仿宋" w:eastAsia="仿宋" w:hAnsi="仿宋" w:cs="Helvetica"/>
          <w:kern w:val="0"/>
          <w:szCs w:val="32"/>
        </w:rPr>
        <w:t>(c3/</w:t>
      </w:r>
      <w:proofErr w:type="spellStart"/>
      <w:r w:rsidRPr="00091D09">
        <w:rPr>
          <w:rFonts w:ascii="仿宋" w:eastAsia="仿宋" w:hAnsi="仿宋" w:cs="Helvetica"/>
          <w:kern w:val="0"/>
          <w:szCs w:val="32"/>
        </w:rPr>
        <w:t>math.sqrt</w:t>
      </w:r>
      <w:proofErr w:type="spellEnd"/>
      <w:r w:rsidRPr="00091D09">
        <w:rPr>
          <w:rFonts w:ascii="仿宋" w:eastAsia="仿宋" w:hAnsi="仿宋" w:cs="Helvetica"/>
          <w:kern w:val="0"/>
          <w:szCs w:val="32"/>
        </w:rPr>
        <w:t>(a3**2+b3**2+c3**2)))</w:t>
      </w:r>
    </w:p>
    <w:p w14:paraId="61773598"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p>
    <w:p w14:paraId="354FF192"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 xml:space="preserve">def </w:t>
      </w:r>
      <w:proofErr w:type="spellStart"/>
      <w:r w:rsidRPr="00091D09">
        <w:rPr>
          <w:rFonts w:ascii="仿宋" w:eastAsia="仿宋" w:hAnsi="仿宋" w:cs="Helvetica"/>
          <w:kern w:val="0"/>
          <w:szCs w:val="32"/>
        </w:rPr>
        <w:t>check_intersection</w:t>
      </w:r>
      <w:proofErr w:type="spellEnd"/>
      <w:r w:rsidRPr="00091D09">
        <w:rPr>
          <w:rFonts w:ascii="仿宋" w:eastAsia="仿宋" w:hAnsi="仿宋" w:cs="Helvetica"/>
          <w:kern w:val="0"/>
          <w:szCs w:val="32"/>
        </w:rPr>
        <w:t>():</w:t>
      </w:r>
    </w:p>
    <w:p w14:paraId="56F33059"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t>if(</w:t>
      </w:r>
      <w:proofErr w:type="spellStart"/>
      <w:r w:rsidRPr="00091D09">
        <w:rPr>
          <w:rFonts w:ascii="仿宋" w:eastAsia="仿宋" w:hAnsi="仿宋" w:cs="Helvetica"/>
          <w:kern w:val="0"/>
          <w:szCs w:val="32"/>
        </w:rPr>
        <w:t>r_sum</w:t>
      </w:r>
      <w:proofErr w:type="spellEnd"/>
      <w:r w:rsidRPr="00091D09">
        <w:rPr>
          <w:rFonts w:ascii="仿宋" w:eastAsia="仿宋" w:hAnsi="仿宋" w:cs="Helvetica"/>
          <w:kern w:val="0"/>
          <w:szCs w:val="32"/>
        </w:rPr>
        <w:t>&lt;</w:t>
      </w:r>
      <w:proofErr w:type="spellStart"/>
      <w:r w:rsidRPr="00091D09">
        <w:rPr>
          <w:rFonts w:ascii="仿宋" w:eastAsia="仿宋" w:hAnsi="仿宋" w:cs="Helvetica"/>
          <w:kern w:val="0"/>
          <w:szCs w:val="32"/>
        </w:rPr>
        <w:t>center_dis</w:t>
      </w:r>
      <w:proofErr w:type="spellEnd"/>
      <w:r w:rsidRPr="00091D09">
        <w:rPr>
          <w:rFonts w:ascii="仿宋" w:eastAsia="仿宋" w:hAnsi="仿宋" w:cs="Helvetica"/>
          <w:kern w:val="0"/>
          <w:szCs w:val="32"/>
        </w:rPr>
        <w:t>):#</w:t>
      </w:r>
      <w:r w:rsidRPr="00091D09">
        <w:rPr>
          <w:rFonts w:ascii="仿宋" w:eastAsia="仿宋" w:hAnsi="仿宋" w:cs="Helvetica" w:hint="eastAsia"/>
          <w:kern w:val="0"/>
          <w:szCs w:val="32"/>
        </w:rPr>
        <w:t>外离</w:t>
      </w:r>
    </w:p>
    <w:p w14:paraId="4A92BD05"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r w:rsidRPr="00091D09">
        <w:rPr>
          <w:rFonts w:ascii="仿宋" w:eastAsia="仿宋" w:hAnsi="仿宋" w:cs="Helvetica"/>
          <w:kern w:val="0"/>
          <w:szCs w:val="32"/>
        </w:rPr>
        <w:tab/>
        <w:t>return 0</w:t>
      </w:r>
    </w:p>
    <w:p w14:paraId="7A6A37DD"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t>if(</w:t>
      </w:r>
      <w:proofErr w:type="spellStart"/>
      <w:r w:rsidRPr="00091D09">
        <w:rPr>
          <w:rFonts w:ascii="仿宋" w:eastAsia="仿宋" w:hAnsi="仿宋" w:cs="Helvetica"/>
          <w:kern w:val="0"/>
          <w:szCs w:val="32"/>
        </w:rPr>
        <w:t>r_sum</w:t>
      </w:r>
      <w:proofErr w:type="spellEnd"/>
      <w:r w:rsidRPr="00091D09">
        <w:rPr>
          <w:rFonts w:ascii="仿宋" w:eastAsia="仿宋" w:hAnsi="仿宋" w:cs="Helvetica"/>
          <w:kern w:val="0"/>
          <w:szCs w:val="32"/>
        </w:rPr>
        <w:t>==</w:t>
      </w:r>
      <w:proofErr w:type="spellStart"/>
      <w:r w:rsidRPr="00091D09">
        <w:rPr>
          <w:rFonts w:ascii="仿宋" w:eastAsia="仿宋" w:hAnsi="仿宋" w:cs="Helvetica"/>
          <w:kern w:val="0"/>
          <w:szCs w:val="32"/>
        </w:rPr>
        <w:t>center_dis</w:t>
      </w:r>
      <w:proofErr w:type="spellEnd"/>
      <w:r w:rsidRPr="00091D09">
        <w:rPr>
          <w:rFonts w:ascii="仿宋" w:eastAsia="仿宋" w:hAnsi="仿宋" w:cs="Helvetica"/>
          <w:kern w:val="0"/>
          <w:szCs w:val="32"/>
        </w:rPr>
        <w:t>):#</w:t>
      </w:r>
      <w:r w:rsidRPr="00091D09">
        <w:rPr>
          <w:rFonts w:ascii="仿宋" w:eastAsia="仿宋" w:hAnsi="仿宋" w:cs="Helvetica" w:hint="eastAsia"/>
          <w:kern w:val="0"/>
          <w:szCs w:val="32"/>
        </w:rPr>
        <w:t>外切</w:t>
      </w:r>
    </w:p>
    <w:p w14:paraId="57EE0B53"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r w:rsidRPr="00091D09">
        <w:rPr>
          <w:rFonts w:ascii="仿宋" w:eastAsia="仿宋" w:hAnsi="仿宋" w:cs="Helvetica"/>
          <w:kern w:val="0"/>
          <w:szCs w:val="32"/>
        </w:rPr>
        <w:tab/>
      </w:r>
      <w:r w:rsidRPr="00091D09">
        <w:rPr>
          <w:rFonts w:ascii="仿宋" w:eastAsia="仿宋" w:hAnsi="仿宋" w:cs="Helvetica"/>
          <w:kern w:val="0"/>
          <w:szCs w:val="32"/>
        </w:rPr>
        <w:tab/>
        <w:t>return 1</w:t>
      </w:r>
    </w:p>
    <w:p w14:paraId="62355AAC"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t>if(</w:t>
      </w:r>
      <w:proofErr w:type="spellStart"/>
      <w:r w:rsidRPr="00091D09">
        <w:rPr>
          <w:rFonts w:ascii="仿宋" w:eastAsia="仿宋" w:hAnsi="仿宋" w:cs="Helvetica"/>
          <w:kern w:val="0"/>
          <w:szCs w:val="32"/>
        </w:rPr>
        <w:t>r_sum</w:t>
      </w:r>
      <w:proofErr w:type="spellEnd"/>
      <w:r w:rsidRPr="00091D09">
        <w:rPr>
          <w:rFonts w:ascii="仿宋" w:eastAsia="仿宋" w:hAnsi="仿宋" w:cs="Helvetica"/>
          <w:kern w:val="0"/>
          <w:szCs w:val="32"/>
        </w:rPr>
        <w:t>&gt;</w:t>
      </w:r>
      <w:proofErr w:type="spellStart"/>
      <w:r w:rsidRPr="00091D09">
        <w:rPr>
          <w:rFonts w:ascii="仿宋" w:eastAsia="仿宋" w:hAnsi="仿宋" w:cs="Helvetica"/>
          <w:kern w:val="0"/>
          <w:szCs w:val="32"/>
        </w:rPr>
        <w:t>center_dis</w:t>
      </w:r>
      <w:proofErr w:type="spellEnd"/>
      <w:r w:rsidRPr="00091D09">
        <w:rPr>
          <w:rFonts w:ascii="仿宋" w:eastAsia="仿宋" w:hAnsi="仿宋" w:cs="Helvetica"/>
          <w:kern w:val="0"/>
          <w:szCs w:val="32"/>
        </w:rPr>
        <w:t xml:space="preserve"> and </w:t>
      </w:r>
      <w:proofErr w:type="spellStart"/>
      <w:r w:rsidRPr="00091D09">
        <w:rPr>
          <w:rFonts w:ascii="仿宋" w:eastAsia="仿宋" w:hAnsi="仿宋" w:cs="Helvetica"/>
          <w:kern w:val="0"/>
          <w:szCs w:val="32"/>
        </w:rPr>
        <w:t>center_dis</w:t>
      </w:r>
      <w:proofErr w:type="spellEnd"/>
      <w:r w:rsidRPr="00091D09">
        <w:rPr>
          <w:rFonts w:ascii="仿宋" w:eastAsia="仿宋" w:hAnsi="仿宋" w:cs="Helvetica"/>
          <w:kern w:val="0"/>
          <w:szCs w:val="32"/>
        </w:rPr>
        <w:t>&gt;</w:t>
      </w:r>
      <w:proofErr w:type="spellStart"/>
      <w:r w:rsidRPr="00091D09">
        <w:rPr>
          <w:rFonts w:ascii="仿宋" w:eastAsia="仿宋" w:hAnsi="仿宋" w:cs="Helvetica"/>
          <w:kern w:val="0"/>
          <w:szCs w:val="32"/>
        </w:rPr>
        <w:t>r_minus</w:t>
      </w:r>
      <w:proofErr w:type="spellEnd"/>
      <w:r w:rsidRPr="00091D09">
        <w:rPr>
          <w:rFonts w:ascii="仿宋" w:eastAsia="仿宋" w:hAnsi="仿宋" w:cs="Helvetica"/>
          <w:kern w:val="0"/>
          <w:szCs w:val="32"/>
        </w:rPr>
        <w:t>):#</w:t>
      </w:r>
      <w:r w:rsidRPr="00091D09">
        <w:rPr>
          <w:rFonts w:ascii="仿宋" w:eastAsia="仿宋" w:hAnsi="仿宋" w:cs="Helvetica" w:hint="eastAsia"/>
          <w:kern w:val="0"/>
          <w:szCs w:val="32"/>
        </w:rPr>
        <w:t>相交</w:t>
      </w:r>
    </w:p>
    <w:p w14:paraId="33E46B6D"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r w:rsidRPr="00091D09">
        <w:rPr>
          <w:rFonts w:ascii="仿宋" w:eastAsia="仿宋" w:hAnsi="仿宋" w:cs="Helvetica"/>
          <w:kern w:val="0"/>
          <w:szCs w:val="32"/>
        </w:rPr>
        <w:tab/>
      </w:r>
      <w:r w:rsidRPr="00091D09">
        <w:rPr>
          <w:rFonts w:ascii="仿宋" w:eastAsia="仿宋" w:hAnsi="仿宋" w:cs="Helvetica"/>
          <w:kern w:val="0"/>
          <w:szCs w:val="32"/>
        </w:rPr>
        <w:tab/>
        <w:t>return 1</w:t>
      </w:r>
    </w:p>
    <w:p w14:paraId="5CFA0080"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t>if(</w:t>
      </w:r>
      <w:proofErr w:type="spellStart"/>
      <w:r w:rsidRPr="00091D09">
        <w:rPr>
          <w:rFonts w:ascii="仿宋" w:eastAsia="仿宋" w:hAnsi="仿宋" w:cs="Helvetica"/>
          <w:kern w:val="0"/>
          <w:szCs w:val="32"/>
        </w:rPr>
        <w:t>r_minus</w:t>
      </w:r>
      <w:proofErr w:type="spellEnd"/>
      <w:r w:rsidRPr="00091D09">
        <w:rPr>
          <w:rFonts w:ascii="仿宋" w:eastAsia="仿宋" w:hAnsi="仿宋" w:cs="Helvetica"/>
          <w:kern w:val="0"/>
          <w:szCs w:val="32"/>
        </w:rPr>
        <w:t>==</w:t>
      </w:r>
      <w:proofErr w:type="spellStart"/>
      <w:r w:rsidRPr="00091D09">
        <w:rPr>
          <w:rFonts w:ascii="仿宋" w:eastAsia="仿宋" w:hAnsi="仿宋" w:cs="Helvetica"/>
          <w:kern w:val="0"/>
          <w:szCs w:val="32"/>
        </w:rPr>
        <w:t>center_dis</w:t>
      </w:r>
      <w:proofErr w:type="spellEnd"/>
      <w:r w:rsidRPr="00091D09">
        <w:rPr>
          <w:rFonts w:ascii="仿宋" w:eastAsia="仿宋" w:hAnsi="仿宋" w:cs="Helvetica"/>
          <w:kern w:val="0"/>
          <w:szCs w:val="32"/>
        </w:rPr>
        <w:t>):#</w:t>
      </w:r>
      <w:r w:rsidRPr="00091D09">
        <w:rPr>
          <w:rFonts w:ascii="仿宋" w:eastAsia="仿宋" w:hAnsi="仿宋" w:cs="Helvetica" w:hint="eastAsia"/>
          <w:kern w:val="0"/>
          <w:szCs w:val="32"/>
        </w:rPr>
        <w:t>内切</w:t>
      </w:r>
    </w:p>
    <w:p w14:paraId="7DF20869"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r w:rsidRPr="00091D09">
        <w:rPr>
          <w:rFonts w:ascii="仿宋" w:eastAsia="仿宋" w:hAnsi="仿宋" w:cs="Helvetica"/>
          <w:kern w:val="0"/>
          <w:szCs w:val="32"/>
        </w:rPr>
        <w:tab/>
      </w:r>
      <w:r w:rsidRPr="00091D09">
        <w:rPr>
          <w:rFonts w:ascii="仿宋" w:eastAsia="仿宋" w:hAnsi="仿宋" w:cs="Helvetica"/>
          <w:kern w:val="0"/>
          <w:szCs w:val="32"/>
        </w:rPr>
        <w:tab/>
        <w:t>return 1</w:t>
      </w:r>
    </w:p>
    <w:p w14:paraId="4939A326"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t>if(</w:t>
      </w:r>
      <w:proofErr w:type="spellStart"/>
      <w:r w:rsidRPr="00091D09">
        <w:rPr>
          <w:rFonts w:ascii="仿宋" w:eastAsia="仿宋" w:hAnsi="仿宋" w:cs="Helvetica"/>
          <w:kern w:val="0"/>
          <w:szCs w:val="32"/>
        </w:rPr>
        <w:t>r_minus</w:t>
      </w:r>
      <w:proofErr w:type="spellEnd"/>
      <w:r w:rsidRPr="00091D09">
        <w:rPr>
          <w:rFonts w:ascii="仿宋" w:eastAsia="仿宋" w:hAnsi="仿宋" w:cs="Helvetica"/>
          <w:kern w:val="0"/>
          <w:szCs w:val="32"/>
        </w:rPr>
        <w:t>&gt;</w:t>
      </w:r>
      <w:proofErr w:type="spellStart"/>
      <w:r w:rsidRPr="00091D09">
        <w:rPr>
          <w:rFonts w:ascii="仿宋" w:eastAsia="仿宋" w:hAnsi="仿宋" w:cs="Helvetica"/>
          <w:kern w:val="0"/>
          <w:szCs w:val="32"/>
        </w:rPr>
        <w:t>center_dis</w:t>
      </w:r>
      <w:proofErr w:type="spellEnd"/>
      <w:r w:rsidRPr="00091D09">
        <w:rPr>
          <w:rFonts w:ascii="仿宋" w:eastAsia="仿宋" w:hAnsi="仿宋" w:cs="Helvetica"/>
          <w:kern w:val="0"/>
          <w:szCs w:val="32"/>
        </w:rPr>
        <w:t>):#</w:t>
      </w:r>
      <w:r w:rsidRPr="00091D09">
        <w:rPr>
          <w:rFonts w:ascii="仿宋" w:eastAsia="仿宋" w:hAnsi="仿宋" w:cs="Helvetica" w:hint="eastAsia"/>
          <w:kern w:val="0"/>
          <w:szCs w:val="32"/>
        </w:rPr>
        <w:t>包含</w:t>
      </w:r>
    </w:p>
    <w:p w14:paraId="4334BE26"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r w:rsidRPr="00091D09">
        <w:rPr>
          <w:rFonts w:ascii="仿宋" w:eastAsia="仿宋" w:hAnsi="仿宋" w:cs="Helvetica"/>
          <w:kern w:val="0"/>
          <w:szCs w:val="32"/>
        </w:rPr>
        <w:tab/>
      </w:r>
      <w:r w:rsidRPr="00091D09">
        <w:rPr>
          <w:rFonts w:ascii="仿宋" w:eastAsia="仿宋" w:hAnsi="仿宋" w:cs="Helvetica"/>
          <w:kern w:val="0"/>
          <w:szCs w:val="32"/>
        </w:rPr>
        <w:tab/>
        <w:t>return 2</w:t>
      </w:r>
    </w:p>
    <w:p w14:paraId="596F8D5F"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r w:rsidRPr="00091D09">
        <w:rPr>
          <w:rFonts w:ascii="仿宋" w:eastAsia="仿宋" w:hAnsi="仿宋" w:cs="Helvetica"/>
          <w:kern w:val="0"/>
          <w:szCs w:val="32"/>
        </w:rPr>
        <w:tab/>
      </w:r>
      <w:r w:rsidRPr="00091D09">
        <w:rPr>
          <w:rFonts w:ascii="仿宋" w:eastAsia="仿宋" w:hAnsi="仿宋" w:cs="Helvetica"/>
          <w:kern w:val="0"/>
          <w:szCs w:val="32"/>
        </w:rPr>
        <w:tab/>
      </w:r>
    </w:p>
    <w:p w14:paraId="278F5FFD"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 xml:space="preserve">def </w:t>
      </w:r>
      <w:proofErr w:type="spellStart"/>
      <w:r w:rsidRPr="00091D09">
        <w:rPr>
          <w:rFonts w:ascii="仿宋" w:eastAsia="仿宋" w:hAnsi="仿宋" w:cs="Helvetica"/>
          <w:kern w:val="0"/>
          <w:szCs w:val="32"/>
        </w:rPr>
        <w:t>calculate_a</w:t>
      </w:r>
      <w:proofErr w:type="spellEnd"/>
      <w:r w:rsidRPr="00091D09">
        <w:rPr>
          <w:rFonts w:ascii="仿宋" w:eastAsia="仿宋" w:hAnsi="仿宋" w:cs="Helvetica"/>
          <w:kern w:val="0"/>
          <w:szCs w:val="32"/>
        </w:rPr>
        <w:t>():</w:t>
      </w:r>
    </w:p>
    <w:p w14:paraId="426224A8"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proofErr w:type="spellStart"/>
      <w:r w:rsidRPr="00091D09">
        <w:rPr>
          <w:rFonts w:ascii="仿宋" w:eastAsia="仿宋" w:hAnsi="仿宋" w:cs="Helvetica"/>
          <w:kern w:val="0"/>
          <w:szCs w:val="32"/>
        </w:rPr>
        <w:t>lenth</w:t>
      </w:r>
      <w:proofErr w:type="spellEnd"/>
      <w:r w:rsidRPr="00091D09">
        <w:rPr>
          <w:rFonts w:ascii="仿宋" w:eastAsia="仿宋" w:hAnsi="仿宋" w:cs="Helvetica"/>
          <w:kern w:val="0"/>
          <w:szCs w:val="32"/>
        </w:rPr>
        <w:t>=z1+z2</w:t>
      </w:r>
    </w:p>
    <w:p w14:paraId="4A252044"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t xml:space="preserve">return </w:t>
      </w:r>
      <w:proofErr w:type="spellStart"/>
      <w:r w:rsidRPr="00091D09">
        <w:rPr>
          <w:rFonts w:ascii="仿宋" w:eastAsia="仿宋" w:hAnsi="仿宋" w:cs="Helvetica"/>
          <w:kern w:val="0"/>
          <w:szCs w:val="32"/>
        </w:rPr>
        <w:t>lenth</w:t>
      </w:r>
      <w:proofErr w:type="spellEnd"/>
    </w:p>
    <w:p w14:paraId="0D53A560"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p>
    <w:p w14:paraId="5CFC1117"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 xml:space="preserve">def </w:t>
      </w:r>
      <w:proofErr w:type="spellStart"/>
      <w:r w:rsidRPr="00091D09">
        <w:rPr>
          <w:rFonts w:ascii="仿宋" w:eastAsia="仿宋" w:hAnsi="仿宋" w:cs="Helvetica"/>
          <w:kern w:val="0"/>
          <w:szCs w:val="32"/>
        </w:rPr>
        <w:t>calculate_b</w:t>
      </w:r>
      <w:proofErr w:type="spellEnd"/>
      <w:r w:rsidRPr="00091D09">
        <w:rPr>
          <w:rFonts w:ascii="仿宋" w:eastAsia="仿宋" w:hAnsi="仿宋" w:cs="Helvetica"/>
          <w:kern w:val="0"/>
          <w:szCs w:val="32"/>
        </w:rPr>
        <w:t>():</w:t>
      </w:r>
    </w:p>
    <w:p w14:paraId="4D28888E"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lastRenderedPageBreak/>
        <w:tab/>
        <w:t>lenth=z3+two_length(x1,y1,z1,x3,y3,z3)+two_length(x2,y2,z2,x3,y3,z3)</w:t>
      </w:r>
    </w:p>
    <w:p w14:paraId="270B8A53"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t xml:space="preserve">return </w:t>
      </w:r>
      <w:proofErr w:type="spellStart"/>
      <w:r w:rsidRPr="00091D09">
        <w:rPr>
          <w:rFonts w:ascii="仿宋" w:eastAsia="仿宋" w:hAnsi="仿宋" w:cs="Helvetica"/>
          <w:kern w:val="0"/>
          <w:szCs w:val="32"/>
        </w:rPr>
        <w:t>lenth</w:t>
      </w:r>
      <w:proofErr w:type="spellEnd"/>
    </w:p>
    <w:p w14:paraId="00C66AB9"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p>
    <w:p w14:paraId="56F8E325"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 xml:space="preserve">def </w:t>
      </w:r>
      <w:proofErr w:type="spellStart"/>
      <w:r w:rsidRPr="00091D09">
        <w:rPr>
          <w:rFonts w:ascii="仿宋" w:eastAsia="仿宋" w:hAnsi="仿宋" w:cs="Helvetica"/>
          <w:kern w:val="0"/>
          <w:szCs w:val="32"/>
        </w:rPr>
        <w:t>calculate_c</w:t>
      </w:r>
      <w:proofErr w:type="spellEnd"/>
      <w:r w:rsidRPr="00091D09">
        <w:rPr>
          <w:rFonts w:ascii="仿宋" w:eastAsia="仿宋" w:hAnsi="仿宋" w:cs="Helvetica"/>
          <w:kern w:val="0"/>
          <w:szCs w:val="32"/>
        </w:rPr>
        <w:t>():</w:t>
      </w:r>
    </w:p>
    <w:p w14:paraId="252ED52A"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t>if(</w:t>
      </w:r>
      <w:proofErr w:type="spellStart"/>
      <w:r w:rsidRPr="00091D09">
        <w:rPr>
          <w:rFonts w:ascii="仿宋" w:eastAsia="仿宋" w:hAnsi="仿宋" w:cs="Helvetica"/>
          <w:kern w:val="0"/>
          <w:szCs w:val="32"/>
        </w:rPr>
        <w:t>two_angle</w:t>
      </w:r>
      <w:proofErr w:type="spellEnd"/>
      <w:r w:rsidRPr="00091D09">
        <w:rPr>
          <w:rFonts w:ascii="仿宋" w:eastAsia="仿宋" w:hAnsi="仿宋" w:cs="Helvetica"/>
          <w:kern w:val="0"/>
          <w:szCs w:val="32"/>
        </w:rPr>
        <w:t>(x1-x2,y1-y2,z1-z2)&gt;a):</w:t>
      </w:r>
    </w:p>
    <w:p w14:paraId="10B47F95"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r w:rsidRPr="00091D09">
        <w:rPr>
          <w:rFonts w:ascii="仿宋" w:eastAsia="仿宋" w:hAnsi="仿宋" w:cs="Helvetica"/>
          <w:kern w:val="0"/>
          <w:szCs w:val="32"/>
        </w:rPr>
        <w:tab/>
        <w:t>return 0</w:t>
      </w:r>
    </w:p>
    <w:p w14:paraId="778F2A01"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t>if (z1&gt;z2):</w:t>
      </w:r>
    </w:p>
    <w:p w14:paraId="4A4B4F04"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r w:rsidRPr="00091D09">
        <w:rPr>
          <w:rFonts w:ascii="仿宋" w:eastAsia="仿宋" w:hAnsi="仿宋" w:cs="Helvetica"/>
          <w:kern w:val="0"/>
          <w:szCs w:val="32"/>
        </w:rPr>
        <w:tab/>
      </w:r>
      <w:proofErr w:type="spellStart"/>
      <w:r w:rsidRPr="00091D09">
        <w:rPr>
          <w:rFonts w:ascii="仿宋" w:eastAsia="仿宋" w:hAnsi="仿宋" w:cs="Helvetica"/>
          <w:kern w:val="0"/>
          <w:szCs w:val="32"/>
        </w:rPr>
        <w:t>lenth</w:t>
      </w:r>
      <w:proofErr w:type="spellEnd"/>
      <w:r w:rsidRPr="00091D09">
        <w:rPr>
          <w:rFonts w:ascii="仿宋" w:eastAsia="仿宋" w:hAnsi="仿宋" w:cs="Helvetica"/>
          <w:kern w:val="0"/>
          <w:szCs w:val="32"/>
        </w:rPr>
        <w:t>=</w:t>
      </w:r>
      <w:proofErr w:type="spellStart"/>
      <w:r w:rsidRPr="00091D09">
        <w:rPr>
          <w:rFonts w:ascii="仿宋" w:eastAsia="仿宋" w:hAnsi="仿宋" w:cs="Helvetica"/>
          <w:kern w:val="0"/>
          <w:szCs w:val="32"/>
        </w:rPr>
        <w:t>two_length</w:t>
      </w:r>
      <w:proofErr w:type="spellEnd"/>
      <w:r w:rsidRPr="00091D09">
        <w:rPr>
          <w:rFonts w:ascii="仿宋" w:eastAsia="仿宋" w:hAnsi="仿宋" w:cs="Helvetica"/>
          <w:kern w:val="0"/>
          <w:szCs w:val="32"/>
        </w:rPr>
        <w:t>(x1,y1,z1,x2,y2,z2)+z2</w:t>
      </w:r>
    </w:p>
    <w:p w14:paraId="46232099"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t>else:</w:t>
      </w:r>
    </w:p>
    <w:p w14:paraId="4CA666BF"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r w:rsidRPr="00091D09">
        <w:rPr>
          <w:rFonts w:ascii="仿宋" w:eastAsia="仿宋" w:hAnsi="仿宋" w:cs="Helvetica"/>
          <w:kern w:val="0"/>
          <w:szCs w:val="32"/>
        </w:rPr>
        <w:tab/>
      </w:r>
      <w:proofErr w:type="spellStart"/>
      <w:r w:rsidRPr="00091D09">
        <w:rPr>
          <w:rFonts w:ascii="仿宋" w:eastAsia="仿宋" w:hAnsi="仿宋" w:cs="Helvetica"/>
          <w:kern w:val="0"/>
          <w:szCs w:val="32"/>
        </w:rPr>
        <w:t>lenth</w:t>
      </w:r>
      <w:proofErr w:type="spellEnd"/>
      <w:r w:rsidRPr="00091D09">
        <w:rPr>
          <w:rFonts w:ascii="仿宋" w:eastAsia="仿宋" w:hAnsi="仿宋" w:cs="Helvetica"/>
          <w:kern w:val="0"/>
          <w:szCs w:val="32"/>
        </w:rPr>
        <w:t>=</w:t>
      </w:r>
      <w:proofErr w:type="spellStart"/>
      <w:r w:rsidRPr="00091D09">
        <w:rPr>
          <w:rFonts w:ascii="仿宋" w:eastAsia="仿宋" w:hAnsi="仿宋" w:cs="Helvetica"/>
          <w:kern w:val="0"/>
          <w:szCs w:val="32"/>
        </w:rPr>
        <w:t>two_length</w:t>
      </w:r>
      <w:proofErr w:type="spellEnd"/>
      <w:r w:rsidRPr="00091D09">
        <w:rPr>
          <w:rFonts w:ascii="仿宋" w:eastAsia="仿宋" w:hAnsi="仿宋" w:cs="Helvetica"/>
          <w:kern w:val="0"/>
          <w:szCs w:val="32"/>
        </w:rPr>
        <w:t>(x1,y1,z1,x2,y2,z2)+z1</w:t>
      </w:r>
    </w:p>
    <w:p w14:paraId="26C08D12"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t xml:space="preserve">return </w:t>
      </w:r>
      <w:proofErr w:type="spellStart"/>
      <w:r w:rsidRPr="00091D09">
        <w:rPr>
          <w:rFonts w:ascii="仿宋" w:eastAsia="仿宋" w:hAnsi="仿宋" w:cs="Helvetica"/>
          <w:kern w:val="0"/>
          <w:szCs w:val="32"/>
        </w:rPr>
        <w:t>lenth</w:t>
      </w:r>
      <w:proofErr w:type="spellEnd"/>
    </w:p>
    <w:p w14:paraId="43F0C3A8"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p>
    <w:p w14:paraId="068ECEE3"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a=float(input("Angle:"))</w:t>
      </w:r>
    </w:p>
    <w:p w14:paraId="2FA39F8D"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w:t>
      </w:r>
      <w:proofErr w:type="spellStart"/>
      <w:r w:rsidRPr="00091D09">
        <w:rPr>
          <w:rFonts w:ascii="仿宋" w:eastAsia="仿宋" w:hAnsi="仿宋" w:cs="Helvetica"/>
          <w:kern w:val="0"/>
          <w:szCs w:val="32"/>
        </w:rPr>
        <w:t>math.radians</w:t>
      </w:r>
      <w:proofErr w:type="spellEnd"/>
      <w:r w:rsidRPr="00091D09">
        <w:rPr>
          <w:rFonts w:ascii="仿宋" w:eastAsia="仿宋" w:hAnsi="仿宋" w:cs="Helvetica"/>
          <w:kern w:val="0"/>
          <w:szCs w:val="32"/>
        </w:rPr>
        <w:t>(a)</w:t>
      </w:r>
    </w:p>
    <w:p w14:paraId="332CA9D5"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x1,y1,z1=map(</w:t>
      </w:r>
      <w:proofErr w:type="spellStart"/>
      <w:r w:rsidRPr="00091D09">
        <w:rPr>
          <w:rFonts w:ascii="仿宋" w:eastAsia="仿宋" w:hAnsi="仿宋" w:cs="Helvetica"/>
          <w:kern w:val="0"/>
          <w:szCs w:val="32"/>
        </w:rPr>
        <w:t>float,input</w:t>
      </w:r>
      <w:proofErr w:type="spellEnd"/>
      <w:r w:rsidRPr="00091D09">
        <w:rPr>
          <w:rFonts w:ascii="仿宋" w:eastAsia="仿宋" w:hAnsi="仿宋" w:cs="Helvetica"/>
          <w:kern w:val="0"/>
          <w:szCs w:val="32"/>
        </w:rPr>
        <w:t>("P:").split())</w:t>
      </w:r>
    </w:p>
    <w:p w14:paraId="537C2067"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x2,y2,z2=map(</w:t>
      </w:r>
      <w:proofErr w:type="spellStart"/>
      <w:r w:rsidRPr="00091D09">
        <w:rPr>
          <w:rFonts w:ascii="仿宋" w:eastAsia="仿宋" w:hAnsi="仿宋" w:cs="Helvetica"/>
          <w:kern w:val="0"/>
          <w:szCs w:val="32"/>
        </w:rPr>
        <w:t>float,input</w:t>
      </w:r>
      <w:proofErr w:type="spellEnd"/>
      <w:r w:rsidRPr="00091D09">
        <w:rPr>
          <w:rFonts w:ascii="仿宋" w:eastAsia="仿宋" w:hAnsi="仿宋" w:cs="Helvetica"/>
          <w:kern w:val="0"/>
          <w:szCs w:val="32"/>
        </w:rPr>
        <w:t>("Q:").split())</w:t>
      </w:r>
    </w:p>
    <w:p w14:paraId="5BF3E8F5"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p>
    <w:p w14:paraId="373CDB2B"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if(a==0):</w:t>
      </w:r>
    </w:p>
    <w:p w14:paraId="34B0C422"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proofErr w:type="spellStart"/>
      <w:r w:rsidRPr="00091D09">
        <w:rPr>
          <w:rFonts w:ascii="仿宋" w:eastAsia="仿宋" w:hAnsi="仿宋" w:cs="Helvetica"/>
          <w:kern w:val="0"/>
          <w:szCs w:val="32"/>
        </w:rPr>
        <w:t>lenth_a</w:t>
      </w:r>
      <w:proofErr w:type="spellEnd"/>
      <w:r w:rsidRPr="00091D09">
        <w:rPr>
          <w:rFonts w:ascii="仿宋" w:eastAsia="仿宋" w:hAnsi="仿宋" w:cs="Helvetica"/>
          <w:kern w:val="0"/>
          <w:szCs w:val="32"/>
        </w:rPr>
        <w:t>=</w:t>
      </w:r>
      <w:proofErr w:type="spellStart"/>
      <w:r w:rsidRPr="00091D09">
        <w:rPr>
          <w:rFonts w:ascii="仿宋" w:eastAsia="仿宋" w:hAnsi="仿宋" w:cs="Helvetica"/>
          <w:kern w:val="0"/>
          <w:szCs w:val="32"/>
        </w:rPr>
        <w:t>calculate_a</w:t>
      </w:r>
      <w:proofErr w:type="spellEnd"/>
      <w:r w:rsidRPr="00091D09">
        <w:rPr>
          <w:rFonts w:ascii="仿宋" w:eastAsia="仿宋" w:hAnsi="仿宋" w:cs="Helvetica"/>
          <w:kern w:val="0"/>
          <w:szCs w:val="32"/>
        </w:rPr>
        <w:t>()</w:t>
      </w:r>
    </w:p>
    <w:p w14:paraId="7C611913"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t>if(x1==x2 and y1==y2):</w:t>
      </w:r>
    </w:p>
    <w:p w14:paraId="340BEE1B"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r w:rsidRPr="00091D09">
        <w:rPr>
          <w:rFonts w:ascii="仿宋" w:eastAsia="仿宋" w:hAnsi="仿宋" w:cs="Helvetica"/>
          <w:kern w:val="0"/>
          <w:szCs w:val="32"/>
        </w:rPr>
        <w:tab/>
        <w:t>print(x1,y1,z1,x2,y2,z2)</w:t>
      </w:r>
    </w:p>
    <w:p w14:paraId="48BA538E"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lastRenderedPageBreak/>
        <w:tab/>
      </w:r>
      <w:r w:rsidRPr="00091D09">
        <w:rPr>
          <w:rFonts w:ascii="仿宋" w:eastAsia="仿宋" w:hAnsi="仿宋" w:cs="Helvetica"/>
          <w:kern w:val="0"/>
          <w:szCs w:val="32"/>
        </w:rPr>
        <w:tab/>
        <w:t>if(z1&lt;z2):</w:t>
      </w:r>
    </w:p>
    <w:p w14:paraId="2F244EF2"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r w:rsidRPr="00091D09">
        <w:rPr>
          <w:rFonts w:ascii="仿宋" w:eastAsia="仿宋" w:hAnsi="仿宋" w:cs="Helvetica"/>
          <w:kern w:val="0"/>
          <w:szCs w:val="32"/>
        </w:rPr>
        <w:tab/>
      </w:r>
      <w:r w:rsidRPr="00091D09">
        <w:rPr>
          <w:rFonts w:ascii="仿宋" w:eastAsia="仿宋" w:hAnsi="仿宋" w:cs="Helvetica"/>
          <w:kern w:val="0"/>
          <w:szCs w:val="32"/>
        </w:rPr>
        <w:tab/>
        <w:t>if(z1):print(x1,y1,z1,x1,y1,0)</w:t>
      </w:r>
    </w:p>
    <w:p w14:paraId="1EF56405"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r w:rsidRPr="00091D09">
        <w:rPr>
          <w:rFonts w:ascii="仿宋" w:eastAsia="仿宋" w:hAnsi="仿宋" w:cs="Helvetica"/>
          <w:kern w:val="0"/>
          <w:szCs w:val="32"/>
        </w:rPr>
        <w:tab/>
      </w:r>
      <w:r w:rsidRPr="00091D09">
        <w:rPr>
          <w:rFonts w:ascii="仿宋" w:eastAsia="仿宋" w:hAnsi="仿宋" w:cs="Helvetica"/>
          <w:kern w:val="0"/>
          <w:szCs w:val="32"/>
        </w:rPr>
        <w:tab/>
        <w:t>print(z2)</w:t>
      </w:r>
    </w:p>
    <w:p w14:paraId="470ADFF2"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r w:rsidRPr="00091D09">
        <w:rPr>
          <w:rFonts w:ascii="仿宋" w:eastAsia="仿宋" w:hAnsi="仿宋" w:cs="Helvetica"/>
          <w:kern w:val="0"/>
          <w:szCs w:val="32"/>
        </w:rPr>
        <w:tab/>
        <w:t>else:</w:t>
      </w:r>
    </w:p>
    <w:p w14:paraId="073E0F60"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r w:rsidRPr="00091D09">
        <w:rPr>
          <w:rFonts w:ascii="仿宋" w:eastAsia="仿宋" w:hAnsi="仿宋" w:cs="Helvetica"/>
          <w:kern w:val="0"/>
          <w:szCs w:val="32"/>
        </w:rPr>
        <w:tab/>
      </w:r>
      <w:r w:rsidRPr="00091D09">
        <w:rPr>
          <w:rFonts w:ascii="仿宋" w:eastAsia="仿宋" w:hAnsi="仿宋" w:cs="Helvetica"/>
          <w:kern w:val="0"/>
          <w:szCs w:val="32"/>
        </w:rPr>
        <w:tab/>
        <w:t>if(z2):print(x2,y2,z2,x2,y2,0)</w:t>
      </w:r>
    </w:p>
    <w:p w14:paraId="72E07BC9"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r w:rsidRPr="00091D09">
        <w:rPr>
          <w:rFonts w:ascii="仿宋" w:eastAsia="仿宋" w:hAnsi="仿宋" w:cs="Helvetica"/>
          <w:kern w:val="0"/>
          <w:szCs w:val="32"/>
        </w:rPr>
        <w:tab/>
      </w:r>
      <w:r w:rsidRPr="00091D09">
        <w:rPr>
          <w:rFonts w:ascii="仿宋" w:eastAsia="仿宋" w:hAnsi="仿宋" w:cs="Helvetica"/>
          <w:kern w:val="0"/>
          <w:szCs w:val="32"/>
        </w:rPr>
        <w:tab/>
        <w:t>print(z1)</w:t>
      </w:r>
    </w:p>
    <w:p w14:paraId="28F9CAC7"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t>else:</w:t>
      </w:r>
    </w:p>
    <w:p w14:paraId="11E4F868"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r w:rsidRPr="00091D09">
        <w:rPr>
          <w:rFonts w:ascii="仿宋" w:eastAsia="仿宋" w:hAnsi="仿宋" w:cs="Helvetica"/>
          <w:kern w:val="0"/>
          <w:szCs w:val="32"/>
        </w:rPr>
        <w:tab/>
        <w:t>if(z1):print(x1,y1,z1,x1,y1,0)</w:t>
      </w:r>
    </w:p>
    <w:p w14:paraId="181A6588"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r w:rsidRPr="00091D09">
        <w:rPr>
          <w:rFonts w:ascii="仿宋" w:eastAsia="仿宋" w:hAnsi="仿宋" w:cs="Helvetica"/>
          <w:kern w:val="0"/>
          <w:szCs w:val="32"/>
        </w:rPr>
        <w:tab/>
        <w:t>if(z2):print(x2,y2,z2,x2,y2,0)</w:t>
      </w:r>
    </w:p>
    <w:p w14:paraId="47B5CB47"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r w:rsidRPr="00091D09">
        <w:rPr>
          <w:rFonts w:ascii="仿宋" w:eastAsia="仿宋" w:hAnsi="仿宋" w:cs="Helvetica"/>
          <w:kern w:val="0"/>
          <w:szCs w:val="32"/>
        </w:rPr>
        <w:tab/>
        <w:t>print(</w:t>
      </w:r>
      <w:proofErr w:type="spellStart"/>
      <w:r w:rsidRPr="00091D09">
        <w:rPr>
          <w:rFonts w:ascii="仿宋" w:eastAsia="仿宋" w:hAnsi="仿宋" w:cs="Helvetica"/>
          <w:kern w:val="0"/>
          <w:szCs w:val="32"/>
        </w:rPr>
        <w:t>lenth_a</w:t>
      </w:r>
      <w:proofErr w:type="spellEnd"/>
      <w:r w:rsidRPr="00091D09">
        <w:rPr>
          <w:rFonts w:ascii="仿宋" w:eastAsia="仿宋" w:hAnsi="仿宋" w:cs="Helvetica"/>
          <w:kern w:val="0"/>
          <w:szCs w:val="32"/>
        </w:rPr>
        <w:t>)</w:t>
      </w:r>
    </w:p>
    <w:p w14:paraId="24443777"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p>
    <w:p w14:paraId="68108D72"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else:</w:t>
      </w:r>
    </w:p>
    <w:p w14:paraId="5E0F379D"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t xml:space="preserve">if(a &gt; </w:t>
      </w:r>
      <w:proofErr w:type="spellStart"/>
      <w:r w:rsidRPr="00091D09">
        <w:rPr>
          <w:rFonts w:ascii="仿宋" w:eastAsia="仿宋" w:hAnsi="仿宋" w:cs="Helvetica"/>
          <w:kern w:val="0"/>
          <w:szCs w:val="32"/>
        </w:rPr>
        <w:t>math.pi</w:t>
      </w:r>
      <w:proofErr w:type="spellEnd"/>
      <w:r w:rsidRPr="00091D09">
        <w:rPr>
          <w:rFonts w:ascii="仿宋" w:eastAsia="仿宋" w:hAnsi="仿宋" w:cs="Helvetica"/>
          <w:kern w:val="0"/>
          <w:szCs w:val="32"/>
        </w:rPr>
        <w:t>/3):</w:t>
      </w:r>
    </w:p>
    <w:p w14:paraId="08D55CC7"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r w:rsidRPr="00091D09">
        <w:rPr>
          <w:rFonts w:ascii="仿宋" w:eastAsia="仿宋" w:hAnsi="仿宋" w:cs="Helvetica"/>
          <w:kern w:val="0"/>
          <w:szCs w:val="32"/>
        </w:rPr>
        <w:tab/>
        <w:t xml:space="preserve">a = </w:t>
      </w:r>
      <w:proofErr w:type="spellStart"/>
      <w:r w:rsidRPr="00091D09">
        <w:rPr>
          <w:rFonts w:ascii="仿宋" w:eastAsia="仿宋" w:hAnsi="仿宋" w:cs="Helvetica"/>
          <w:kern w:val="0"/>
          <w:szCs w:val="32"/>
        </w:rPr>
        <w:t>math.pi</w:t>
      </w:r>
      <w:proofErr w:type="spellEnd"/>
      <w:r w:rsidRPr="00091D09">
        <w:rPr>
          <w:rFonts w:ascii="仿宋" w:eastAsia="仿宋" w:hAnsi="仿宋" w:cs="Helvetica"/>
          <w:kern w:val="0"/>
          <w:szCs w:val="32"/>
        </w:rPr>
        <w:t xml:space="preserve">/3 </w:t>
      </w:r>
    </w:p>
    <w:p w14:paraId="7C54F07E"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proofErr w:type="spellStart"/>
      <w:r w:rsidRPr="00091D09">
        <w:rPr>
          <w:rFonts w:ascii="仿宋" w:eastAsia="仿宋" w:hAnsi="仿宋" w:cs="Helvetica"/>
          <w:kern w:val="0"/>
          <w:szCs w:val="32"/>
        </w:rPr>
        <w:t>tan_a</w:t>
      </w:r>
      <w:proofErr w:type="spellEnd"/>
      <w:r w:rsidRPr="00091D09">
        <w:rPr>
          <w:rFonts w:ascii="仿宋" w:eastAsia="仿宋" w:hAnsi="仿宋" w:cs="Helvetica"/>
          <w:kern w:val="0"/>
          <w:szCs w:val="32"/>
        </w:rPr>
        <w:t>=</w:t>
      </w:r>
      <w:proofErr w:type="spellStart"/>
      <w:r w:rsidRPr="00091D09">
        <w:rPr>
          <w:rFonts w:ascii="仿宋" w:eastAsia="仿宋" w:hAnsi="仿宋" w:cs="Helvetica"/>
          <w:kern w:val="0"/>
          <w:szCs w:val="32"/>
        </w:rPr>
        <w:t>math.tan</w:t>
      </w:r>
      <w:proofErr w:type="spellEnd"/>
      <w:r w:rsidRPr="00091D09">
        <w:rPr>
          <w:rFonts w:ascii="仿宋" w:eastAsia="仿宋" w:hAnsi="仿宋" w:cs="Helvetica"/>
          <w:kern w:val="0"/>
          <w:szCs w:val="32"/>
        </w:rPr>
        <w:t>(a)</w:t>
      </w:r>
    </w:p>
    <w:p w14:paraId="619B066F"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proofErr w:type="spellStart"/>
      <w:r w:rsidRPr="00091D09">
        <w:rPr>
          <w:rFonts w:ascii="仿宋" w:eastAsia="仿宋" w:hAnsi="仿宋" w:cs="Helvetica"/>
          <w:kern w:val="0"/>
          <w:szCs w:val="32"/>
        </w:rPr>
        <w:t>tan_a</w:t>
      </w:r>
      <w:proofErr w:type="spellEnd"/>
      <w:r w:rsidRPr="00091D09">
        <w:rPr>
          <w:rFonts w:ascii="仿宋" w:eastAsia="仿宋" w:hAnsi="仿宋" w:cs="Helvetica"/>
          <w:kern w:val="0"/>
          <w:szCs w:val="32"/>
        </w:rPr>
        <w:t>=round(tan_a,3)</w:t>
      </w:r>
    </w:p>
    <w:p w14:paraId="1352C97C"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p>
    <w:p w14:paraId="6A0868DF"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t>r1=z1*</w:t>
      </w:r>
      <w:proofErr w:type="spellStart"/>
      <w:r w:rsidRPr="00091D09">
        <w:rPr>
          <w:rFonts w:ascii="仿宋" w:eastAsia="仿宋" w:hAnsi="仿宋" w:cs="Helvetica"/>
          <w:kern w:val="0"/>
          <w:szCs w:val="32"/>
        </w:rPr>
        <w:t>tan_a</w:t>
      </w:r>
      <w:proofErr w:type="spellEnd"/>
    </w:p>
    <w:p w14:paraId="5FAC1025"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t>r2=z2*</w:t>
      </w:r>
      <w:proofErr w:type="spellStart"/>
      <w:r w:rsidRPr="00091D09">
        <w:rPr>
          <w:rFonts w:ascii="仿宋" w:eastAsia="仿宋" w:hAnsi="仿宋" w:cs="Helvetica"/>
          <w:kern w:val="0"/>
          <w:szCs w:val="32"/>
        </w:rPr>
        <w:t>tan_a</w:t>
      </w:r>
      <w:proofErr w:type="spellEnd"/>
    </w:p>
    <w:p w14:paraId="66F4532D"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proofErr w:type="spellStart"/>
      <w:r w:rsidRPr="00091D09">
        <w:rPr>
          <w:rFonts w:ascii="仿宋" w:eastAsia="仿宋" w:hAnsi="仿宋" w:cs="Helvetica"/>
          <w:kern w:val="0"/>
          <w:szCs w:val="32"/>
        </w:rPr>
        <w:t>r_sum</w:t>
      </w:r>
      <w:proofErr w:type="spellEnd"/>
      <w:r w:rsidRPr="00091D09">
        <w:rPr>
          <w:rFonts w:ascii="仿宋" w:eastAsia="仿宋" w:hAnsi="仿宋" w:cs="Helvetica"/>
          <w:kern w:val="0"/>
          <w:szCs w:val="32"/>
        </w:rPr>
        <w:t>=r1+r2</w:t>
      </w:r>
    </w:p>
    <w:p w14:paraId="4627C93A"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proofErr w:type="spellStart"/>
      <w:r w:rsidRPr="00091D09">
        <w:rPr>
          <w:rFonts w:ascii="仿宋" w:eastAsia="仿宋" w:hAnsi="仿宋" w:cs="Helvetica"/>
          <w:kern w:val="0"/>
          <w:szCs w:val="32"/>
        </w:rPr>
        <w:t>r_minus</w:t>
      </w:r>
      <w:proofErr w:type="spellEnd"/>
      <w:r w:rsidRPr="00091D09">
        <w:rPr>
          <w:rFonts w:ascii="仿宋" w:eastAsia="仿宋" w:hAnsi="仿宋" w:cs="Helvetica"/>
          <w:kern w:val="0"/>
          <w:szCs w:val="32"/>
        </w:rPr>
        <w:t>=abs(r1-r2)</w:t>
      </w:r>
    </w:p>
    <w:p w14:paraId="7F5F94C7"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proofErr w:type="spellStart"/>
      <w:r w:rsidRPr="00091D09">
        <w:rPr>
          <w:rFonts w:ascii="仿宋" w:eastAsia="仿宋" w:hAnsi="仿宋" w:cs="Helvetica"/>
          <w:kern w:val="0"/>
          <w:szCs w:val="32"/>
        </w:rPr>
        <w:t>center_dis</w:t>
      </w:r>
      <w:proofErr w:type="spellEnd"/>
      <w:r w:rsidRPr="00091D09">
        <w:rPr>
          <w:rFonts w:ascii="仿宋" w:eastAsia="仿宋" w:hAnsi="仿宋" w:cs="Helvetica"/>
          <w:kern w:val="0"/>
          <w:szCs w:val="32"/>
        </w:rPr>
        <w:t>=</w:t>
      </w:r>
      <w:proofErr w:type="spellStart"/>
      <w:r w:rsidRPr="00091D09">
        <w:rPr>
          <w:rFonts w:ascii="仿宋" w:eastAsia="仿宋" w:hAnsi="仿宋" w:cs="Helvetica"/>
          <w:kern w:val="0"/>
          <w:szCs w:val="32"/>
        </w:rPr>
        <w:t>math.sqrt</w:t>
      </w:r>
      <w:proofErr w:type="spellEnd"/>
      <w:r w:rsidRPr="00091D09">
        <w:rPr>
          <w:rFonts w:ascii="仿宋" w:eastAsia="仿宋" w:hAnsi="仿宋" w:cs="Helvetica"/>
          <w:kern w:val="0"/>
          <w:szCs w:val="32"/>
        </w:rPr>
        <w:t>((x1-x2)**2+(y1-y2)**2)</w:t>
      </w:r>
    </w:p>
    <w:p w14:paraId="10DB86EA"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lastRenderedPageBreak/>
        <w:tab/>
        <w:t>r1=round(r1,3)</w:t>
      </w:r>
    </w:p>
    <w:p w14:paraId="50D372C8"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t>r2=round(r2,3)</w:t>
      </w:r>
    </w:p>
    <w:p w14:paraId="5AE75033"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p>
    <w:p w14:paraId="76FCA3CB"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proofErr w:type="spellStart"/>
      <w:r w:rsidRPr="00091D09">
        <w:rPr>
          <w:rFonts w:ascii="仿宋" w:eastAsia="仿宋" w:hAnsi="仿宋" w:cs="Helvetica"/>
          <w:kern w:val="0"/>
          <w:szCs w:val="32"/>
        </w:rPr>
        <w:t>center_dis</w:t>
      </w:r>
      <w:proofErr w:type="spellEnd"/>
      <w:r w:rsidRPr="00091D09">
        <w:rPr>
          <w:rFonts w:ascii="仿宋" w:eastAsia="仿宋" w:hAnsi="仿宋" w:cs="Helvetica"/>
          <w:kern w:val="0"/>
          <w:szCs w:val="32"/>
        </w:rPr>
        <w:t>=round(center_dis,3)</w:t>
      </w:r>
    </w:p>
    <w:p w14:paraId="552498D5"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p>
    <w:p w14:paraId="78080768"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proofErr w:type="spellStart"/>
      <w:r w:rsidRPr="00091D09">
        <w:rPr>
          <w:rFonts w:ascii="仿宋" w:eastAsia="仿宋" w:hAnsi="仿宋" w:cs="Helvetica"/>
          <w:kern w:val="0"/>
          <w:szCs w:val="32"/>
        </w:rPr>
        <w:t>circle_type</w:t>
      </w:r>
      <w:proofErr w:type="spellEnd"/>
      <w:r w:rsidRPr="00091D09">
        <w:rPr>
          <w:rFonts w:ascii="仿宋" w:eastAsia="仿宋" w:hAnsi="仿宋" w:cs="Helvetica"/>
          <w:kern w:val="0"/>
          <w:szCs w:val="32"/>
        </w:rPr>
        <w:t>=</w:t>
      </w:r>
      <w:proofErr w:type="spellStart"/>
      <w:r w:rsidRPr="00091D09">
        <w:rPr>
          <w:rFonts w:ascii="仿宋" w:eastAsia="仿宋" w:hAnsi="仿宋" w:cs="Helvetica"/>
          <w:kern w:val="0"/>
          <w:szCs w:val="32"/>
        </w:rPr>
        <w:t>check_intersection</w:t>
      </w:r>
      <w:proofErr w:type="spellEnd"/>
      <w:r w:rsidRPr="00091D09">
        <w:rPr>
          <w:rFonts w:ascii="仿宋" w:eastAsia="仿宋" w:hAnsi="仿宋" w:cs="Helvetica"/>
          <w:kern w:val="0"/>
          <w:szCs w:val="32"/>
        </w:rPr>
        <w:t>()</w:t>
      </w:r>
    </w:p>
    <w:p w14:paraId="67110D6D"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p>
    <w:p w14:paraId="143CF720"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p>
    <w:p w14:paraId="01E14904"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proofErr w:type="spellStart"/>
      <w:r w:rsidRPr="00091D09">
        <w:rPr>
          <w:rFonts w:ascii="仿宋" w:eastAsia="仿宋" w:hAnsi="仿宋" w:cs="Helvetica"/>
          <w:kern w:val="0"/>
          <w:szCs w:val="32"/>
        </w:rPr>
        <w:t>lenth_a</w:t>
      </w:r>
      <w:proofErr w:type="spellEnd"/>
      <w:r w:rsidRPr="00091D09">
        <w:rPr>
          <w:rFonts w:ascii="仿宋" w:eastAsia="仿宋" w:hAnsi="仿宋" w:cs="Helvetica"/>
          <w:kern w:val="0"/>
          <w:szCs w:val="32"/>
        </w:rPr>
        <w:t>=</w:t>
      </w:r>
      <w:proofErr w:type="spellStart"/>
      <w:r w:rsidRPr="00091D09">
        <w:rPr>
          <w:rFonts w:ascii="仿宋" w:eastAsia="仿宋" w:hAnsi="仿宋" w:cs="Helvetica"/>
          <w:kern w:val="0"/>
          <w:szCs w:val="32"/>
        </w:rPr>
        <w:t>calculate_a</w:t>
      </w:r>
      <w:proofErr w:type="spellEnd"/>
      <w:r w:rsidRPr="00091D09">
        <w:rPr>
          <w:rFonts w:ascii="仿宋" w:eastAsia="仿宋" w:hAnsi="仿宋" w:cs="Helvetica"/>
          <w:kern w:val="0"/>
          <w:szCs w:val="32"/>
        </w:rPr>
        <w:t>()        #</w:t>
      </w:r>
      <w:r w:rsidRPr="00091D09">
        <w:rPr>
          <w:rFonts w:ascii="仿宋" w:eastAsia="仿宋" w:hAnsi="仿宋" w:cs="Helvetica" w:hint="eastAsia"/>
          <w:kern w:val="0"/>
          <w:szCs w:val="32"/>
        </w:rPr>
        <w:t>分别垂直引向地面</w:t>
      </w:r>
    </w:p>
    <w:p w14:paraId="3ABACF62"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p>
    <w:p w14:paraId="2BB2AD89"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proofErr w:type="spellStart"/>
      <w:r w:rsidRPr="00091D09">
        <w:rPr>
          <w:rFonts w:ascii="仿宋" w:eastAsia="仿宋" w:hAnsi="仿宋" w:cs="Helvetica"/>
          <w:kern w:val="0"/>
          <w:szCs w:val="32"/>
        </w:rPr>
        <w:t>lenth_b</w:t>
      </w:r>
      <w:proofErr w:type="spellEnd"/>
      <w:r w:rsidRPr="00091D09">
        <w:rPr>
          <w:rFonts w:ascii="仿宋" w:eastAsia="仿宋" w:hAnsi="仿宋" w:cs="Helvetica"/>
          <w:kern w:val="0"/>
          <w:szCs w:val="32"/>
        </w:rPr>
        <w:t>=</w:t>
      </w:r>
      <w:proofErr w:type="spellStart"/>
      <w:r w:rsidRPr="00091D09">
        <w:rPr>
          <w:rFonts w:ascii="仿宋" w:eastAsia="仿宋" w:hAnsi="仿宋" w:cs="Helvetica"/>
          <w:kern w:val="0"/>
          <w:szCs w:val="32"/>
        </w:rPr>
        <w:t>lenth_a</w:t>
      </w:r>
      <w:proofErr w:type="spellEnd"/>
    </w:p>
    <w:p w14:paraId="00B81D77"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p>
    <w:p w14:paraId="324F16A7"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t>if(</w:t>
      </w:r>
      <w:proofErr w:type="spellStart"/>
      <w:r w:rsidRPr="00091D09">
        <w:rPr>
          <w:rFonts w:ascii="仿宋" w:eastAsia="仿宋" w:hAnsi="仿宋" w:cs="Helvetica"/>
          <w:kern w:val="0"/>
          <w:szCs w:val="32"/>
        </w:rPr>
        <w:t>circle_type</w:t>
      </w:r>
      <w:proofErr w:type="spellEnd"/>
      <w:r w:rsidRPr="00091D09">
        <w:rPr>
          <w:rFonts w:ascii="仿宋" w:eastAsia="仿宋" w:hAnsi="仿宋" w:cs="Helvetica"/>
          <w:kern w:val="0"/>
          <w:szCs w:val="32"/>
        </w:rPr>
        <w:t>==1):</w:t>
      </w:r>
    </w:p>
    <w:p w14:paraId="1F24D5E5"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r w:rsidRPr="00091D09">
        <w:rPr>
          <w:rFonts w:ascii="仿宋" w:eastAsia="仿宋" w:hAnsi="仿宋" w:cs="Helvetica"/>
          <w:kern w:val="0"/>
          <w:szCs w:val="32"/>
        </w:rPr>
        <w:tab/>
        <w:t>z3=(z1+z2-center_dis/</w:t>
      </w:r>
      <w:proofErr w:type="spellStart"/>
      <w:r w:rsidRPr="00091D09">
        <w:rPr>
          <w:rFonts w:ascii="仿宋" w:eastAsia="仿宋" w:hAnsi="仿宋" w:cs="Helvetica"/>
          <w:kern w:val="0"/>
          <w:szCs w:val="32"/>
        </w:rPr>
        <w:t>tan_a</w:t>
      </w:r>
      <w:proofErr w:type="spellEnd"/>
      <w:r w:rsidRPr="00091D09">
        <w:rPr>
          <w:rFonts w:ascii="仿宋" w:eastAsia="仿宋" w:hAnsi="仿宋" w:cs="Helvetica"/>
          <w:kern w:val="0"/>
          <w:szCs w:val="32"/>
        </w:rPr>
        <w:t>)/2</w:t>
      </w:r>
    </w:p>
    <w:p w14:paraId="632E6D45"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r w:rsidRPr="00091D09">
        <w:rPr>
          <w:rFonts w:ascii="仿宋" w:eastAsia="仿宋" w:hAnsi="仿宋" w:cs="Helvetica"/>
          <w:kern w:val="0"/>
          <w:szCs w:val="32"/>
        </w:rPr>
        <w:tab/>
        <w:t>r1_new=r1-z3*</w:t>
      </w:r>
      <w:proofErr w:type="spellStart"/>
      <w:r w:rsidRPr="00091D09">
        <w:rPr>
          <w:rFonts w:ascii="仿宋" w:eastAsia="仿宋" w:hAnsi="仿宋" w:cs="Helvetica"/>
          <w:kern w:val="0"/>
          <w:szCs w:val="32"/>
        </w:rPr>
        <w:t>tan_a</w:t>
      </w:r>
      <w:proofErr w:type="spellEnd"/>
    </w:p>
    <w:p w14:paraId="0722E5AC"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r w:rsidRPr="00091D09">
        <w:rPr>
          <w:rFonts w:ascii="仿宋" w:eastAsia="仿宋" w:hAnsi="仿宋" w:cs="Helvetica"/>
          <w:kern w:val="0"/>
          <w:szCs w:val="32"/>
        </w:rPr>
        <w:tab/>
        <w:t>r2_new=r2-z3*</w:t>
      </w:r>
      <w:proofErr w:type="spellStart"/>
      <w:r w:rsidRPr="00091D09">
        <w:rPr>
          <w:rFonts w:ascii="仿宋" w:eastAsia="仿宋" w:hAnsi="仿宋" w:cs="Helvetica"/>
          <w:kern w:val="0"/>
          <w:szCs w:val="32"/>
        </w:rPr>
        <w:t>tan_a</w:t>
      </w:r>
      <w:proofErr w:type="spellEnd"/>
    </w:p>
    <w:p w14:paraId="60D19B00"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r w:rsidRPr="00091D09">
        <w:rPr>
          <w:rFonts w:ascii="仿宋" w:eastAsia="仿宋" w:hAnsi="仿宋" w:cs="Helvetica"/>
          <w:kern w:val="0"/>
          <w:szCs w:val="32"/>
        </w:rPr>
        <w:tab/>
        <w:t>x3=x1+r1_new*(x2-x1)/(r1_new+r2_new)</w:t>
      </w:r>
    </w:p>
    <w:p w14:paraId="64342C95"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r w:rsidRPr="00091D09">
        <w:rPr>
          <w:rFonts w:ascii="仿宋" w:eastAsia="仿宋" w:hAnsi="仿宋" w:cs="Helvetica"/>
          <w:kern w:val="0"/>
          <w:szCs w:val="32"/>
        </w:rPr>
        <w:tab/>
        <w:t>y3=y1+r1_new*(y2-y1)/(r1_new+r2_new)</w:t>
      </w:r>
    </w:p>
    <w:p w14:paraId="409F4B50"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r w:rsidRPr="00091D09">
        <w:rPr>
          <w:rFonts w:ascii="仿宋" w:eastAsia="仿宋" w:hAnsi="仿宋" w:cs="Helvetica"/>
          <w:kern w:val="0"/>
          <w:szCs w:val="32"/>
        </w:rPr>
        <w:tab/>
        <w:t>y3 = round(y3,3)</w:t>
      </w:r>
    </w:p>
    <w:p w14:paraId="3A190737"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r w:rsidRPr="00091D09">
        <w:rPr>
          <w:rFonts w:ascii="仿宋" w:eastAsia="仿宋" w:hAnsi="仿宋" w:cs="Helvetica"/>
          <w:kern w:val="0"/>
          <w:szCs w:val="32"/>
        </w:rPr>
        <w:tab/>
        <w:t>x3 = round(x3,3)</w:t>
      </w:r>
    </w:p>
    <w:p w14:paraId="6D36A9EF"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r w:rsidRPr="00091D09">
        <w:rPr>
          <w:rFonts w:ascii="仿宋" w:eastAsia="仿宋" w:hAnsi="仿宋" w:cs="Helvetica"/>
          <w:kern w:val="0"/>
          <w:szCs w:val="32"/>
        </w:rPr>
        <w:tab/>
        <w:t>z3 = round(z3,3)</w:t>
      </w:r>
    </w:p>
    <w:p w14:paraId="652237AC"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r w:rsidRPr="00091D09">
        <w:rPr>
          <w:rFonts w:ascii="仿宋" w:eastAsia="仿宋" w:hAnsi="仿宋" w:cs="Helvetica"/>
          <w:kern w:val="0"/>
          <w:szCs w:val="32"/>
        </w:rPr>
        <w:tab/>
      </w:r>
    </w:p>
    <w:p w14:paraId="6CBEB971"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lastRenderedPageBreak/>
        <w:tab/>
      </w:r>
      <w:r w:rsidRPr="00091D09">
        <w:rPr>
          <w:rFonts w:ascii="仿宋" w:eastAsia="仿宋" w:hAnsi="仿宋" w:cs="Helvetica"/>
          <w:kern w:val="0"/>
          <w:szCs w:val="32"/>
        </w:rPr>
        <w:tab/>
      </w:r>
      <w:proofErr w:type="spellStart"/>
      <w:r w:rsidRPr="00091D09">
        <w:rPr>
          <w:rFonts w:ascii="仿宋" w:eastAsia="仿宋" w:hAnsi="仿宋" w:cs="Helvetica"/>
          <w:kern w:val="0"/>
          <w:szCs w:val="32"/>
        </w:rPr>
        <w:t>lenth_b</w:t>
      </w:r>
      <w:proofErr w:type="spellEnd"/>
      <w:r w:rsidRPr="00091D09">
        <w:rPr>
          <w:rFonts w:ascii="仿宋" w:eastAsia="仿宋" w:hAnsi="仿宋" w:cs="Helvetica"/>
          <w:kern w:val="0"/>
          <w:szCs w:val="32"/>
        </w:rPr>
        <w:t>=</w:t>
      </w:r>
      <w:proofErr w:type="spellStart"/>
      <w:r w:rsidRPr="00091D09">
        <w:rPr>
          <w:rFonts w:ascii="仿宋" w:eastAsia="仿宋" w:hAnsi="仿宋" w:cs="Helvetica"/>
          <w:kern w:val="0"/>
          <w:szCs w:val="32"/>
        </w:rPr>
        <w:t>calculate_b</w:t>
      </w:r>
      <w:proofErr w:type="spellEnd"/>
      <w:r w:rsidRPr="00091D09">
        <w:rPr>
          <w:rFonts w:ascii="仿宋" w:eastAsia="仿宋" w:hAnsi="仿宋" w:cs="Helvetica"/>
          <w:kern w:val="0"/>
          <w:szCs w:val="32"/>
        </w:rPr>
        <w:t>()    #</w:t>
      </w:r>
      <w:r w:rsidRPr="00091D09">
        <w:rPr>
          <w:rFonts w:ascii="仿宋" w:eastAsia="仿宋" w:hAnsi="仿宋" w:cs="Helvetica" w:hint="eastAsia"/>
          <w:kern w:val="0"/>
          <w:szCs w:val="32"/>
        </w:rPr>
        <w:t>三叉树</w:t>
      </w:r>
    </w:p>
    <w:p w14:paraId="6BDD1CD5"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r w:rsidRPr="00091D09">
        <w:rPr>
          <w:rFonts w:ascii="仿宋" w:eastAsia="仿宋" w:hAnsi="仿宋" w:cs="Helvetica"/>
          <w:kern w:val="0"/>
          <w:szCs w:val="32"/>
        </w:rPr>
        <w:tab/>
      </w:r>
    </w:p>
    <w:p w14:paraId="1CA81017"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proofErr w:type="spellStart"/>
      <w:r w:rsidRPr="00091D09">
        <w:rPr>
          <w:rFonts w:ascii="仿宋" w:eastAsia="仿宋" w:hAnsi="仿宋" w:cs="Helvetica"/>
          <w:kern w:val="0"/>
          <w:szCs w:val="32"/>
        </w:rPr>
        <w:t>lenth_c</w:t>
      </w:r>
      <w:proofErr w:type="spellEnd"/>
      <w:r w:rsidRPr="00091D09">
        <w:rPr>
          <w:rFonts w:ascii="仿宋" w:eastAsia="仿宋" w:hAnsi="仿宋" w:cs="Helvetica"/>
          <w:kern w:val="0"/>
          <w:szCs w:val="32"/>
        </w:rPr>
        <w:t>=</w:t>
      </w:r>
      <w:proofErr w:type="spellStart"/>
      <w:r w:rsidRPr="00091D09">
        <w:rPr>
          <w:rFonts w:ascii="仿宋" w:eastAsia="仿宋" w:hAnsi="仿宋" w:cs="Helvetica"/>
          <w:kern w:val="0"/>
          <w:szCs w:val="32"/>
        </w:rPr>
        <w:t>calculate_c</w:t>
      </w:r>
      <w:proofErr w:type="spellEnd"/>
      <w:r w:rsidRPr="00091D09">
        <w:rPr>
          <w:rFonts w:ascii="仿宋" w:eastAsia="仿宋" w:hAnsi="仿宋" w:cs="Helvetica"/>
          <w:kern w:val="0"/>
          <w:szCs w:val="32"/>
        </w:rPr>
        <w:t>()        #</w:t>
      </w:r>
      <w:r w:rsidRPr="00091D09">
        <w:rPr>
          <w:rFonts w:ascii="仿宋" w:eastAsia="仿宋" w:hAnsi="仿宋" w:cs="Helvetica" w:hint="eastAsia"/>
          <w:kern w:val="0"/>
          <w:szCs w:val="32"/>
        </w:rPr>
        <w:t>高点连结低点再引向地面</w:t>
      </w:r>
      <w:r w:rsidRPr="00091D09">
        <w:rPr>
          <w:rFonts w:ascii="仿宋" w:eastAsia="仿宋" w:hAnsi="仿宋" w:cs="Helvetica"/>
          <w:kern w:val="0"/>
          <w:szCs w:val="32"/>
        </w:rPr>
        <w:t xml:space="preserve"> </w:t>
      </w:r>
    </w:p>
    <w:p w14:paraId="767E0DCE"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t>if(</w:t>
      </w:r>
      <w:proofErr w:type="spellStart"/>
      <w:r w:rsidRPr="00091D09">
        <w:rPr>
          <w:rFonts w:ascii="仿宋" w:eastAsia="仿宋" w:hAnsi="仿宋" w:cs="Helvetica"/>
          <w:kern w:val="0"/>
          <w:szCs w:val="32"/>
        </w:rPr>
        <w:t>lenth_c</w:t>
      </w:r>
      <w:proofErr w:type="spellEnd"/>
      <w:r w:rsidRPr="00091D09">
        <w:rPr>
          <w:rFonts w:ascii="仿宋" w:eastAsia="仿宋" w:hAnsi="仿宋" w:cs="Helvetica"/>
          <w:kern w:val="0"/>
          <w:szCs w:val="32"/>
        </w:rPr>
        <w:t xml:space="preserve"> == 0):</w:t>
      </w:r>
    </w:p>
    <w:p w14:paraId="5CE494AA"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r w:rsidRPr="00091D09">
        <w:rPr>
          <w:rFonts w:ascii="仿宋" w:eastAsia="仿宋" w:hAnsi="仿宋" w:cs="Helvetica"/>
          <w:kern w:val="0"/>
          <w:szCs w:val="32"/>
        </w:rPr>
        <w:tab/>
      </w:r>
      <w:proofErr w:type="spellStart"/>
      <w:r w:rsidRPr="00091D09">
        <w:rPr>
          <w:rFonts w:ascii="仿宋" w:eastAsia="仿宋" w:hAnsi="仿宋" w:cs="Helvetica"/>
          <w:kern w:val="0"/>
          <w:szCs w:val="32"/>
        </w:rPr>
        <w:t>lenth_c</w:t>
      </w:r>
      <w:proofErr w:type="spellEnd"/>
      <w:r w:rsidRPr="00091D09">
        <w:rPr>
          <w:rFonts w:ascii="仿宋" w:eastAsia="仿宋" w:hAnsi="仿宋" w:cs="Helvetica"/>
          <w:kern w:val="0"/>
          <w:szCs w:val="32"/>
        </w:rPr>
        <w:t xml:space="preserve"> = </w:t>
      </w:r>
      <w:proofErr w:type="spellStart"/>
      <w:r w:rsidRPr="00091D09">
        <w:rPr>
          <w:rFonts w:ascii="仿宋" w:eastAsia="仿宋" w:hAnsi="仿宋" w:cs="Helvetica"/>
          <w:kern w:val="0"/>
          <w:szCs w:val="32"/>
        </w:rPr>
        <w:t>lenth_a</w:t>
      </w:r>
      <w:proofErr w:type="spellEnd"/>
    </w:p>
    <w:p w14:paraId="48282F46"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p>
    <w:p w14:paraId="48AA7163"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t>if(</w:t>
      </w:r>
      <w:proofErr w:type="spellStart"/>
      <w:r w:rsidRPr="00091D09">
        <w:rPr>
          <w:rFonts w:ascii="仿宋" w:eastAsia="仿宋" w:hAnsi="仿宋" w:cs="Helvetica"/>
          <w:kern w:val="0"/>
          <w:szCs w:val="32"/>
        </w:rPr>
        <w:t>lenth_a</w:t>
      </w:r>
      <w:proofErr w:type="spellEnd"/>
      <w:r w:rsidRPr="00091D09">
        <w:rPr>
          <w:rFonts w:ascii="仿宋" w:eastAsia="仿宋" w:hAnsi="仿宋" w:cs="Helvetica"/>
          <w:kern w:val="0"/>
          <w:szCs w:val="32"/>
        </w:rPr>
        <w:t>&lt;=</w:t>
      </w:r>
      <w:proofErr w:type="spellStart"/>
      <w:r w:rsidRPr="00091D09">
        <w:rPr>
          <w:rFonts w:ascii="仿宋" w:eastAsia="仿宋" w:hAnsi="仿宋" w:cs="Helvetica"/>
          <w:kern w:val="0"/>
          <w:szCs w:val="32"/>
        </w:rPr>
        <w:t>lenth_b</w:t>
      </w:r>
      <w:proofErr w:type="spellEnd"/>
      <w:r w:rsidRPr="00091D09">
        <w:rPr>
          <w:rFonts w:ascii="仿宋" w:eastAsia="仿宋" w:hAnsi="仿宋" w:cs="Helvetica"/>
          <w:kern w:val="0"/>
          <w:szCs w:val="32"/>
        </w:rPr>
        <w:t xml:space="preserve"> and </w:t>
      </w:r>
      <w:proofErr w:type="spellStart"/>
      <w:r w:rsidRPr="00091D09">
        <w:rPr>
          <w:rFonts w:ascii="仿宋" w:eastAsia="仿宋" w:hAnsi="仿宋" w:cs="Helvetica"/>
          <w:kern w:val="0"/>
          <w:szCs w:val="32"/>
        </w:rPr>
        <w:t>lenth_a</w:t>
      </w:r>
      <w:proofErr w:type="spellEnd"/>
      <w:r w:rsidRPr="00091D09">
        <w:rPr>
          <w:rFonts w:ascii="仿宋" w:eastAsia="仿宋" w:hAnsi="仿宋" w:cs="Helvetica"/>
          <w:kern w:val="0"/>
          <w:szCs w:val="32"/>
        </w:rPr>
        <w:t>&lt;=</w:t>
      </w:r>
      <w:proofErr w:type="spellStart"/>
      <w:r w:rsidRPr="00091D09">
        <w:rPr>
          <w:rFonts w:ascii="仿宋" w:eastAsia="仿宋" w:hAnsi="仿宋" w:cs="Helvetica"/>
          <w:kern w:val="0"/>
          <w:szCs w:val="32"/>
        </w:rPr>
        <w:t>lenth_c</w:t>
      </w:r>
      <w:proofErr w:type="spellEnd"/>
      <w:r w:rsidRPr="00091D09">
        <w:rPr>
          <w:rFonts w:ascii="仿宋" w:eastAsia="仿宋" w:hAnsi="仿宋" w:cs="Helvetica"/>
          <w:kern w:val="0"/>
          <w:szCs w:val="32"/>
        </w:rPr>
        <w:t>):</w:t>
      </w:r>
    </w:p>
    <w:p w14:paraId="4DCCBE74"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r w:rsidRPr="00091D09">
        <w:rPr>
          <w:rFonts w:ascii="仿宋" w:eastAsia="仿宋" w:hAnsi="仿宋" w:cs="Helvetica"/>
          <w:kern w:val="0"/>
          <w:szCs w:val="32"/>
        </w:rPr>
        <w:tab/>
        <w:t>if(z1):print(x1,y1,z1,x1,y1,0)</w:t>
      </w:r>
    </w:p>
    <w:p w14:paraId="42B339AA"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r w:rsidRPr="00091D09">
        <w:rPr>
          <w:rFonts w:ascii="仿宋" w:eastAsia="仿宋" w:hAnsi="仿宋" w:cs="Helvetica"/>
          <w:kern w:val="0"/>
          <w:szCs w:val="32"/>
        </w:rPr>
        <w:tab/>
        <w:t>if(z2):print(x2,y2,z2,x2,y2,0)</w:t>
      </w:r>
    </w:p>
    <w:p w14:paraId="70B7FA35"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r w:rsidRPr="00091D09">
        <w:rPr>
          <w:rFonts w:ascii="仿宋" w:eastAsia="仿宋" w:hAnsi="仿宋" w:cs="Helvetica"/>
          <w:kern w:val="0"/>
          <w:szCs w:val="32"/>
        </w:rPr>
        <w:tab/>
        <w:t>print(</w:t>
      </w:r>
      <w:proofErr w:type="spellStart"/>
      <w:r w:rsidRPr="00091D09">
        <w:rPr>
          <w:rFonts w:ascii="仿宋" w:eastAsia="仿宋" w:hAnsi="仿宋" w:cs="Helvetica"/>
          <w:kern w:val="0"/>
          <w:szCs w:val="32"/>
        </w:rPr>
        <w:t>lenth_a</w:t>
      </w:r>
      <w:proofErr w:type="spellEnd"/>
      <w:r w:rsidRPr="00091D09">
        <w:rPr>
          <w:rFonts w:ascii="仿宋" w:eastAsia="仿宋" w:hAnsi="仿宋" w:cs="Helvetica"/>
          <w:kern w:val="0"/>
          <w:szCs w:val="32"/>
        </w:rPr>
        <w:t>)</w:t>
      </w:r>
    </w:p>
    <w:p w14:paraId="5D06C015"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p>
    <w:p w14:paraId="6703D725"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proofErr w:type="spellStart"/>
      <w:r w:rsidRPr="00091D09">
        <w:rPr>
          <w:rFonts w:ascii="仿宋" w:eastAsia="仿宋" w:hAnsi="仿宋" w:cs="Helvetica"/>
          <w:kern w:val="0"/>
          <w:szCs w:val="32"/>
        </w:rPr>
        <w:t>elif</w:t>
      </w:r>
      <w:proofErr w:type="spellEnd"/>
      <w:r w:rsidRPr="00091D09">
        <w:rPr>
          <w:rFonts w:ascii="仿宋" w:eastAsia="仿宋" w:hAnsi="仿宋" w:cs="Helvetica"/>
          <w:kern w:val="0"/>
          <w:szCs w:val="32"/>
        </w:rPr>
        <w:t>(</w:t>
      </w:r>
      <w:proofErr w:type="spellStart"/>
      <w:r w:rsidRPr="00091D09">
        <w:rPr>
          <w:rFonts w:ascii="仿宋" w:eastAsia="仿宋" w:hAnsi="仿宋" w:cs="Helvetica"/>
          <w:kern w:val="0"/>
          <w:szCs w:val="32"/>
        </w:rPr>
        <w:t>lenth_b</w:t>
      </w:r>
      <w:proofErr w:type="spellEnd"/>
      <w:r w:rsidRPr="00091D09">
        <w:rPr>
          <w:rFonts w:ascii="仿宋" w:eastAsia="仿宋" w:hAnsi="仿宋" w:cs="Helvetica"/>
          <w:kern w:val="0"/>
          <w:szCs w:val="32"/>
        </w:rPr>
        <w:t>&lt;=</w:t>
      </w:r>
      <w:proofErr w:type="spellStart"/>
      <w:r w:rsidRPr="00091D09">
        <w:rPr>
          <w:rFonts w:ascii="仿宋" w:eastAsia="仿宋" w:hAnsi="仿宋" w:cs="Helvetica"/>
          <w:kern w:val="0"/>
          <w:szCs w:val="32"/>
        </w:rPr>
        <w:t>lenth_a</w:t>
      </w:r>
      <w:proofErr w:type="spellEnd"/>
      <w:r w:rsidRPr="00091D09">
        <w:rPr>
          <w:rFonts w:ascii="仿宋" w:eastAsia="仿宋" w:hAnsi="仿宋" w:cs="Helvetica"/>
          <w:kern w:val="0"/>
          <w:szCs w:val="32"/>
        </w:rPr>
        <w:t xml:space="preserve"> and </w:t>
      </w:r>
      <w:proofErr w:type="spellStart"/>
      <w:r w:rsidRPr="00091D09">
        <w:rPr>
          <w:rFonts w:ascii="仿宋" w:eastAsia="仿宋" w:hAnsi="仿宋" w:cs="Helvetica"/>
          <w:kern w:val="0"/>
          <w:szCs w:val="32"/>
        </w:rPr>
        <w:t>lenth_b</w:t>
      </w:r>
      <w:proofErr w:type="spellEnd"/>
      <w:r w:rsidRPr="00091D09">
        <w:rPr>
          <w:rFonts w:ascii="仿宋" w:eastAsia="仿宋" w:hAnsi="仿宋" w:cs="Helvetica"/>
          <w:kern w:val="0"/>
          <w:szCs w:val="32"/>
        </w:rPr>
        <w:t>&lt;=</w:t>
      </w:r>
      <w:proofErr w:type="spellStart"/>
      <w:r w:rsidRPr="00091D09">
        <w:rPr>
          <w:rFonts w:ascii="仿宋" w:eastAsia="仿宋" w:hAnsi="仿宋" w:cs="Helvetica"/>
          <w:kern w:val="0"/>
          <w:szCs w:val="32"/>
        </w:rPr>
        <w:t>lenth_c</w:t>
      </w:r>
      <w:proofErr w:type="spellEnd"/>
      <w:r w:rsidRPr="00091D09">
        <w:rPr>
          <w:rFonts w:ascii="仿宋" w:eastAsia="仿宋" w:hAnsi="仿宋" w:cs="Helvetica"/>
          <w:kern w:val="0"/>
          <w:szCs w:val="32"/>
        </w:rPr>
        <w:t>):</w:t>
      </w:r>
    </w:p>
    <w:p w14:paraId="19618767"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r w:rsidRPr="00091D09">
        <w:rPr>
          <w:rFonts w:ascii="仿宋" w:eastAsia="仿宋" w:hAnsi="仿宋" w:cs="Helvetica"/>
          <w:kern w:val="0"/>
          <w:szCs w:val="32"/>
        </w:rPr>
        <w:tab/>
        <w:t>print(x1,y1,z1,x3,y3,z3)</w:t>
      </w:r>
    </w:p>
    <w:p w14:paraId="4D942F8B"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r w:rsidRPr="00091D09">
        <w:rPr>
          <w:rFonts w:ascii="仿宋" w:eastAsia="仿宋" w:hAnsi="仿宋" w:cs="Helvetica"/>
          <w:kern w:val="0"/>
          <w:szCs w:val="32"/>
        </w:rPr>
        <w:tab/>
        <w:t>print(x2,y2,z2,x3,y3,z3)</w:t>
      </w:r>
    </w:p>
    <w:p w14:paraId="48F0B905"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r w:rsidRPr="00091D09">
        <w:rPr>
          <w:rFonts w:ascii="仿宋" w:eastAsia="仿宋" w:hAnsi="仿宋" w:cs="Helvetica"/>
          <w:kern w:val="0"/>
          <w:szCs w:val="32"/>
        </w:rPr>
        <w:tab/>
        <w:t>if(z3):print(x3,y3,z3,x3,y3,0)</w:t>
      </w:r>
    </w:p>
    <w:p w14:paraId="55F6C045"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r w:rsidRPr="00091D09">
        <w:rPr>
          <w:rFonts w:ascii="仿宋" w:eastAsia="仿宋" w:hAnsi="仿宋" w:cs="Helvetica"/>
          <w:kern w:val="0"/>
          <w:szCs w:val="32"/>
        </w:rPr>
        <w:tab/>
        <w:t>print(</w:t>
      </w:r>
      <w:proofErr w:type="spellStart"/>
      <w:r w:rsidRPr="00091D09">
        <w:rPr>
          <w:rFonts w:ascii="仿宋" w:eastAsia="仿宋" w:hAnsi="仿宋" w:cs="Helvetica"/>
          <w:kern w:val="0"/>
          <w:szCs w:val="32"/>
        </w:rPr>
        <w:t>lenth_b</w:t>
      </w:r>
      <w:proofErr w:type="spellEnd"/>
      <w:r w:rsidRPr="00091D09">
        <w:rPr>
          <w:rFonts w:ascii="仿宋" w:eastAsia="仿宋" w:hAnsi="仿宋" w:cs="Helvetica"/>
          <w:kern w:val="0"/>
          <w:szCs w:val="32"/>
        </w:rPr>
        <w:t>)</w:t>
      </w:r>
    </w:p>
    <w:p w14:paraId="763AED88"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p>
    <w:p w14:paraId="4DB76BC6"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t>else:</w:t>
      </w:r>
    </w:p>
    <w:p w14:paraId="10AE5E07"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r w:rsidRPr="00091D09">
        <w:rPr>
          <w:rFonts w:ascii="仿宋" w:eastAsia="仿宋" w:hAnsi="仿宋" w:cs="Helvetica"/>
          <w:kern w:val="0"/>
          <w:szCs w:val="32"/>
        </w:rPr>
        <w:tab/>
        <w:t>print(x1,y1,z1,x2,y2,z2)</w:t>
      </w:r>
    </w:p>
    <w:p w14:paraId="0C59F6E2"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r w:rsidRPr="00091D09">
        <w:rPr>
          <w:rFonts w:ascii="仿宋" w:eastAsia="仿宋" w:hAnsi="仿宋" w:cs="Helvetica"/>
          <w:kern w:val="0"/>
          <w:szCs w:val="32"/>
        </w:rPr>
        <w:tab/>
        <w:t>if(z1&lt;=z2):</w:t>
      </w:r>
    </w:p>
    <w:p w14:paraId="7260E263"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r w:rsidRPr="00091D09">
        <w:rPr>
          <w:rFonts w:ascii="仿宋" w:eastAsia="仿宋" w:hAnsi="仿宋" w:cs="Helvetica"/>
          <w:kern w:val="0"/>
          <w:szCs w:val="32"/>
        </w:rPr>
        <w:tab/>
      </w:r>
      <w:r w:rsidRPr="00091D09">
        <w:rPr>
          <w:rFonts w:ascii="仿宋" w:eastAsia="仿宋" w:hAnsi="仿宋" w:cs="Helvetica"/>
          <w:kern w:val="0"/>
          <w:szCs w:val="32"/>
        </w:rPr>
        <w:tab/>
        <w:t>if(z1):print(x1,y1,z1,x1,y1,0)</w:t>
      </w:r>
    </w:p>
    <w:p w14:paraId="09D9E934"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lastRenderedPageBreak/>
        <w:tab/>
      </w:r>
      <w:r w:rsidRPr="00091D09">
        <w:rPr>
          <w:rFonts w:ascii="仿宋" w:eastAsia="仿宋" w:hAnsi="仿宋" w:cs="Helvetica"/>
          <w:kern w:val="0"/>
          <w:szCs w:val="32"/>
        </w:rPr>
        <w:tab/>
        <w:t>else:</w:t>
      </w:r>
    </w:p>
    <w:p w14:paraId="07D41F79"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r w:rsidRPr="00091D09">
        <w:rPr>
          <w:rFonts w:ascii="仿宋" w:eastAsia="仿宋" w:hAnsi="仿宋" w:cs="Helvetica"/>
          <w:kern w:val="0"/>
          <w:szCs w:val="32"/>
        </w:rPr>
        <w:tab/>
      </w:r>
      <w:r w:rsidRPr="00091D09">
        <w:rPr>
          <w:rFonts w:ascii="仿宋" w:eastAsia="仿宋" w:hAnsi="仿宋" w:cs="Helvetica"/>
          <w:kern w:val="0"/>
          <w:szCs w:val="32"/>
        </w:rPr>
        <w:tab/>
        <w:t>if(z2):print(x2,y2,z2,x2,y2,0)</w:t>
      </w:r>
    </w:p>
    <w:p w14:paraId="6FC8258B" w14:textId="77777777" w:rsidR="009B7B95" w:rsidRPr="00091D09" w:rsidRDefault="009B7B95" w:rsidP="009B7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仿宋" w:eastAsia="仿宋" w:hAnsi="仿宋" w:cs="Helvetica"/>
          <w:kern w:val="0"/>
          <w:szCs w:val="32"/>
        </w:rPr>
      </w:pPr>
      <w:r w:rsidRPr="00091D09">
        <w:rPr>
          <w:rFonts w:ascii="仿宋" w:eastAsia="仿宋" w:hAnsi="仿宋" w:cs="Helvetica"/>
          <w:kern w:val="0"/>
          <w:szCs w:val="32"/>
        </w:rPr>
        <w:tab/>
      </w:r>
      <w:r w:rsidRPr="00091D09">
        <w:rPr>
          <w:rFonts w:ascii="仿宋" w:eastAsia="仿宋" w:hAnsi="仿宋" w:cs="Helvetica"/>
          <w:kern w:val="0"/>
          <w:szCs w:val="32"/>
        </w:rPr>
        <w:tab/>
        <w:t>print(</w:t>
      </w:r>
      <w:proofErr w:type="spellStart"/>
      <w:r w:rsidRPr="00091D09">
        <w:rPr>
          <w:rFonts w:ascii="仿宋" w:eastAsia="仿宋" w:hAnsi="仿宋" w:cs="Helvetica"/>
          <w:kern w:val="0"/>
          <w:szCs w:val="32"/>
        </w:rPr>
        <w:t>lenth_c</w:t>
      </w:r>
      <w:proofErr w:type="spellEnd"/>
      <w:r w:rsidRPr="00091D09">
        <w:rPr>
          <w:rFonts w:ascii="仿宋" w:eastAsia="仿宋" w:hAnsi="仿宋" w:cs="Helvetica"/>
          <w:kern w:val="0"/>
          <w:szCs w:val="32"/>
        </w:rPr>
        <w:t>)</w:t>
      </w:r>
    </w:p>
    <w:p w14:paraId="583E49E8" w14:textId="540E9D45" w:rsidR="009B7B95" w:rsidRDefault="009B7B95" w:rsidP="009B7B95">
      <w:pPr>
        <w:shd w:val="clear" w:color="auto" w:fill="00FFFF"/>
        <w:ind w:firstLine="640"/>
      </w:pPr>
      <w:r>
        <w:rPr>
          <w:rFonts w:hint="eastAsia"/>
        </w:rPr>
        <w:t>贡献认定</w:t>
      </w:r>
      <w:r>
        <w:rPr>
          <w:rFonts w:hint="eastAsia"/>
        </w:rPr>
        <w:t>:</w:t>
      </w:r>
      <w:r w:rsidRPr="008E6416">
        <w:rPr>
          <w:rFonts w:hint="eastAsia"/>
        </w:rPr>
        <w:t xml:space="preserve"> </w:t>
      </w:r>
      <w:r>
        <w:rPr>
          <w:rFonts w:hint="eastAsia"/>
        </w:rPr>
        <w:t>由汪子涵提供</w:t>
      </w:r>
      <w:r w:rsidRPr="007D37AE">
        <w:rPr>
          <w:rFonts w:hint="eastAsia"/>
        </w:rPr>
        <w:t>。</w:t>
      </w:r>
    </w:p>
    <w:p w14:paraId="0712B2F6" w14:textId="77777777" w:rsidR="00F438AF" w:rsidRPr="00D63F8C" w:rsidRDefault="00F438AF" w:rsidP="00D63F8C">
      <w:pPr>
        <w:ind w:firstLineChars="0" w:firstLine="640"/>
        <w:rPr>
          <w:szCs w:val="21"/>
        </w:rPr>
      </w:pPr>
    </w:p>
    <w:p w14:paraId="73683838" w14:textId="77777777" w:rsidR="00F438AF" w:rsidRPr="00EF77FB" w:rsidRDefault="00F438AF" w:rsidP="00231DCC">
      <w:pPr>
        <w:ind w:firstLine="640"/>
        <w:rPr>
          <w:szCs w:val="21"/>
        </w:rPr>
      </w:pPr>
    </w:p>
    <w:p w14:paraId="0041A6AC" w14:textId="77777777" w:rsidR="007C4794" w:rsidRPr="00977623" w:rsidRDefault="007C4794" w:rsidP="00E13DA9">
      <w:pPr>
        <w:pStyle w:val="4"/>
        <w:ind w:left="643" w:hanging="643"/>
      </w:pPr>
      <w:r>
        <w:rPr>
          <w:rFonts w:hint="eastAsia"/>
        </w:rPr>
        <w:t>算法</w:t>
      </w:r>
      <w:r w:rsidR="00B33135">
        <w:rPr>
          <w:rFonts w:hint="eastAsia"/>
        </w:rPr>
        <w:t>数值</w:t>
      </w:r>
      <w:r>
        <w:rPr>
          <w:rFonts w:hint="eastAsia"/>
        </w:rPr>
        <w:t>验证</w:t>
      </w:r>
      <w:r w:rsidR="00036B66">
        <w:rPr>
          <w:rFonts w:hint="eastAsia"/>
        </w:rPr>
        <w:t>正例</w:t>
      </w:r>
      <w:r w:rsidR="00036B66">
        <w:rPr>
          <w:rFonts w:hint="eastAsia"/>
        </w:rPr>
        <w:t xml:space="preserve">: </w:t>
      </w:r>
      <w:r w:rsidR="00F061CE">
        <w:rPr>
          <w:rFonts w:hint="eastAsia"/>
        </w:rPr>
        <w:t>标题</w:t>
      </w:r>
    </w:p>
    <w:p w14:paraId="71A3BE5E" w14:textId="77777777" w:rsidR="007C4794" w:rsidRDefault="007C4794" w:rsidP="007C4794">
      <w:pPr>
        <w:ind w:firstLine="640"/>
      </w:pPr>
      <w:r>
        <w:rPr>
          <w:rFonts w:hint="eastAsia"/>
        </w:rPr>
        <w:t>结论部分：</w:t>
      </w:r>
      <w:r w:rsidR="00A843F9">
        <w:rPr>
          <w:rFonts w:hint="eastAsia"/>
        </w:rPr>
        <w:t xml:space="preserve"> x</w:t>
      </w:r>
      <w:r>
        <w:rPr>
          <w:rFonts w:hint="eastAsia"/>
        </w:rPr>
        <w:t>。</w:t>
      </w:r>
    </w:p>
    <w:p w14:paraId="31CB0A98" w14:textId="77777777" w:rsidR="007C4794" w:rsidRDefault="007C4794" w:rsidP="007C4794">
      <w:pPr>
        <w:shd w:val="clear" w:color="auto" w:fill="00FFFF"/>
        <w:ind w:firstLine="640"/>
      </w:pPr>
      <w:r>
        <w:rPr>
          <w:rFonts w:hint="eastAsia"/>
        </w:rPr>
        <w:t>贡献认定</w:t>
      </w:r>
      <w:r>
        <w:rPr>
          <w:rFonts w:hint="eastAsia"/>
        </w:rPr>
        <w:t>:</w:t>
      </w:r>
      <w:r w:rsidR="00A843F9">
        <w:rPr>
          <w:rFonts w:hint="eastAsia"/>
        </w:rPr>
        <w:t xml:space="preserve"> </w:t>
      </w:r>
      <w:r w:rsidR="00A843F9">
        <w:rPr>
          <w:rFonts w:hint="eastAsia"/>
        </w:rPr>
        <w:t>由</w:t>
      </w:r>
      <w:r w:rsidR="00A843F9">
        <w:rPr>
          <w:rFonts w:hint="eastAsia"/>
        </w:rPr>
        <w:t>x</w:t>
      </w:r>
      <w:r w:rsidR="00A843F9">
        <w:rPr>
          <w:rFonts w:hint="eastAsia"/>
        </w:rPr>
        <w:t>提供</w:t>
      </w:r>
      <w:r w:rsidRPr="007D37AE">
        <w:rPr>
          <w:rFonts w:hint="eastAsia"/>
        </w:rPr>
        <w:t>。</w:t>
      </w:r>
    </w:p>
    <w:p w14:paraId="55624767" w14:textId="77777777" w:rsidR="005E39FE" w:rsidRDefault="005E39FE" w:rsidP="005E39FE">
      <w:pPr>
        <w:ind w:firstLine="640"/>
      </w:pPr>
      <w:r>
        <w:rPr>
          <w:rFonts w:hint="eastAsia"/>
        </w:rPr>
        <w:t>证明部分：</w:t>
      </w:r>
      <w:r>
        <w:rPr>
          <w:rFonts w:hint="eastAsia"/>
        </w:rPr>
        <w:t xml:space="preserve"> x</w:t>
      </w:r>
      <w:r>
        <w:rPr>
          <w:rFonts w:hint="eastAsia"/>
        </w:rPr>
        <w:t>。</w:t>
      </w:r>
    </w:p>
    <w:p w14:paraId="365A209F" w14:textId="77777777" w:rsidR="005E39FE" w:rsidRDefault="005E39FE" w:rsidP="005E39FE">
      <w:pPr>
        <w:shd w:val="clear" w:color="auto" w:fill="00FFFF"/>
        <w:ind w:firstLine="640"/>
      </w:pPr>
      <w:r>
        <w:rPr>
          <w:rFonts w:hint="eastAsia"/>
        </w:rPr>
        <w:t>贡献认定</w:t>
      </w:r>
      <w:r>
        <w:rPr>
          <w:rFonts w:hint="eastAsia"/>
        </w:rPr>
        <w:t>:</w:t>
      </w:r>
      <w:r w:rsidRPr="008E6416">
        <w:rPr>
          <w:rFonts w:hint="eastAsia"/>
        </w:rPr>
        <w:t xml:space="preserve"> </w:t>
      </w:r>
      <w:r>
        <w:rPr>
          <w:rFonts w:hint="eastAsia"/>
        </w:rPr>
        <w:t>由</w:t>
      </w:r>
      <w:r>
        <w:rPr>
          <w:rFonts w:hint="eastAsia"/>
        </w:rPr>
        <w:t>x</w:t>
      </w:r>
      <w:r>
        <w:rPr>
          <w:rFonts w:hint="eastAsia"/>
        </w:rPr>
        <w:t>提供</w:t>
      </w:r>
      <w:r w:rsidRPr="007D37AE">
        <w:rPr>
          <w:rFonts w:hint="eastAsia"/>
        </w:rPr>
        <w:t>。</w:t>
      </w:r>
    </w:p>
    <w:p w14:paraId="3AA2444F" w14:textId="77777777" w:rsidR="002C014C" w:rsidRDefault="002C014C" w:rsidP="00231DCC">
      <w:pPr>
        <w:ind w:firstLine="640"/>
        <w:rPr>
          <w:szCs w:val="21"/>
        </w:rPr>
      </w:pPr>
    </w:p>
    <w:p w14:paraId="7E236EA6" w14:textId="4B839D61" w:rsidR="00F061CE" w:rsidRDefault="00F061CE" w:rsidP="00E13DA9">
      <w:pPr>
        <w:pStyle w:val="4"/>
        <w:ind w:left="643" w:hanging="643"/>
      </w:pPr>
      <w:r>
        <w:rPr>
          <w:rFonts w:hint="eastAsia"/>
        </w:rPr>
        <w:t>算法</w:t>
      </w:r>
      <w:r w:rsidR="00B33135">
        <w:rPr>
          <w:rFonts w:hint="eastAsia"/>
        </w:rPr>
        <w:t>数值</w:t>
      </w:r>
      <w:r>
        <w:rPr>
          <w:rFonts w:hint="eastAsia"/>
        </w:rPr>
        <w:t>验证反例</w:t>
      </w:r>
      <w:r>
        <w:rPr>
          <w:rFonts w:hint="eastAsia"/>
        </w:rPr>
        <w:t xml:space="preserve">: </w:t>
      </w:r>
      <w:r>
        <w:rPr>
          <w:rFonts w:hint="eastAsia"/>
        </w:rPr>
        <w:t>标题</w:t>
      </w:r>
    </w:p>
    <w:p w14:paraId="13397BAA" w14:textId="6465F4CD" w:rsidR="008E1AD1" w:rsidRPr="008E1AD1" w:rsidRDefault="008E1AD1" w:rsidP="008E1AD1">
      <w:pPr>
        <w:ind w:firstLine="640"/>
      </w:pPr>
      <w:r>
        <w:rPr>
          <w:rFonts w:hint="eastAsia"/>
        </w:rPr>
        <w:t>注：由多次数值验证以及理论上的证明，并没有数值反例的存在，故该部分略过；</w:t>
      </w:r>
    </w:p>
    <w:p w14:paraId="0C04E612" w14:textId="3CAD3924" w:rsidR="00F061CE" w:rsidRDefault="00F061CE" w:rsidP="00F061CE">
      <w:pPr>
        <w:shd w:val="clear" w:color="auto" w:fill="00FFFF"/>
        <w:ind w:firstLine="640"/>
      </w:pPr>
      <w:r>
        <w:rPr>
          <w:rFonts w:hint="eastAsia"/>
        </w:rPr>
        <w:t>贡献认定</w:t>
      </w:r>
      <w:r>
        <w:rPr>
          <w:rFonts w:hint="eastAsia"/>
        </w:rPr>
        <w:t>:</w:t>
      </w:r>
      <w:r w:rsidRPr="008E6416">
        <w:rPr>
          <w:rFonts w:hint="eastAsia"/>
        </w:rPr>
        <w:t xml:space="preserve"> </w:t>
      </w:r>
      <w:r>
        <w:rPr>
          <w:rFonts w:hint="eastAsia"/>
        </w:rPr>
        <w:t>由</w:t>
      </w:r>
      <w:r w:rsidR="008E1AD1">
        <w:rPr>
          <w:rFonts w:hint="eastAsia"/>
        </w:rPr>
        <w:t>周海刚提</w:t>
      </w:r>
      <w:r>
        <w:rPr>
          <w:rFonts w:hint="eastAsia"/>
        </w:rPr>
        <w:t>供</w:t>
      </w:r>
      <w:r w:rsidRPr="007D37AE">
        <w:rPr>
          <w:rFonts w:hint="eastAsia"/>
        </w:rPr>
        <w:t>。</w:t>
      </w:r>
    </w:p>
    <w:p w14:paraId="7E6AEA83" w14:textId="40C7230F" w:rsidR="00A030E2" w:rsidRDefault="00A030E2" w:rsidP="00A030E2">
      <w:pPr>
        <w:pStyle w:val="2"/>
        <w:ind w:left="643" w:hanging="643"/>
      </w:pPr>
      <w:r>
        <w:t>N=3</w:t>
      </w:r>
      <w:r>
        <w:rPr>
          <w:rFonts w:hint="eastAsia"/>
        </w:rPr>
        <w:t>的情况的讨论</w:t>
      </w:r>
    </w:p>
    <w:p w14:paraId="66B3B207" w14:textId="77777777" w:rsidR="00A030E2" w:rsidRDefault="00A030E2" w:rsidP="00A030E2">
      <w:pPr>
        <w:ind w:firstLine="640"/>
      </w:pPr>
      <w:r>
        <w:rPr>
          <w:rFonts w:hint="eastAsia"/>
        </w:rPr>
        <w:t>因为不会排版了所以将</w:t>
      </w:r>
      <w:r>
        <w:rPr>
          <w:rFonts w:hint="eastAsia"/>
        </w:rPr>
        <w:t>n=3</w:t>
      </w:r>
      <w:r>
        <w:rPr>
          <w:rFonts w:hint="eastAsia"/>
        </w:rPr>
        <w:t>的问题放在</w:t>
      </w:r>
      <w:r>
        <w:rPr>
          <w:rFonts w:hint="eastAsia"/>
        </w:rPr>
        <w:t>n=2</w:t>
      </w:r>
      <w:r>
        <w:rPr>
          <w:rFonts w:hint="eastAsia"/>
        </w:rPr>
        <w:t>的后面进行讨论；在讨论</w:t>
      </w:r>
      <w:r>
        <w:rPr>
          <w:rFonts w:hint="eastAsia"/>
        </w:rPr>
        <w:t>n=3</w:t>
      </w:r>
      <w:r>
        <w:rPr>
          <w:rFonts w:hint="eastAsia"/>
        </w:rPr>
        <w:t>的时候我们先要给出另外一些定义，这些定义是前面没有用到的，在这里给出：</w:t>
      </w:r>
    </w:p>
    <w:p w14:paraId="16C19BEC" w14:textId="77777777" w:rsidR="00A030E2" w:rsidRDefault="00A030E2" w:rsidP="00A030E2">
      <w:pPr>
        <w:pStyle w:val="a9"/>
        <w:numPr>
          <w:ilvl w:val="0"/>
          <w:numId w:val="11"/>
        </w:numPr>
        <w:ind w:firstLineChars="0"/>
      </w:pPr>
      <w:r>
        <w:rPr>
          <w:rFonts w:hint="eastAsia"/>
        </w:rPr>
        <w:t xml:space="preserve"> </w:t>
      </w:r>
      <w:r>
        <w:rPr>
          <w:rFonts w:hint="eastAsia"/>
        </w:rPr>
        <w:t>定义</w:t>
      </w:r>
    </w:p>
    <w:p w14:paraId="1C877D5C" w14:textId="77777777" w:rsidR="00A030E2" w:rsidRDefault="00A030E2" w:rsidP="00A030E2">
      <w:pPr>
        <w:pStyle w:val="a9"/>
        <w:numPr>
          <w:ilvl w:val="2"/>
          <w:numId w:val="10"/>
        </w:numPr>
        <w:ind w:firstLineChars="0"/>
      </w:pPr>
      <w:r>
        <w:rPr>
          <w:rFonts w:hint="eastAsia"/>
        </w:rPr>
        <w:t>称上述给出的关于</w:t>
      </w:r>
      <w:r>
        <w:rPr>
          <w:rFonts w:hint="eastAsia"/>
        </w:rPr>
        <w:t>n=2</w:t>
      </w:r>
      <w:r>
        <w:rPr>
          <w:rFonts w:hint="eastAsia"/>
        </w:rPr>
        <w:t>的情况的算法称为算法</w:t>
      </w:r>
      <w:r>
        <w:rPr>
          <w:rFonts w:hint="eastAsia"/>
        </w:rPr>
        <w:t>1</w:t>
      </w:r>
      <w:r>
        <w:t>;</w:t>
      </w:r>
    </w:p>
    <w:p w14:paraId="14E0F6FC" w14:textId="77777777" w:rsidR="00A030E2" w:rsidRPr="00934CB7" w:rsidRDefault="00A030E2" w:rsidP="00A030E2">
      <w:pPr>
        <w:pStyle w:val="a9"/>
        <w:shd w:val="clear" w:color="auto" w:fill="00FFFF"/>
        <w:ind w:left="425" w:firstLineChars="300" w:firstLine="960"/>
      </w:pPr>
      <w:r>
        <w:rPr>
          <w:rFonts w:hint="eastAsia"/>
        </w:rPr>
        <w:lastRenderedPageBreak/>
        <w:t>贡献认定</w:t>
      </w:r>
      <w:r>
        <w:rPr>
          <w:rFonts w:hint="eastAsia"/>
        </w:rPr>
        <w:t xml:space="preserve">: </w:t>
      </w:r>
      <w:r>
        <w:rPr>
          <w:rFonts w:hint="eastAsia"/>
        </w:rPr>
        <w:t>由周海刚提供。</w:t>
      </w:r>
    </w:p>
    <w:p w14:paraId="156FDCBE" w14:textId="12CF9F35" w:rsidR="00A030E2" w:rsidRDefault="00A873EF" w:rsidP="00A030E2">
      <w:pPr>
        <w:pStyle w:val="a9"/>
        <w:numPr>
          <w:ilvl w:val="2"/>
          <w:numId w:val="10"/>
        </w:numPr>
        <w:ind w:firstLineChars="0"/>
      </w:pPr>
      <w:r>
        <w:rPr>
          <w:rFonts w:hint="eastAsia"/>
        </w:rPr>
        <w:t>若干个点的凸包</w:t>
      </w:r>
    </w:p>
    <w:p w14:paraId="421B74D8" w14:textId="71D989B5" w:rsidR="00915501" w:rsidRDefault="00915501" w:rsidP="00915501">
      <w:pPr>
        <w:pStyle w:val="a9"/>
        <w:ind w:left="1418" w:firstLineChars="0" w:firstLine="0"/>
      </w:pPr>
      <w:r>
        <w:rPr>
          <w:rFonts w:hint="eastAsia"/>
        </w:rPr>
        <w:t>定义内容：我们称有限个点的凸包为能够包含这些点的最小凸多边形。</w:t>
      </w:r>
    </w:p>
    <w:p w14:paraId="4184C6AF" w14:textId="67105879" w:rsidR="00915501" w:rsidRPr="00915501" w:rsidRDefault="00915501" w:rsidP="00657E2E">
      <w:pPr>
        <w:pStyle w:val="a9"/>
        <w:shd w:val="clear" w:color="auto" w:fill="00FFFF"/>
        <w:ind w:left="425" w:firstLineChars="300" w:firstLine="960"/>
      </w:pPr>
      <w:r>
        <w:rPr>
          <w:rFonts w:hint="eastAsia"/>
        </w:rPr>
        <w:t>贡献认定</w:t>
      </w:r>
      <w:r>
        <w:rPr>
          <w:rFonts w:hint="eastAsia"/>
        </w:rPr>
        <w:t xml:space="preserve">: </w:t>
      </w:r>
      <w:r>
        <w:rPr>
          <w:rFonts w:hint="eastAsia"/>
        </w:rPr>
        <w:t>由周海刚提供。</w:t>
      </w:r>
    </w:p>
    <w:p w14:paraId="2BEA83E4" w14:textId="0516829C" w:rsidR="00D2778B" w:rsidRDefault="00A030E2" w:rsidP="00D2778B">
      <w:pPr>
        <w:pStyle w:val="a9"/>
        <w:numPr>
          <w:ilvl w:val="0"/>
          <w:numId w:val="11"/>
        </w:numPr>
        <w:ind w:firstLineChars="0"/>
      </w:pPr>
      <w:r>
        <w:rPr>
          <w:rFonts w:hint="eastAsia"/>
        </w:rPr>
        <w:t xml:space="preserve"> </w:t>
      </w:r>
      <w:r>
        <w:rPr>
          <w:rFonts w:hint="eastAsia"/>
        </w:rPr>
        <w:t>公式</w:t>
      </w:r>
    </w:p>
    <w:p w14:paraId="26B6D753" w14:textId="77777777" w:rsidR="00A030E2" w:rsidRDefault="00A030E2" w:rsidP="00A030E2">
      <w:pPr>
        <w:pStyle w:val="a9"/>
        <w:numPr>
          <w:ilvl w:val="0"/>
          <w:numId w:val="11"/>
        </w:numPr>
        <w:ind w:firstLineChars="0"/>
      </w:pPr>
      <w:r>
        <w:rPr>
          <w:rFonts w:hint="eastAsia"/>
        </w:rPr>
        <w:t xml:space="preserve"> </w:t>
      </w:r>
      <w:r>
        <w:rPr>
          <w:rFonts w:hint="eastAsia"/>
        </w:rPr>
        <w:t>定理</w:t>
      </w:r>
    </w:p>
    <w:p w14:paraId="3C4A4D45" w14:textId="67BB525A" w:rsidR="00CD6FC5" w:rsidRDefault="00CF5510" w:rsidP="00A030E2">
      <w:pPr>
        <w:pStyle w:val="a9"/>
        <w:numPr>
          <w:ilvl w:val="1"/>
          <w:numId w:val="11"/>
        </w:numPr>
        <w:ind w:firstLineChars="0"/>
      </w:pPr>
      <w:r>
        <w:rPr>
          <w:rFonts w:hint="eastAsia"/>
        </w:rPr>
        <w:t>最优方案的节点限制定理</w:t>
      </w:r>
      <w:r w:rsidR="00E34D65">
        <w:tab/>
      </w:r>
    </w:p>
    <w:p w14:paraId="1DF31441" w14:textId="2BE4599F" w:rsidR="00A873EF" w:rsidRDefault="00A873EF" w:rsidP="00CC2F63">
      <w:pPr>
        <w:ind w:firstLineChars="0" w:firstLine="640"/>
        <w:pPrChange w:id="58" w:author="Lee Vastalian" w:date="2019-10-25T19:46:00Z">
          <w:pPr>
            <w:pStyle w:val="a9"/>
            <w:ind w:left="1429" w:firstLineChars="0" w:firstLine="0"/>
          </w:pPr>
        </w:pPrChange>
      </w:pPr>
      <w:r>
        <w:rPr>
          <w:rFonts w:hint="eastAsia"/>
        </w:rPr>
        <w:t>定理内容：在一种支撑方案当中，我们将所有的结点，原始点都在水平面上投影，那么所有的结点都不在这个水平面的凸包的顶点上，也就是说，所有的结点都在原始点的凸包内，因此我们命名为“限制定理”</w:t>
      </w:r>
    </w:p>
    <w:p w14:paraId="724EFA48" w14:textId="16D52670" w:rsidR="00A873EF" w:rsidRDefault="00A873EF" w:rsidP="00CC2F63">
      <w:pPr>
        <w:ind w:firstLineChars="0" w:firstLine="640"/>
        <w:pPrChange w:id="59" w:author="Lee Vastalian" w:date="2019-10-25T19:46:00Z">
          <w:pPr>
            <w:pStyle w:val="a9"/>
            <w:ind w:left="1429" w:firstLineChars="0" w:firstLine="0"/>
          </w:pPr>
        </w:pPrChange>
      </w:pPr>
      <w:r>
        <w:rPr>
          <w:rFonts w:hint="eastAsia"/>
        </w:rPr>
        <w:t>定理证明：如果</w:t>
      </w:r>
      <w:r w:rsidR="00763618">
        <w:rPr>
          <w:rFonts w:hint="eastAsia"/>
        </w:rPr>
        <w:t>存在结点为所有的投影的凸包的顶点，</w:t>
      </w:r>
      <w:r w:rsidR="00C80C64">
        <w:rPr>
          <w:rFonts w:hint="eastAsia"/>
        </w:rPr>
        <w:t>那么它处于</w:t>
      </w:r>
      <w:r w:rsidR="002134DD">
        <w:rPr>
          <w:rFonts w:hint="eastAsia"/>
        </w:rPr>
        <w:t>原始点的投影的凸包</w:t>
      </w:r>
      <w:r w:rsidR="00C80C64">
        <w:rPr>
          <w:rFonts w:hint="eastAsia"/>
        </w:rPr>
        <w:t>外部，</w:t>
      </w:r>
      <w:r w:rsidR="00763618">
        <w:rPr>
          <w:rFonts w:hint="eastAsia"/>
        </w:rPr>
        <w:t>我们将其向凸包内</w:t>
      </w:r>
      <w:r w:rsidR="00C80C64">
        <w:rPr>
          <w:rFonts w:hint="eastAsia"/>
        </w:rPr>
        <w:t>某</w:t>
      </w:r>
      <w:r w:rsidR="00763618">
        <w:rPr>
          <w:rFonts w:hint="eastAsia"/>
        </w:rPr>
        <w:t>一个</w:t>
      </w:r>
      <w:r w:rsidR="00C80C64">
        <w:rPr>
          <w:rFonts w:hint="eastAsia"/>
        </w:rPr>
        <w:t>水平</w:t>
      </w:r>
      <w:r w:rsidR="00763618">
        <w:rPr>
          <w:rFonts w:hint="eastAsia"/>
        </w:rPr>
        <w:t>方向移动一小段距离，我们来证明，支撑线段的长度减少了；</w:t>
      </w:r>
    </w:p>
    <w:p w14:paraId="71EEE74B" w14:textId="3C7BCB4A" w:rsidR="00C80C64" w:rsidRDefault="00C80C64" w:rsidP="00CC2F63">
      <w:pPr>
        <w:ind w:firstLineChars="0" w:firstLine="640"/>
        <w:pPrChange w:id="60" w:author="Lee Vastalian" w:date="2019-10-25T19:46:00Z">
          <w:pPr>
            <w:pStyle w:val="a9"/>
            <w:ind w:left="1429" w:firstLineChars="0" w:firstLine="0"/>
          </w:pPr>
        </w:pPrChange>
      </w:pPr>
      <w:r>
        <w:rPr>
          <w:rFonts w:hint="eastAsia"/>
        </w:rPr>
        <w:t>首先由于我们没有改变纵坐标的值，考虑到在空间当中两个点的欧氏距离为各坐标的差的平方和的开方，所以我们只需要证明每一个支撑线段在水平方向上的投影长度减少了（这便是</w:t>
      </w:r>
      <w:r>
        <w:rPr>
          <w:rFonts w:hint="eastAsia"/>
        </w:rPr>
        <w:t>x</w:t>
      </w:r>
      <w:r>
        <w:rPr>
          <w:rFonts w:hint="eastAsia"/>
        </w:rPr>
        <w:t>，</w:t>
      </w:r>
      <w:r>
        <w:rPr>
          <w:rFonts w:hint="eastAsia"/>
        </w:rPr>
        <w:t>y</w:t>
      </w:r>
      <w:r>
        <w:rPr>
          <w:rFonts w:hint="eastAsia"/>
        </w:rPr>
        <w:t>两坐标的差的平方的和的开方），也就是我们只需要考虑平面上的问题；</w:t>
      </w:r>
    </w:p>
    <w:p w14:paraId="0F6A2561" w14:textId="2363F9CB" w:rsidR="00763618" w:rsidRDefault="00073C10">
      <w:pPr>
        <w:ind w:firstLineChars="0" w:firstLine="0"/>
        <w:pPrChange w:id="61" w:author="Lee Vastalian" w:date="2019-10-23T23:26:00Z">
          <w:pPr>
            <w:ind w:firstLineChars="0" w:firstLine="640"/>
          </w:pPr>
        </w:pPrChange>
      </w:pPr>
      <w:del w:id="62" w:author="Lee Vastalian" w:date="2019-10-23T23:25:00Z">
        <w:r w:rsidDel="000E64EA">
          <w:rPr>
            <w:rFonts w:hint="eastAsia"/>
            <w:noProof/>
          </w:rPr>
          <w:lastRenderedPageBreak/>
          <mc:AlternateContent>
            <mc:Choice Requires="wpi">
              <w:drawing>
                <wp:anchor distT="0" distB="0" distL="114300" distR="114300" simplePos="0" relativeHeight="251970560" behindDoc="0" locked="0" layoutInCell="1" allowOverlap="1" wp14:anchorId="4E3F2371" wp14:editId="1C0144F0">
                  <wp:simplePos x="0" y="0"/>
                  <wp:positionH relativeFrom="column">
                    <wp:posOffset>1370620</wp:posOffset>
                  </wp:positionH>
                  <wp:positionV relativeFrom="paragraph">
                    <wp:posOffset>2206625</wp:posOffset>
                  </wp:positionV>
                  <wp:extent cx="128160" cy="131040"/>
                  <wp:effectExtent l="38100" t="38100" r="62865" b="59690"/>
                  <wp:wrapNone/>
                  <wp:docPr id="646" name="墨迹 646"/>
                  <wp:cNvGraphicFramePr/>
                  <a:graphic xmlns:a="http://schemas.openxmlformats.org/drawingml/2006/main">
                    <a:graphicData uri="http://schemas.microsoft.com/office/word/2010/wordprocessingInk">
                      <w14:contentPart bwMode="auto" r:id="rId878">
                        <w14:nvContentPartPr>
                          <w14:cNvContentPartPr/>
                        </w14:nvContentPartPr>
                        <w14:xfrm>
                          <a:off x="0" y="0"/>
                          <a:ext cx="128160" cy="131040"/>
                        </w14:xfrm>
                      </w14:contentPart>
                    </a:graphicData>
                  </a:graphic>
                  <wp14:sizeRelH relativeFrom="margin">
                    <wp14:pctWidth>0</wp14:pctWidth>
                  </wp14:sizeRelH>
                  <wp14:sizeRelV relativeFrom="margin">
                    <wp14:pctHeight>0</wp14:pctHeight>
                  </wp14:sizeRelV>
                </wp:anchor>
              </w:drawing>
            </mc:Choice>
            <mc:Fallback>
              <w:pict>
                <v:shape w14:anchorId="0B019410" id="墨迹 646" o:spid="_x0000_s1026" type="#_x0000_t75" style="position:absolute;left:0;text-align:left;margin-left:106.5pt;margin-top:172.35pt;width:12.95pt;height:13.1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">
                  <v:imagedata r:id="rId879" o:title=""/>
                </v:shape>
              </w:pict>
            </mc:Fallback>
          </mc:AlternateContent>
        </w:r>
        <w:r w:rsidR="002134DD" w:rsidDel="000E64EA">
          <w:rPr>
            <w:rFonts w:hint="eastAsia"/>
            <w:noProof/>
          </w:rPr>
          <mc:AlternateContent>
            <mc:Choice Requires="wpi">
              <w:drawing>
                <wp:anchor distT="0" distB="0" distL="114300" distR="114300" simplePos="0" relativeHeight="251967488" behindDoc="0" locked="0" layoutInCell="1" allowOverlap="1" wp14:anchorId="54D55BA0" wp14:editId="1A61576F">
                  <wp:simplePos x="0" y="0"/>
                  <wp:positionH relativeFrom="column">
                    <wp:posOffset>883920</wp:posOffset>
                  </wp:positionH>
                  <wp:positionV relativeFrom="paragraph">
                    <wp:posOffset>131445</wp:posOffset>
                  </wp:positionV>
                  <wp:extent cx="2764155" cy="2592705"/>
                  <wp:effectExtent l="38100" t="38100" r="74295" b="74295"/>
                  <wp:wrapNone/>
                  <wp:docPr id="643" name="墨迹 643"/>
                  <wp:cNvGraphicFramePr/>
                  <a:graphic xmlns:a="http://schemas.openxmlformats.org/drawingml/2006/main">
                    <a:graphicData uri="http://schemas.microsoft.com/office/word/2010/wordprocessingInk">
                      <w14:contentPart bwMode="auto" r:id="rId880">
                        <w14:nvContentPartPr>
                          <w14:cNvContentPartPr/>
                        </w14:nvContentPartPr>
                        <w14:xfrm>
                          <a:off x="0" y="0"/>
                          <a:ext cx="2764155" cy="2592705"/>
                        </w14:xfrm>
                      </w14:contentPart>
                    </a:graphicData>
                  </a:graphic>
                </wp:anchor>
              </w:drawing>
            </mc:Choice>
            <mc:Fallback>
              <w:pict>
                <v:shape w14:anchorId="76BB5D0B" id="墨迹 643" o:spid="_x0000_s1026" type="#_x0000_t75" style="position:absolute;left:0;text-align:left;margin-left:68.2pt;margin-top:8.95pt;width:220.45pt;height:206.95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">
                  <v:imagedata r:id="rId881" o:title=""/>
                </v:shape>
              </w:pict>
            </mc:Fallback>
          </mc:AlternateContent>
        </w:r>
      </w:del>
      <w:r w:rsidR="00763618">
        <w:rPr>
          <w:rFonts w:hint="eastAsia"/>
          <w:noProof/>
        </w:rPr>
        <mc:AlternateContent>
          <mc:Choice Requires="wpc">
            <w:drawing>
              <wp:inline distT="0" distB="0" distL="0" distR="0" wp14:anchorId="5842B8E6" wp14:editId="0F02D936">
                <wp:extent cx="4550229" cy="2653895"/>
                <wp:effectExtent l="0" t="0" r="3175" b="0"/>
                <wp:docPr id="7" name="画布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02" name="图片 602"/>
                          <pic:cNvPicPr>
                            <a:picLocks noChangeAspect="1"/>
                          </pic:cNvPicPr>
                        </pic:nvPicPr>
                        <pic:blipFill>
                          <a:blip r:embed="rId882"/>
                          <a:stretch>
                            <a:fillRect/>
                          </a:stretch>
                        </pic:blipFill>
                        <pic:spPr>
                          <a:xfrm>
                            <a:off x="1582029" y="0"/>
                            <a:ext cx="2710571" cy="2615877"/>
                          </a:xfrm>
                          <a:prstGeom prst="rect">
                            <a:avLst/>
                          </a:prstGeom>
                        </pic:spPr>
                      </pic:pic>
                    </wpc:wpc>
                  </a:graphicData>
                </a:graphic>
              </wp:inline>
            </w:drawing>
          </mc:Choice>
          <mc:Fallback>
            <w:pict>
              <v:group w14:anchorId="72AF02F3" id="画布 7" o:spid="_x0000_s1026" editas="canvas" style="width:358.3pt;height:208.95pt;mso-position-horizontal-relative:char;mso-position-vertical-relative:line" coordsize="45497,26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">
                <v:shape id="_x0000_s1027" type="#_x0000_t75" style="position:absolute;width:45497;height:26536;visibility:visible;mso-wrap-style:square" filled="t">
                  <v:fill o:detectmouseclick="t"/>
                  <v:path o:connecttype="none"/>
                </v:shape>
                <v:shape id="图片 602" o:spid="_x0000_s1028" type="#_x0000_t75" style="position:absolute;left:15820;width:27106;height:26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">
                  <v:imagedata r:id="rId883" o:title=""/>
                </v:shape>
                <w10:anchorlock/>
              </v:group>
            </w:pict>
          </mc:Fallback>
        </mc:AlternateContent>
      </w:r>
    </w:p>
    <w:p w14:paraId="5974C7E4" w14:textId="3D536986" w:rsidR="00C80C64" w:rsidRDefault="00C80C64" w:rsidP="00763618">
      <w:pPr>
        <w:ind w:firstLineChars="0" w:firstLine="640"/>
      </w:pPr>
      <w:r>
        <w:rPr>
          <w:rFonts w:hint="eastAsia"/>
        </w:rPr>
        <w:t>考虑这个结点</w:t>
      </w:r>
      <w:r w:rsidR="002134DD">
        <w:rPr>
          <w:rFonts w:hint="eastAsia"/>
        </w:rPr>
        <w:t>A</w:t>
      </w:r>
      <w:r>
        <w:rPr>
          <w:rFonts w:hint="eastAsia"/>
        </w:rPr>
        <w:t>所被引出</w:t>
      </w:r>
      <w:r w:rsidR="002134DD">
        <w:rPr>
          <w:rFonts w:hint="eastAsia"/>
        </w:rPr>
        <w:t>和被引出</w:t>
      </w:r>
      <w:r>
        <w:rPr>
          <w:rFonts w:hint="eastAsia"/>
        </w:rPr>
        <w:t>的诸支撑线段，考虑他们当中夹角最大的（由于这个点在凸包上那么这个最大角也会是不超过平角的角），考虑这个角的另外两个顶点</w:t>
      </w:r>
      <w:r w:rsidR="002134DD">
        <w:rPr>
          <w:rFonts w:hint="eastAsia"/>
        </w:rPr>
        <w:t>B</w:t>
      </w:r>
      <w:r w:rsidR="002134DD">
        <w:rPr>
          <w:rFonts w:hint="eastAsia"/>
        </w:rPr>
        <w:t>和</w:t>
      </w:r>
      <w:r w:rsidR="002134DD">
        <w:rPr>
          <w:rFonts w:hint="eastAsia"/>
        </w:rPr>
        <w:t>C</w:t>
      </w:r>
      <w:r w:rsidR="002134DD">
        <w:rPr>
          <w:rFonts w:hint="eastAsia"/>
        </w:rPr>
        <w:t>，我们将</w:t>
      </w:r>
      <w:r w:rsidR="002134DD">
        <w:rPr>
          <w:rFonts w:hint="eastAsia"/>
        </w:rPr>
        <w:t>A</w:t>
      </w:r>
      <w:r w:rsidR="002134DD">
        <w:rPr>
          <w:rFonts w:hint="eastAsia"/>
        </w:rPr>
        <w:t>向垂直于</w:t>
      </w:r>
      <w:r w:rsidR="002134DD">
        <w:rPr>
          <w:rFonts w:hint="eastAsia"/>
        </w:rPr>
        <w:t>BC</w:t>
      </w:r>
      <w:r w:rsidR="002134DD">
        <w:rPr>
          <w:rFonts w:hint="eastAsia"/>
        </w:rPr>
        <w:t>的方向移动我们证明每一条和</w:t>
      </w:r>
      <w:r w:rsidR="002134DD">
        <w:rPr>
          <w:rFonts w:hint="eastAsia"/>
        </w:rPr>
        <w:t>A</w:t>
      </w:r>
      <w:r w:rsidR="00073C10">
        <w:rPr>
          <w:rFonts w:hint="eastAsia"/>
        </w:rPr>
        <w:t>相连的支撑线段</w:t>
      </w:r>
      <w:r w:rsidR="00073C10">
        <w:rPr>
          <w:rFonts w:hint="eastAsia"/>
        </w:rPr>
        <w:t>AD</w:t>
      </w:r>
      <w:r w:rsidR="00073C10">
        <w:rPr>
          <w:rFonts w:hint="eastAsia"/>
        </w:rPr>
        <w:t>长度都会减少，事实上，从</w:t>
      </w:r>
      <w:r w:rsidR="00073C10">
        <w:rPr>
          <w:rFonts w:hint="eastAsia"/>
        </w:rPr>
        <w:t>D</w:t>
      </w:r>
      <w:r w:rsidR="00073C10">
        <w:rPr>
          <w:rFonts w:hint="eastAsia"/>
        </w:rPr>
        <w:t>向</w:t>
      </w:r>
      <w:r w:rsidR="00073C10">
        <w:rPr>
          <w:rFonts w:hint="eastAsia"/>
        </w:rPr>
        <w:t>A</w:t>
      </w:r>
      <w:r w:rsidR="00073C10">
        <w:rPr>
          <w:rFonts w:hint="eastAsia"/>
        </w:rPr>
        <w:t>移动的方向作垂线，垂足为</w:t>
      </w:r>
      <w:r w:rsidR="00073C10">
        <w:rPr>
          <w:rFonts w:hint="eastAsia"/>
        </w:rPr>
        <w:t>H</w:t>
      </w:r>
      <w:r w:rsidR="00073C10">
        <w:rPr>
          <w:rFonts w:hint="eastAsia"/>
        </w:rPr>
        <w:t>，那么</w:t>
      </w:r>
      <w:r w:rsidR="00073C10">
        <w:rPr>
          <w:rFonts w:hint="eastAsia"/>
        </w:rPr>
        <w:t>AH</w:t>
      </w:r>
      <w:r w:rsidR="00073C10">
        <w:rPr>
          <w:rFonts w:hint="eastAsia"/>
        </w:rPr>
        <w:t>自然会减少，而</w:t>
      </w:r>
      <w:r w:rsidR="00073C10">
        <w:rPr>
          <w:rFonts w:hint="eastAsia"/>
        </w:rPr>
        <w:t>DH</w:t>
      </w:r>
      <w:r w:rsidR="00073C10">
        <w:rPr>
          <w:rFonts w:hint="eastAsia"/>
        </w:rPr>
        <w:t>不变，所以直角三角形</w:t>
      </w:r>
      <w:r w:rsidR="00073C10">
        <w:rPr>
          <w:rFonts w:hint="eastAsia"/>
        </w:rPr>
        <w:t>ADH</w:t>
      </w:r>
      <w:r w:rsidR="00073C10">
        <w:rPr>
          <w:rFonts w:hint="eastAsia"/>
        </w:rPr>
        <w:t>的斜边</w:t>
      </w:r>
      <w:r w:rsidR="00073C10">
        <w:rPr>
          <w:rFonts w:hint="eastAsia"/>
        </w:rPr>
        <w:t>AD</w:t>
      </w:r>
      <w:r w:rsidR="00073C10">
        <w:rPr>
          <w:rFonts w:hint="eastAsia"/>
        </w:rPr>
        <w:t>也会减少。</w:t>
      </w:r>
    </w:p>
    <w:p w14:paraId="59E19AA1" w14:textId="185A8FC2" w:rsidR="00A873EF" w:rsidRDefault="00073C10" w:rsidP="00657E2E">
      <w:pPr>
        <w:ind w:firstLineChars="0" w:firstLine="640"/>
      </w:pPr>
      <w:r>
        <w:rPr>
          <w:rFonts w:hint="eastAsia"/>
        </w:rPr>
        <w:t>我们重复这种操作，将</w:t>
      </w:r>
      <w:r>
        <w:rPr>
          <w:rFonts w:hint="eastAsia"/>
        </w:rPr>
        <w:t>A</w:t>
      </w:r>
      <w:r>
        <w:rPr>
          <w:rFonts w:hint="eastAsia"/>
        </w:rPr>
        <w:t>移动到</w:t>
      </w:r>
      <w:r>
        <w:rPr>
          <w:rFonts w:hint="eastAsia"/>
        </w:rPr>
        <w:t>BC</w:t>
      </w:r>
      <w:r>
        <w:rPr>
          <w:rFonts w:hint="eastAsia"/>
        </w:rPr>
        <w:t>边上；从而</w:t>
      </w:r>
      <w:r>
        <w:rPr>
          <w:rFonts w:hint="eastAsia"/>
        </w:rPr>
        <w:t>A</w:t>
      </w:r>
      <w:r>
        <w:rPr>
          <w:rFonts w:hint="eastAsia"/>
        </w:rPr>
        <w:t>点不再是凸包的一个顶点；我们重复这样的操作便可以知道，在最优情况下，所有的</w:t>
      </w:r>
      <w:r w:rsidR="001B53B6">
        <w:rPr>
          <w:rFonts w:hint="eastAsia"/>
        </w:rPr>
        <w:t>结点在原始点的投影的凸包内部</w:t>
      </w:r>
      <w:r w:rsidR="007A6E36">
        <w:rPr>
          <w:rFonts w:hint="eastAsia"/>
        </w:rPr>
        <w:t>，原定理证毕；</w:t>
      </w:r>
    </w:p>
    <w:p w14:paraId="2E149416" w14:textId="459F0B2F" w:rsidR="00A873EF" w:rsidRPr="00BF64FE" w:rsidRDefault="00A873EF" w:rsidP="00657E2E">
      <w:pPr>
        <w:pStyle w:val="a9"/>
        <w:shd w:val="clear" w:color="auto" w:fill="00FFFF"/>
        <w:ind w:left="425" w:firstLineChars="300" w:firstLine="960"/>
      </w:pPr>
      <w:r>
        <w:rPr>
          <w:rFonts w:hint="eastAsia"/>
        </w:rPr>
        <w:t>贡献认定</w:t>
      </w:r>
      <w:r>
        <w:rPr>
          <w:rFonts w:hint="eastAsia"/>
        </w:rPr>
        <w:t xml:space="preserve">: </w:t>
      </w:r>
      <w:r>
        <w:rPr>
          <w:rFonts w:hint="eastAsia"/>
        </w:rPr>
        <w:t>由周海刚提供。</w:t>
      </w:r>
    </w:p>
    <w:p w14:paraId="4F6F599A" w14:textId="7B95C8EE" w:rsidR="00A030E2" w:rsidRDefault="00A030E2" w:rsidP="00A030E2">
      <w:pPr>
        <w:pStyle w:val="a9"/>
        <w:numPr>
          <w:ilvl w:val="1"/>
          <w:numId w:val="11"/>
        </w:numPr>
        <w:ind w:firstLineChars="0"/>
      </w:pPr>
      <w:r>
        <w:rPr>
          <w:rFonts w:hint="eastAsia"/>
        </w:rPr>
        <w:t>两个点的最短支撑线段相交定理</w:t>
      </w:r>
    </w:p>
    <w:p w14:paraId="7DCD4999" w14:textId="60F4813F" w:rsidR="00A030E2" w:rsidRDefault="00A030E2">
      <w:pPr>
        <w:ind w:firstLineChars="0" w:firstLine="640"/>
        <w:pPrChange w:id="63" w:author="Lee Vastalian" w:date="2019-10-25T14:38:00Z">
          <w:pPr>
            <w:pStyle w:val="a9"/>
            <w:ind w:left="1429" w:firstLineChars="0" w:firstLine="0"/>
          </w:pPr>
        </w:pPrChange>
      </w:pPr>
      <w:r>
        <w:rPr>
          <w:rFonts w:hint="eastAsia"/>
        </w:rPr>
        <w:t>定理内容：我们将在这个定理的讨论当中得出对于两个点</w:t>
      </w:r>
      <w:r>
        <w:rPr>
          <w:rFonts w:hint="eastAsia"/>
        </w:rPr>
        <w:t>PQ</w:t>
      </w:r>
      <w:r>
        <w:rPr>
          <w:rFonts w:hint="eastAsia"/>
        </w:rPr>
        <w:t>，用两条支撑线段使得他们相连的最短长度和的方案</w:t>
      </w:r>
      <w:r>
        <w:rPr>
          <w:rFonts w:hint="eastAsia"/>
        </w:rPr>
        <w:lastRenderedPageBreak/>
        <w:t>必然是使得结点一定是在两个支撑圆锥有公共部分但是不相包含的条件下的两个圆锥相交部分的最高点，或者是在包含关系条件下的较低的圆锥顶点处（首先，为了存在两个支撑线段相交的结点，两个点的支撑圆锥必然是有公共部分的）</w:t>
      </w:r>
    </w:p>
    <w:p w14:paraId="478D7EEC" w14:textId="77777777" w:rsidR="00A030E2" w:rsidRDefault="00A030E2">
      <w:pPr>
        <w:ind w:firstLineChars="0" w:firstLine="640"/>
        <w:pPrChange w:id="64" w:author="Lee Vastalian" w:date="2019-10-25T14:38:00Z">
          <w:pPr>
            <w:pStyle w:val="a9"/>
            <w:ind w:left="1429" w:firstLineChars="0" w:firstLine="0"/>
          </w:pPr>
        </w:pPrChange>
      </w:pPr>
      <w:r>
        <w:rPr>
          <w:rFonts w:hint="eastAsia"/>
        </w:rPr>
        <w:t>定理证明：我们分两个方面来证明：</w:t>
      </w:r>
    </w:p>
    <w:p w14:paraId="1A4B05D1" w14:textId="77777777" w:rsidR="00A030E2" w:rsidRDefault="00A030E2">
      <w:pPr>
        <w:ind w:firstLineChars="0" w:firstLine="640"/>
        <w:pPrChange w:id="65" w:author="Lee Vastalian" w:date="2019-10-25T14:38:00Z">
          <w:pPr>
            <w:pStyle w:val="a9"/>
            <w:ind w:left="1429" w:firstLineChars="0" w:firstLine="0"/>
          </w:pPr>
        </w:pPrChange>
      </w:pPr>
      <w:r>
        <w:rPr>
          <w:rFonts w:hint="eastAsia"/>
        </w:rPr>
        <w:t>第一部分，我们来证明在最短长度和的限制之下，这个相交的结点必然是在两个支撑圆锥的高的公共平面上。事实上我们可以使用在算法</w:t>
      </w:r>
      <w:r>
        <w:rPr>
          <w:rFonts w:hint="eastAsia"/>
        </w:rPr>
        <w:t>1</w:t>
      </w:r>
      <w:r>
        <w:rPr>
          <w:rFonts w:hint="eastAsia"/>
        </w:rPr>
        <w:t>的理论证明中的方法来证明（只需要做少许修改）：</w:t>
      </w:r>
    </w:p>
    <w:p w14:paraId="4B2AF3D9" w14:textId="77777777" w:rsidR="00A030E2" w:rsidRDefault="00A030E2" w:rsidP="00A030E2">
      <w:pPr>
        <w:pStyle w:val="af2"/>
        <w:ind w:firstLineChars="0" w:firstLine="0"/>
        <w:jc w:val="both"/>
      </w:pPr>
      <w:r>
        <w:rPr>
          <w:rFonts w:hint="eastAsia"/>
        </w:rPr>
        <w:t>我们考虑以下的调整，我们将</w:t>
      </w:r>
      <w:r>
        <w:rPr>
          <w:rFonts w:hint="eastAsia"/>
        </w:rPr>
        <w:t>R</w:t>
      </w:r>
      <w:r>
        <w:rPr>
          <w:rFonts w:hint="eastAsia"/>
        </w:rPr>
        <w:t>平移到</w:t>
      </w:r>
      <w:r>
        <w:rPr>
          <w:rFonts w:hint="eastAsia"/>
        </w:rPr>
        <w:t>R</w:t>
      </w:r>
      <w:r>
        <w:t>’</w:t>
      </w:r>
      <w:r>
        <w:rPr>
          <w:rFonts w:hint="eastAsia"/>
        </w:rPr>
        <w:t>，……从而将支撑线段</w:t>
      </w:r>
      <w:r>
        <w:rPr>
          <w:rFonts w:hint="eastAsia"/>
        </w:rPr>
        <w:t>PR</w:t>
      </w:r>
      <w:r>
        <w:rPr>
          <w:rFonts w:hint="eastAsia"/>
        </w:rPr>
        <w:t>，</w:t>
      </w:r>
      <w:r>
        <w:rPr>
          <w:rFonts w:hint="eastAsia"/>
        </w:rPr>
        <w:t>QR</w:t>
      </w:r>
      <w:r>
        <w:rPr>
          <w:rFonts w:hint="eastAsia"/>
        </w:rPr>
        <w:t>变成了</w:t>
      </w:r>
      <w:r>
        <w:rPr>
          <w:rFonts w:hint="eastAsia"/>
        </w:rPr>
        <w:t>PR</w:t>
      </w:r>
      <w:r>
        <w:t>’</w:t>
      </w:r>
      <w:r>
        <w:rPr>
          <w:rFonts w:hint="eastAsia"/>
        </w:rPr>
        <w:t>，</w:t>
      </w:r>
      <w:r>
        <w:rPr>
          <w:rFonts w:hint="eastAsia"/>
        </w:rPr>
        <w:t>QR</w:t>
      </w:r>
      <w:r>
        <w:t>’</w:t>
      </w:r>
      <w:r>
        <w:rPr>
          <w:rFonts w:hint="eastAsia"/>
        </w:rPr>
        <w:t>，我们先来说明这两个也是支撑线段；</w:t>
      </w:r>
    </w:p>
    <w:p w14:paraId="49D9AC44" w14:textId="412FD0B0" w:rsidR="00A030E2" w:rsidRDefault="000E64EA" w:rsidP="00A030E2">
      <w:pPr>
        <w:pStyle w:val="af2"/>
        <w:ind w:firstLineChars="0" w:firstLine="0"/>
        <w:jc w:val="both"/>
      </w:pPr>
      <w:ins w:id="66" w:author="Lee Vastalian" w:date="2019-10-23T23:28:00Z">
        <w:r>
          <w:rPr>
            <w:noProof/>
          </w:rPr>
          <w:drawing>
            <wp:anchor distT="0" distB="0" distL="114300" distR="114300" simplePos="0" relativeHeight="251984896" behindDoc="0" locked="0" layoutInCell="1" allowOverlap="1" wp14:anchorId="6265BF49" wp14:editId="5571A873">
              <wp:simplePos x="0" y="0"/>
              <wp:positionH relativeFrom="margin">
                <wp:align>center</wp:align>
              </wp:positionH>
              <wp:positionV relativeFrom="paragraph">
                <wp:posOffset>591820</wp:posOffset>
              </wp:positionV>
              <wp:extent cx="2660015" cy="2432050"/>
              <wp:effectExtent l="0" t="0" r="6985" b="6350"/>
              <wp:wrapTopAndBottom/>
              <wp:docPr id="603" name="图片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2" cstate="print">
                        <a:extLst>
                          <a:ext uri="{28A0092B-C50C-407E-A947-70E740481C1C}">
                            <a14:useLocalDpi xmlns:a14="http://schemas.microsoft.com/office/drawing/2010/main" val="0"/>
                          </a:ext>
                        </a:extLst>
                      </a:blip>
                      <a:stretch>
                        <a:fillRect/>
                      </a:stretch>
                    </pic:blipFill>
                    <pic:spPr>
                      <a:xfrm>
                        <a:off x="0" y="0"/>
                        <a:ext cx="2660015" cy="2432050"/>
                      </a:xfrm>
                      <a:prstGeom prst="rect">
                        <a:avLst/>
                      </a:prstGeom>
                    </pic:spPr>
                  </pic:pic>
                </a:graphicData>
              </a:graphic>
              <wp14:sizeRelH relativeFrom="margin">
                <wp14:pctWidth>0</wp14:pctWidth>
              </wp14:sizeRelH>
              <wp14:sizeRelV relativeFrom="margin">
                <wp14:pctHeight>0</wp14:pctHeight>
              </wp14:sizeRelV>
            </wp:anchor>
          </w:drawing>
        </w:r>
      </w:ins>
      <w:del w:id="67" w:author="Lee Vastalian" w:date="2019-10-23T23:28:00Z">
        <w:r w:rsidR="00A030E2" w:rsidDel="000E64EA">
          <w:rPr>
            <w:noProof/>
          </w:rPr>
          <mc:AlternateContent>
            <mc:Choice Requires="wpc">
              <w:drawing>
                <wp:inline distT="0" distB="0" distL="0" distR="0" wp14:anchorId="681E2672" wp14:editId="67B5E424">
                  <wp:extent cx="3693600" cy="2461895"/>
                  <wp:effectExtent l="0" t="0" r="2540" b="0"/>
                  <wp:docPr id="790" name="画布 79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884">
                          <w14:nvContentPartPr>
                            <w14:cNvPr id="653" name="墨迹 653"/>
                            <w14:cNvContentPartPr/>
                          </w14:nvContentPartPr>
                          <w14:xfrm>
                            <a:off x="289139" y="682926"/>
                            <a:ext cx="30240" cy="37800"/>
                          </w14:xfrm>
                        </w14:contentPart>
                        <w14:contentPart bwMode="auto" r:id="rId885">
                          <w14:nvContentPartPr>
                            <w14:cNvPr id="654" name="墨迹 654"/>
                            <w14:cNvContentPartPr/>
                          </w14:nvContentPartPr>
                          <w14:xfrm>
                            <a:off x="219659" y="720006"/>
                            <a:ext cx="86400" cy="1556280"/>
                          </w14:xfrm>
                        </w14:contentPart>
                        <w14:contentPart bwMode="auto" r:id="rId886">
                          <w14:nvContentPartPr>
                            <w14:cNvPr id="655" name="墨迹 655"/>
                            <w14:cNvContentPartPr/>
                          </w14:nvContentPartPr>
                          <w14:xfrm>
                            <a:off x="2239979" y="155886"/>
                            <a:ext cx="61920" cy="1530000"/>
                          </w14:xfrm>
                        </w14:contentPart>
                        <w14:contentPart bwMode="auto" r:id="rId887">
                          <w14:nvContentPartPr>
                            <w14:cNvPr id="656" name="墨迹 656"/>
                            <w14:cNvContentPartPr/>
                          </w14:nvContentPartPr>
                          <w14:xfrm>
                            <a:off x="2227019" y="1596606"/>
                            <a:ext cx="28080" cy="515520"/>
                          </w14:xfrm>
                        </w14:contentPart>
                        <w14:contentPart bwMode="auto" r:id="rId888">
                          <w14:nvContentPartPr>
                            <w14:cNvPr id="678" name="墨迹 678"/>
                            <w14:cNvContentPartPr/>
                          </w14:nvContentPartPr>
                          <w14:xfrm>
                            <a:off x="2175539" y="2118966"/>
                            <a:ext cx="77760" cy="53640"/>
                          </w14:xfrm>
                        </w14:contentPart>
                        <w14:contentPart bwMode="auto" r:id="rId889">
                          <w14:nvContentPartPr>
                            <w14:cNvPr id="679" name="墨迹 679"/>
                            <w14:cNvContentPartPr/>
                          </w14:nvContentPartPr>
                          <w14:xfrm>
                            <a:off x="2263739" y="172446"/>
                            <a:ext cx="54000" cy="27360"/>
                          </w14:xfrm>
                        </w14:contentPart>
                        <w14:contentPart bwMode="auto" r:id="rId890">
                          <w14:nvContentPartPr>
                            <w14:cNvPr id="682" name="墨迹 682"/>
                            <w14:cNvContentPartPr/>
                          </w14:nvContentPartPr>
                          <w14:xfrm>
                            <a:off x="1478579" y="1529286"/>
                            <a:ext cx="54360" cy="56880"/>
                          </w14:xfrm>
                        </w14:contentPart>
                        <w14:contentPart bwMode="auto" r:id="rId891">
                          <w14:nvContentPartPr>
                            <w14:cNvPr id="697" name="墨迹 697"/>
                            <w14:cNvContentPartPr/>
                          </w14:nvContentPartPr>
                          <w14:xfrm>
                            <a:off x="1456619" y="1796766"/>
                            <a:ext cx="160200" cy="279000"/>
                          </w14:xfrm>
                        </w14:contentPart>
                        <w14:contentPart bwMode="auto" r:id="rId892">
                          <w14:nvContentPartPr>
                            <w14:cNvPr id="698" name="墨迹 698"/>
                            <w14:cNvContentPartPr/>
                          </w14:nvContentPartPr>
                          <w14:xfrm>
                            <a:off x="1498379" y="1887486"/>
                            <a:ext cx="254160" cy="309960"/>
                          </w14:xfrm>
                        </w14:contentPart>
                        <w14:contentPart bwMode="auto" r:id="rId893">
                          <w14:nvContentPartPr>
                            <w14:cNvPr id="704" name="墨迹 704"/>
                            <w14:cNvContentPartPr/>
                          </w14:nvContentPartPr>
                          <w14:xfrm>
                            <a:off x="1156739" y="1313286"/>
                            <a:ext cx="71280" cy="53640"/>
                          </w14:xfrm>
                        </w14:contentPart>
                        <w14:contentPart bwMode="auto" r:id="rId894">
                          <w14:nvContentPartPr>
                            <w14:cNvPr id="708" name="墨迹 708"/>
                            <w14:cNvContentPartPr/>
                          </w14:nvContentPartPr>
                          <w14:xfrm>
                            <a:off x="1366619" y="1431366"/>
                            <a:ext cx="177840" cy="102600"/>
                          </w14:xfrm>
                        </w14:contentPart>
                        <w14:contentPart bwMode="auto" r:id="rId895">
                          <w14:nvContentPartPr>
                            <w14:cNvPr id="709" name="墨迹 709"/>
                            <w14:cNvContentPartPr/>
                          </w14:nvContentPartPr>
                          <w14:xfrm>
                            <a:off x="387419" y="604446"/>
                            <a:ext cx="225000" cy="93600"/>
                          </w14:xfrm>
                        </w14:contentPart>
                        <w14:contentPart bwMode="auto" r:id="rId896">
                          <w14:nvContentPartPr>
                            <w14:cNvPr id="719" name="墨迹 719"/>
                            <w14:cNvContentPartPr/>
                          </w14:nvContentPartPr>
                          <w14:xfrm>
                            <a:off x="924899" y="421926"/>
                            <a:ext cx="316800" cy="114840"/>
                          </w14:xfrm>
                        </w14:contentPart>
                        <w14:contentPart bwMode="auto" r:id="rId897">
                          <w14:nvContentPartPr>
                            <w14:cNvPr id="720" name="墨迹 720"/>
                            <w14:cNvContentPartPr/>
                          </w14:nvContentPartPr>
                          <w14:xfrm>
                            <a:off x="1392179" y="349926"/>
                            <a:ext cx="154080" cy="41040"/>
                          </w14:xfrm>
                        </w14:contentPart>
                        <w14:contentPart bwMode="auto" r:id="rId898">
                          <w14:nvContentPartPr>
                            <w14:cNvPr id="721" name="墨迹 721"/>
                            <w14:cNvContentPartPr/>
                          </w14:nvContentPartPr>
                          <w14:xfrm>
                            <a:off x="1698539" y="175326"/>
                            <a:ext cx="538200" cy="138240"/>
                          </w14:xfrm>
                        </w14:contentPart>
                        <w14:contentPart bwMode="auto" r:id="rId899">
                          <w14:nvContentPartPr>
                            <w14:cNvPr id="722" name="墨迹 722"/>
                            <w14:cNvContentPartPr/>
                          </w14:nvContentPartPr>
                          <w14:xfrm>
                            <a:off x="324059" y="2136966"/>
                            <a:ext cx="174960" cy="70920"/>
                          </w14:xfrm>
                        </w14:contentPart>
                        <w14:contentPart bwMode="auto" r:id="rId900">
                          <w14:nvContentPartPr>
                            <w14:cNvPr id="723" name="墨迹 723"/>
                            <w14:cNvContentPartPr/>
                          </w14:nvContentPartPr>
                          <w14:xfrm>
                            <a:off x="975659" y="2100606"/>
                            <a:ext cx="12240" cy="1440"/>
                          </w14:xfrm>
                        </w14:contentPart>
                        <w14:contentPart bwMode="auto" r:id="rId901">
                          <w14:nvContentPartPr>
                            <w14:cNvPr id="724" name="墨迹 724"/>
                            <w14:cNvContentPartPr/>
                          </w14:nvContentPartPr>
                          <w14:xfrm>
                            <a:off x="299579" y="2170086"/>
                            <a:ext cx="124920" cy="23760"/>
                          </w14:xfrm>
                        </w14:contentPart>
                        <w14:contentPart bwMode="auto" r:id="rId902">
                          <w14:nvContentPartPr>
                            <w14:cNvPr id="725" name="墨迹 725"/>
                            <w14:cNvContentPartPr/>
                          </w14:nvContentPartPr>
                          <w14:xfrm>
                            <a:off x="1140179" y="1288446"/>
                            <a:ext cx="30600" cy="70920"/>
                          </w14:xfrm>
                        </w14:contentPart>
                        <w14:contentPart bwMode="auto" r:id="rId903">
                          <w14:nvContentPartPr>
                            <w14:cNvPr id="726" name="墨迹 726"/>
                            <w14:cNvContentPartPr/>
                          </w14:nvContentPartPr>
                          <w14:xfrm>
                            <a:off x="1290659" y="849966"/>
                            <a:ext cx="148320" cy="166680"/>
                          </w14:xfrm>
                        </w14:contentPart>
                        <w14:contentPart bwMode="auto" r:id="rId904">
                          <w14:nvContentPartPr>
                            <w14:cNvPr id="727" name="墨迹 727"/>
                            <w14:cNvContentPartPr/>
                          </w14:nvContentPartPr>
                          <w14:xfrm>
                            <a:off x="1329539" y="906486"/>
                            <a:ext cx="159120" cy="249840"/>
                          </w14:xfrm>
                        </w14:contentPart>
                        <w14:contentPart bwMode="auto" r:id="rId905">
                          <w14:nvContentPartPr>
                            <w14:cNvPr id="728" name="墨迹 728"/>
                            <w14:cNvContentPartPr/>
                          </w14:nvContentPartPr>
                          <w14:xfrm>
                            <a:off x="1527179" y="808926"/>
                            <a:ext cx="36360" cy="131040"/>
                          </w14:xfrm>
                        </w14:contentPart>
                        <w14:contentPart bwMode="auto" r:id="rId906">
                          <w14:nvContentPartPr>
                            <w14:cNvPr id="729" name="墨迹 729"/>
                            <w14:cNvContentPartPr/>
                          </w14:nvContentPartPr>
                          <w14:xfrm>
                            <a:off x="349619" y="720006"/>
                            <a:ext cx="89640" cy="56160"/>
                          </w14:xfrm>
                        </w14:contentPart>
                        <w14:contentPart bwMode="auto" r:id="rId907">
                          <w14:nvContentPartPr>
                            <w14:cNvPr id="730" name="墨迹 730"/>
                            <w14:cNvContentPartPr/>
                          </w14:nvContentPartPr>
                          <w14:xfrm>
                            <a:off x="677939" y="972726"/>
                            <a:ext cx="79920" cy="34920"/>
                          </w14:xfrm>
                        </w14:contentPart>
                        <w14:contentPart bwMode="auto" r:id="rId908">
                          <w14:nvContentPartPr>
                            <w14:cNvPr id="731" name="墨迹 731"/>
                            <w14:cNvContentPartPr/>
                          </w14:nvContentPartPr>
                          <w14:xfrm>
                            <a:off x="913019" y="1100166"/>
                            <a:ext cx="293040" cy="215280"/>
                          </w14:xfrm>
                        </w14:contentPart>
                        <w14:contentPart bwMode="auto" r:id="rId909">
                          <w14:nvContentPartPr>
                            <w14:cNvPr id="732" name="墨迹 732"/>
                            <w14:cNvContentPartPr/>
                          </w14:nvContentPartPr>
                          <w14:xfrm>
                            <a:off x="2206139" y="241926"/>
                            <a:ext cx="65880" cy="52920"/>
                          </w14:xfrm>
                        </w14:contentPart>
                        <w14:contentPart bwMode="auto" r:id="rId910">
                          <w14:nvContentPartPr>
                            <w14:cNvPr id="733" name="墨迹 733"/>
                            <w14:cNvContentPartPr/>
                          </w14:nvContentPartPr>
                          <w14:xfrm>
                            <a:off x="1964219" y="342366"/>
                            <a:ext cx="206640" cy="230400"/>
                          </w14:xfrm>
                        </w14:contentPart>
                        <w14:contentPart bwMode="auto" r:id="rId911">
                          <w14:nvContentPartPr>
                            <w14:cNvPr id="735" name="墨迹 735"/>
                            <w14:cNvContentPartPr/>
                          </w14:nvContentPartPr>
                          <w14:xfrm>
                            <a:off x="1393979" y="653766"/>
                            <a:ext cx="487440" cy="498240"/>
                          </w14:xfrm>
                        </w14:contentPart>
                        <w14:contentPart bwMode="auto" r:id="rId912">
                          <w14:nvContentPartPr>
                            <w14:cNvPr id="736" name="墨迹 736"/>
                            <w14:cNvContentPartPr/>
                          </w14:nvContentPartPr>
                          <w14:xfrm>
                            <a:off x="1139099" y="1214646"/>
                            <a:ext cx="185760" cy="113400"/>
                          </w14:xfrm>
                        </w14:contentPart>
                        <w14:contentPart bwMode="auto" r:id="rId913">
                          <w14:nvContentPartPr>
                            <w14:cNvPr id="737" name="墨迹 737"/>
                            <w14:cNvContentPartPr/>
                          </w14:nvContentPartPr>
                          <w14:xfrm>
                            <a:off x="294539" y="253806"/>
                            <a:ext cx="13320" cy="295560"/>
                          </w14:xfrm>
                        </w14:contentPart>
                        <w14:contentPart bwMode="auto" r:id="rId914">
                          <w14:nvContentPartPr>
                            <w14:cNvPr id="738" name="墨迹 738"/>
                            <w14:cNvContentPartPr/>
                          </w14:nvContentPartPr>
                          <w14:xfrm>
                            <a:off x="280499" y="204126"/>
                            <a:ext cx="91800" cy="174960"/>
                          </w14:xfrm>
                        </w14:contentPart>
                        <w14:contentPart bwMode="auto" r:id="rId915">
                          <w14:nvContentPartPr>
                            <w14:cNvPr id="740" name="墨迹 740"/>
                            <w14:cNvContentPartPr/>
                          </w14:nvContentPartPr>
                          <w14:xfrm>
                            <a:off x="2457419" y="36006"/>
                            <a:ext cx="182520" cy="233280"/>
                          </w14:xfrm>
                        </w14:contentPart>
                        <w14:contentPart bwMode="auto" r:id="rId916">
                          <w14:nvContentPartPr>
                            <w14:cNvPr id="741" name="墨迹 741"/>
                            <w14:cNvContentPartPr/>
                          </w14:nvContentPartPr>
                          <w14:xfrm>
                            <a:off x="2530859" y="98646"/>
                            <a:ext cx="136080" cy="102960"/>
                          </w14:xfrm>
                        </w14:contentPart>
                        <w14:contentPart bwMode="auto" r:id="rId917">
                          <w14:nvContentPartPr>
                            <w14:cNvPr id="744" name="墨迹 744"/>
                            <w14:cNvContentPartPr/>
                          </w14:nvContentPartPr>
                          <w14:xfrm>
                            <a:off x="346739" y="725766"/>
                            <a:ext cx="116640" cy="54720"/>
                          </w14:xfrm>
                        </w14:contentPart>
                        <w14:contentPart bwMode="auto" r:id="rId918">
                          <w14:nvContentPartPr>
                            <w14:cNvPr id="745" name="墨迹 745"/>
                            <w14:cNvContentPartPr/>
                          </w14:nvContentPartPr>
                          <w14:xfrm>
                            <a:off x="637259" y="855006"/>
                            <a:ext cx="17280" cy="21600"/>
                          </w14:xfrm>
                        </w14:contentPart>
                        <w14:contentPart bwMode="auto" r:id="rId919">
                          <w14:nvContentPartPr>
                            <w14:cNvPr id="746" name="墨迹 746"/>
                            <w14:cNvContentPartPr/>
                          </w14:nvContentPartPr>
                          <w14:xfrm>
                            <a:off x="458339" y="765006"/>
                            <a:ext cx="157680" cy="93600"/>
                          </w14:xfrm>
                        </w14:contentPart>
                        <w14:contentPart bwMode="auto" r:id="rId920">
                          <w14:nvContentPartPr>
                            <w14:cNvPr id="747" name="墨迹 747"/>
                            <w14:cNvContentPartPr/>
                          </w14:nvContentPartPr>
                          <w14:xfrm>
                            <a:off x="718619" y="965166"/>
                            <a:ext cx="768240" cy="442440"/>
                          </w14:xfrm>
                        </w14:contentPart>
                        <w14:contentPart bwMode="auto" r:id="rId921">
                          <w14:nvContentPartPr>
                            <w14:cNvPr id="748" name="墨迹 748"/>
                            <w14:cNvContentPartPr/>
                          </w14:nvContentPartPr>
                          <w14:xfrm>
                            <a:off x="1430699" y="1389246"/>
                            <a:ext cx="139320" cy="96840"/>
                          </w14:xfrm>
                        </w14:contentPart>
                        <w14:contentPart bwMode="auto" r:id="rId922">
                          <w14:nvContentPartPr>
                            <w14:cNvPr id="749" name="墨迹 749"/>
                            <w14:cNvContentPartPr/>
                          </w14:nvContentPartPr>
                          <w14:xfrm>
                            <a:off x="1493339" y="1469166"/>
                            <a:ext cx="44640" cy="24120"/>
                          </w14:xfrm>
                        </w14:contentPart>
                        <w14:contentPart bwMode="auto" r:id="rId923">
                          <w14:nvContentPartPr>
                            <w14:cNvPr id="753" name="墨迹 753"/>
                            <w14:cNvContentPartPr/>
                          </w14:nvContentPartPr>
                          <w14:xfrm>
                            <a:off x="1512059" y="1449006"/>
                            <a:ext cx="41400" cy="83520"/>
                          </w14:xfrm>
                        </w14:contentPart>
                        <w14:contentPart bwMode="auto" r:id="rId924">
                          <w14:nvContentPartPr>
                            <w14:cNvPr id="754" name="墨迹 754"/>
                            <w14:cNvContentPartPr/>
                          </w14:nvContentPartPr>
                          <w14:xfrm>
                            <a:off x="2182379" y="180366"/>
                            <a:ext cx="99720" cy="259920"/>
                          </w14:xfrm>
                        </w14:contentPart>
                        <w14:contentPart bwMode="auto" r:id="rId925">
                          <w14:nvContentPartPr>
                            <w14:cNvPr id="755" name="墨迹 755"/>
                            <w14:cNvContentPartPr/>
                          </w14:nvContentPartPr>
                          <w14:xfrm>
                            <a:off x="1854059" y="495726"/>
                            <a:ext cx="299880" cy="545040"/>
                          </w14:xfrm>
                        </w14:contentPart>
                        <w14:contentPart bwMode="auto" r:id="rId926">
                          <w14:nvContentPartPr>
                            <w14:cNvPr id="756" name="墨迹 756"/>
                            <w14:cNvContentPartPr/>
                          </w14:nvContentPartPr>
                          <w14:xfrm>
                            <a:off x="1586579" y="1102326"/>
                            <a:ext cx="232200" cy="445680"/>
                          </w14:xfrm>
                        </w14:contentPart>
                        <w14:contentPart bwMode="auto" r:id="rId927">
                          <w14:nvContentPartPr>
                            <w14:cNvPr id="757" name="墨迹 757"/>
                            <w14:cNvContentPartPr/>
                          </w14:nvContentPartPr>
                          <w14:xfrm>
                            <a:off x="1507019" y="1467366"/>
                            <a:ext cx="20520" cy="44280"/>
                          </w14:xfrm>
                        </w14:contentPart>
                        <w14:contentPart bwMode="auto" r:id="rId928">
                          <w14:nvContentPartPr>
                            <w14:cNvPr id="758" name="墨迹 758"/>
                            <w14:cNvContentPartPr/>
                          </w14:nvContentPartPr>
                          <w14:xfrm>
                            <a:off x="1457699" y="1431006"/>
                            <a:ext cx="112320" cy="109080"/>
                          </w14:xfrm>
                        </w14:contentPart>
                        <w14:contentPart bwMode="auto" r:id="rId929">
                          <w14:nvContentPartPr>
                            <w14:cNvPr id="759" name="墨迹 759"/>
                            <w14:cNvContentPartPr/>
                          </w14:nvContentPartPr>
                          <w14:xfrm>
                            <a:off x="1530779" y="1456566"/>
                            <a:ext cx="74520" cy="101160"/>
                          </w14:xfrm>
                        </w14:contentPart>
                        <w14:contentPart bwMode="auto" r:id="rId930">
                          <w14:nvContentPartPr>
                            <w14:cNvPr id="760" name="墨迹 760"/>
                            <w14:cNvContentPartPr/>
                          </w14:nvContentPartPr>
                          <w14:xfrm>
                            <a:off x="1527179" y="1501566"/>
                            <a:ext cx="64800" cy="77400"/>
                          </w14:xfrm>
                        </w14:contentPart>
                        <w14:contentPart bwMode="auto" r:id="rId931">
                          <w14:nvContentPartPr>
                            <w14:cNvPr id="761" name="墨迹 761"/>
                            <w14:cNvContentPartPr/>
                          </w14:nvContentPartPr>
                          <w14:xfrm>
                            <a:off x="1198859" y="1359006"/>
                            <a:ext cx="47880" cy="21600"/>
                          </w14:xfrm>
                        </w14:contentPart>
                        <w14:contentPart bwMode="auto" r:id="rId932">
                          <w14:nvContentPartPr>
                            <w14:cNvPr id="762" name="墨迹 762"/>
                            <w14:cNvContentPartPr/>
                          </w14:nvContentPartPr>
                          <w14:xfrm>
                            <a:off x="1393979" y="1456566"/>
                            <a:ext cx="92880" cy="44280"/>
                          </w14:xfrm>
                        </w14:contentPart>
                        <w14:contentPart bwMode="auto" r:id="rId933">
                          <w14:nvContentPartPr>
                            <w14:cNvPr id="763" name="墨迹 763"/>
                            <w14:cNvContentPartPr/>
                          </w14:nvContentPartPr>
                          <w14:xfrm>
                            <a:off x="1234499" y="1370886"/>
                            <a:ext cx="301680" cy="187200"/>
                          </w14:xfrm>
                        </w14:contentPart>
                        <w14:contentPart bwMode="auto" r:id="rId934">
                          <w14:nvContentPartPr>
                            <w14:cNvPr id="764" name="墨迹 764"/>
                            <w14:cNvContentPartPr/>
                          </w14:nvContentPartPr>
                          <w14:xfrm>
                            <a:off x="1415939" y="1489686"/>
                            <a:ext cx="187920" cy="96480"/>
                          </w14:xfrm>
                        </w14:contentPart>
                        <w14:contentPart bwMode="auto" r:id="rId935">
                          <w14:nvContentPartPr>
                            <w14:cNvPr id="765" name="墨迹 765"/>
                            <w14:cNvContentPartPr/>
                          </w14:nvContentPartPr>
                          <w14:xfrm>
                            <a:off x="1567499" y="1524966"/>
                            <a:ext cx="43200" cy="4680"/>
                          </w14:xfrm>
                        </w14:contentPart>
                        <w14:contentPart bwMode="auto" r:id="rId936">
                          <w14:nvContentPartPr>
                            <w14:cNvPr id="766" name="墨迹 766"/>
                            <w14:cNvContentPartPr/>
                          </w14:nvContentPartPr>
                          <w14:xfrm>
                            <a:off x="1577219" y="1510926"/>
                            <a:ext cx="24840" cy="59400"/>
                          </w14:xfrm>
                        </w14:contentPart>
                        <w14:contentPart bwMode="auto" r:id="rId937">
                          <w14:nvContentPartPr>
                            <w14:cNvPr id="767" name="墨迹 767"/>
                            <w14:cNvContentPartPr/>
                          </w14:nvContentPartPr>
                          <w14:xfrm>
                            <a:off x="234779" y="2012565"/>
                            <a:ext cx="156240" cy="192600"/>
                          </w14:xfrm>
                        </w14:contentPart>
                        <w14:contentPart bwMode="auto" r:id="rId938">
                          <w14:nvContentPartPr>
                            <w14:cNvPr id="418" name="墨迹 418"/>
                            <w14:cNvContentPartPr/>
                          </w14:nvContentPartPr>
                          <w14:xfrm>
                            <a:off x="2200739" y="1978365"/>
                            <a:ext cx="186840" cy="76320"/>
                          </w14:xfrm>
                        </w14:contentPart>
                        <w14:contentPart bwMode="auto" r:id="rId939">
                          <w14:nvContentPartPr>
                            <w14:cNvPr id="419" name="墨迹 419"/>
                            <w14:cNvContentPartPr/>
                          </w14:nvContentPartPr>
                          <w14:xfrm>
                            <a:off x="2219459" y="1812765"/>
                            <a:ext cx="171000" cy="168480"/>
                          </w14:xfrm>
                        </w14:contentPart>
                        <w14:contentPart bwMode="auto" r:id="rId940">
                          <w14:nvContentPartPr>
                            <w14:cNvPr id="420" name="墨迹 420"/>
                            <w14:cNvContentPartPr/>
                          </w14:nvContentPartPr>
                          <w14:xfrm>
                            <a:off x="2184539" y="1993485"/>
                            <a:ext cx="235080" cy="183600"/>
                          </w14:xfrm>
                        </w14:contentPart>
                        <w14:contentPart bwMode="auto" r:id="rId941">
                          <w14:nvContentPartPr>
                            <w14:cNvPr id="421" name="墨迹 421"/>
                            <w14:cNvContentPartPr/>
                          </w14:nvContentPartPr>
                          <w14:xfrm>
                            <a:off x="2537699" y="1887645"/>
                            <a:ext cx="103680" cy="47160"/>
                          </w14:xfrm>
                        </w14:contentPart>
                      </wpc:wpc>
                    </a:graphicData>
                  </a:graphic>
                </wp:inline>
              </w:drawing>
            </mc:Choice>
            <mc:Fallback>
              <w:pict>
                <v:group w14:anchorId="307CA9DD" id="画布 790" o:spid="_x0000_s1026" editas="canvas" style="width:290.85pt;height:193.85pt;mso-position-horizontal-relative:char;mso-position-vertical-relative:line" coordsize="36931,24618" o:gfxdata="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">
                  <v:shape id="_x0000_s1027" type="#_x0000_t75" style="position:absolute;width:36931;height:24618;visibility:visible;mso-wrap-style:square" filled="t">
                    <v:fill o:detectmouseclick="t"/>
                    <v:path o:connecttype="none"/>
                  </v:shape>
                  <v:shape id="墨迹 653" o:spid="_x0000_s1028" type="#_x0000_t75" style="position:absolute;left:2711;top:6649;width:659;height: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">
                    <v:imagedata r:id="rId751" o:title=""/>
                  </v:shape>
                  <v:shape id="墨迹 654" o:spid="_x0000_s1029" type="#_x0000_t75" style="position:absolute;left:2016;top:7020;width:1220;height:15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">
                    <v:imagedata r:id="rId752" o:title=""/>
                  </v:shape>
                  <v:shape id="墨迹 655" o:spid="_x0000_s1030" type="#_x0000_t75" style="position:absolute;left:22219;top:1378;width:976;height:15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">
                    <v:imagedata r:id="rId753" o:title=""/>
                  </v:shape>
                  <v:shape id="墨迹 656" o:spid="_x0000_s1031" type="#_x0000_t75" style="position:absolute;left:22090;top:15786;width:637;height:5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">
                    <v:imagedata r:id="rId754" o:title=""/>
                  </v:shape>
                  <v:shape id="墨迹 678" o:spid="_x0000_s1032" type="#_x0000_t75" style="position:absolute;left:21575;top:21009;width:1134;height: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">
                    <v:imagedata r:id="rId755" o:title=""/>
                  </v:shape>
                  <v:shape id="墨迹 679" o:spid="_x0000_s1033" type="#_x0000_t75" style="position:absolute;left:22457;top:1544;width:896;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">
                    <v:imagedata r:id="rId756" o:title=""/>
                  </v:shape>
                  <v:shape id="墨迹 682" o:spid="_x0000_s1034" type="#_x0000_t75" style="position:absolute;left:14605;top:15112;width:900;height: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">
                    <v:imagedata r:id="rId757" o:title=""/>
                  </v:shape>
                  <v:shape id="墨迹 697" o:spid="_x0000_s1035" type="#_x0000_t75" style="position:absolute;left:14386;top:17787;width:1958;height:3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">
                    <v:imagedata r:id="rId758" o:title=""/>
                  </v:shape>
                  <v:shape id="墨迹 698" o:spid="_x0000_s1036" type="#_x0000_t75" style="position:absolute;left:14803;top:18694;width:2898;height:3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">
                    <v:imagedata r:id="rId759" o:title=""/>
                  </v:shape>
                  <v:shape id="墨迹 704" o:spid="_x0000_s1037" type="#_x0000_t75" style="position:absolute;left:11388;top:12952;width:1067;height: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">
                    <v:imagedata r:id="rId760" o:title=""/>
                  </v:shape>
                  <v:shape id="墨迹 708" o:spid="_x0000_s1038" type="#_x0000_t75" style="position:absolute;left:13486;top:14133;width:2134;height:1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">
                    <v:imagedata r:id="rId761" o:title=""/>
                  </v:shape>
                  <v:shape id="墨迹 709" o:spid="_x0000_s1039" type="#_x0000_t75" style="position:absolute;left:3694;top:5864;width:2606;height:1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">
                    <v:imagedata r:id="rId762" o:title=""/>
                  </v:shape>
                  <v:shape id="墨迹 719" o:spid="_x0000_s1040" type="#_x0000_t75" style="position:absolute;left:9068;top:4039;width:3525;height:1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">
                    <v:imagedata r:id="rId763" o:title=""/>
                  </v:shape>
                  <v:shape id="墨迹 720" o:spid="_x0000_s1041" type="#_x0000_t75" style="position:absolute;left:13742;top:3317;width:1896;height: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">
                    <v:imagedata r:id="rId764" o:title=""/>
                  </v:shape>
                  <v:shape id="墨迹 721" o:spid="_x0000_s1042" type="#_x0000_t75" style="position:absolute;left:16805;top:1573;width:5738;height:1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">
                    <v:imagedata r:id="rId765" o:title=""/>
                  </v:shape>
                  <v:shape id="墨迹 722" o:spid="_x0000_s1043" type="#_x0000_t75" style="position:absolute;left:3060;top:21189;width:2106;height:1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">
                    <v:imagedata r:id="rId766" o:title=""/>
                  </v:shape>
                  <v:shape id="墨迹 723" o:spid="_x0000_s1044" type="#_x0000_t75" style="position:absolute;left:9576;top:20826;width:479;height: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">
                    <v:imagedata r:id="rId767" o:title=""/>
                  </v:shape>
                  <v:shape id="墨迹 724" o:spid="_x0000_s1045" type="#_x0000_t75" style="position:absolute;left:2815;top:21518;width:1606;height: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">
                    <v:imagedata r:id="rId768" o:title=""/>
                  </v:shape>
                  <v:shape id="墨迹 725" o:spid="_x0000_s1046" type="#_x0000_t75" style="position:absolute;left:11221;top:12704;width:663;height:1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">
                    <v:imagedata r:id="rId769" o:title=""/>
                  </v:shape>
                  <v:shape id="墨迹 726" o:spid="_x0000_s1047" type="#_x0000_t75" style="position:absolute;left:12726;top:8319;width:1840;height:2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">
                    <v:imagedata r:id="rId770" o:title=""/>
                  </v:shape>
                  <v:shape id="墨迹 727" o:spid="_x0000_s1048" type="#_x0000_t75" style="position:absolute;left:13115;top:8884;width:1947;height:2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">
                    <v:imagedata r:id="rId771" o:title=""/>
                  </v:shape>
                  <v:shape id="墨迹 728" o:spid="_x0000_s1049" type="#_x0000_t75" style="position:absolute;left:15093;top:7909;width:717;height:1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">
                    <v:imagedata r:id="rId772" o:title=""/>
                  </v:shape>
                  <v:shape id="墨迹 729" o:spid="_x0000_s1050" type="#_x0000_t75" style="position:absolute;left:3316;top:7018;width:1252;height: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">
                    <v:imagedata r:id="rId773" o:title=""/>
                  </v:shape>
                  <v:shape id="墨迹 730" o:spid="_x0000_s1051" type="#_x0000_t75" style="position:absolute;left:6598;top:9547;width:1157;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">
                    <v:imagedata r:id="rId774" o:title=""/>
                  </v:shape>
                  <v:shape id="墨迹 731" o:spid="_x0000_s1052" type="#_x0000_t75" style="position:absolute;left:8950;top:10821;width:3286;height:2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">
                    <v:imagedata r:id="rId775" o:title=""/>
                  </v:shape>
                  <v:shape id="墨迹 732" o:spid="_x0000_s1053" type="#_x0000_t75" style="position:absolute;left:21881;top:2239;width:1015;height: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">
                    <v:imagedata r:id="rId776" o:title=""/>
                  </v:shape>
                  <v:shape id="墨迹 733" o:spid="_x0000_s1054" type="#_x0000_t75" style="position:absolute;left:19462;top:3243;width:2422;height: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">
                    <v:imagedata r:id="rId777" o:title=""/>
                  </v:shape>
                  <v:shape id="墨迹 735" o:spid="_x0000_s1055" type="#_x0000_t75" style="position:absolute;left:13759;top:6357;width:5231;height:5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">
                    <v:imagedata r:id="rId778" o:title=""/>
                  </v:shape>
                  <v:shape id="墨迹 736" o:spid="_x0000_s1056" type="#_x0000_t75" style="position:absolute;left:11211;top:11966;width:2213;height:1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">
                    <v:imagedata r:id="rId779" o:title=""/>
                  </v:shape>
                  <v:shape id="墨迹 737" o:spid="_x0000_s1057" type="#_x0000_t75" style="position:absolute;left:2765;top:2358;width:489;height:3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">
                    <v:imagedata r:id="rId780" o:title=""/>
                  </v:shape>
                  <v:shape id="墨迹 738" o:spid="_x0000_s1058" type="#_x0000_t75" style="position:absolute;left:2624;top:1861;width:1275;height:2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">
                    <v:imagedata r:id="rId781" o:title=""/>
                  </v:shape>
                  <v:shape id="墨迹 740" o:spid="_x0000_s1059" type="#_x0000_t75" style="position:absolute;left:24394;top:180;width:2181;height:2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">
                    <v:imagedata r:id="rId782" o:title=""/>
                  </v:shape>
                  <v:shape id="墨迹 741" o:spid="_x0000_s1060" type="#_x0000_t75" style="position:absolute;left:25129;top:806;width:1716;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">
                    <v:imagedata r:id="rId783" o:title=""/>
                  </v:shape>
                  <v:shape id="墨迹 744" o:spid="_x0000_s1061" type="#_x0000_t75" style="position:absolute;left:3287;top:7078;width:1523;height: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">
                    <v:imagedata r:id="rId784" o:title=""/>
                  </v:shape>
                  <v:shape id="墨迹 745" o:spid="_x0000_s1062" type="#_x0000_t75" style="position:absolute;left:6192;top:8370;width:529;height: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">
                    <v:imagedata r:id="rId785" o:title=""/>
                  </v:shape>
                  <v:shape id="墨迹 746" o:spid="_x0000_s1063" type="#_x0000_t75" style="position:absolute;left:4403;top:7470;width:1933;height:1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">
                    <v:imagedata r:id="rId786" o:title=""/>
                  </v:shape>
                  <v:shape id="墨迹 747" o:spid="_x0000_s1064" type="#_x0000_t75" style="position:absolute;left:7006;top:9471;width:8038;height:4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">
                    <v:imagedata r:id="rId787" o:title=""/>
                  </v:shape>
                  <v:shape id="墨迹 748" o:spid="_x0000_s1065" type="#_x0000_t75" style="position:absolute;left:14126;top:13712;width:1750;height:1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">
                    <v:imagedata r:id="rId788" o:title=""/>
                  </v:shape>
                  <v:shape id="墨迹 749" o:spid="_x0000_s1066" type="#_x0000_t75" style="position:absolute;left:14753;top:14511;width:803;height: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">
                    <v:imagedata r:id="rId789" o:title=""/>
                  </v:shape>
                  <v:shape id="墨迹 753" o:spid="_x0000_s1067" type="#_x0000_t75" style="position:absolute;left:14939;top:14310;width:773;height:1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">
                    <v:imagedata r:id="rId790" o:title=""/>
                  </v:shape>
                  <v:shape id="墨迹 754" o:spid="_x0000_s1068" type="#_x0000_t75" style="position:absolute;left:21643;top:1623;width:1354;height:2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">
                    <v:imagedata r:id="rId791" o:title=""/>
                  </v:shape>
                  <v:shape id="墨迹 755" o:spid="_x0000_s1069" type="#_x0000_t75" style="position:absolute;left:18360;top:4777;width:3355;height:5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">
                    <v:imagedata r:id="rId792" o:title=""/>
                  </v:shape>
                  <v:shape id="墨迹 756" o:spid="_x0000_s1070" type="#_x0000_t75" style="position:absolute;left:15686;top:10843;width:2677;height:4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">
                    <v:imagedata r:id="rId793" o:title=""/>
                  </v:shape>
                  <v:shape id="墨迹 757" o:spid="_x0000_s1071" type="#_x0000_t75" style="position:absolute;left:14886;top:14493;width:568;height: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">
                    <v:imagedata r:id="rId794" o:title=""/>
                  </v:shape>
                  <v:shape id="墨迹 758" o:spid="_x0000_s1072" type="#_x0000_t75" style="position:absolute;left:14397;top:14130;width:1479;height:1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">
                    <v:imagedata r:id="rId795" o:title=""/>
                  </v:shape>
                  <v:shape id="墨迹 759" o:spid="_x0000_s1073" type="#_x0000_t75" style="position:absolute;left:15128;top:14385;width:1100;height:1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">
                    <v:imagedata r:id="rId796" o:title=""/>
                  </v:shape>
                  <v:shape id="墨迹 760" o:spid="_x0000_s1074" type="#_x0000_t75" style="position:absolute;left:15090;top:14835;width:1007;height:1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">
                    <v:imagedata r:id="rId797" o:title=""/>
                  </v:shape>
                  <v:shape id="墨迹 761" o:spid="_x0000_s1075" type="#_x0000_t75" style="position:absolute;left:11808;top:13410;width:835;height: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">
                    <v:imagedata r:id="rId798" o:title=""/>
                  </v:shape>
                  <v:shape id="墨迹 762" o:spid="_x0000_s1076" type="#_x0000_t75" style="position:absolute;left:13759;top:14384;width:1285;height: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">
                    <v:imagedata r:id="rId799" o:title=""/>
                  </v:shape>
                  <v:shape id="墨迹 763" o:spid="_x0000_s1077" type="#_x0000_t75" style="position:absolute;left:12164;top:13528;width:3374;height:2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">
                    <v:imagedata r:id="rId800" o:title=""/>
                  </v:shape>
                  <v:shape id="墨迹 764" o:spid="_x0000_s1078" type="#_x0000_t75" style="position:absolute;left:13979;top:14716;width:2235;height:1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">
                    <v:imagedata r:id="rId801" o:title=""/>
                  </v:shape>
                  <v:shape id="墨迹 765" o:spid="_x0000_s1079" type="#_x0000_t75" style="position:absolute;left:15493;top:15082;width:791;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">
                    <v:imagedata r:id="rId802" o:title=""/>
                  </v:shape>
                  <v:shape id="墨迹 766" o:spid="_x0000_s1080" type="#_x0000_t75" style="position:absolute;left:15592;top:14929;width:604;height: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">
                    <v:imagedata r:id="rId803" o:title=""/>
                  </v:shape>
                  <v:shape id="墨迹 767" o:spid="_x0000_s1081" type="#_x0000_t75" style="position:absolute;left:2167;top:19945;width:1919;height:2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">
                    <v:imagedata r:id="rId804" o:title=""/>
                  </v:shape>
                  <v:shape id="墨迹 418" o:spid="_x0000_s1082" type="#_x0000_t75" style="position:absolute;left:21827;top:19603;width:2225;height:1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">
                    <v:imagedata r:id="rId805" o:title=""/>
                  </v:shape>
                  <v:shape id="墨迹 419" o:spid="_x0000_s1083" type="#_x0000_t75" style="position:absolute;left:22014;top:17947;width:2066;height:2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">
                    <v:imagedata r:id="rId806" o:title=""/>
                  </v:shape>
                  <v:shape id="墨迹 420" o:spid="_x0000_s1084" type="#_x0000_t75" style="position:absolute;left:21665;top:19754;width:2707;height:2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">
                    <v:imagedata r:id="rId807" o:title=""/>
                  </v:shape>
                  <v:shape id="墨迹 421" o:spid="_x0000_s1085" type="#_x0000_t75" style="position:absolute;left:25196;top:18696;width:1394;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">
                    <v:imagedata r:id="rId808" o:title=""/>
                  </v:shape>
                  <w10:anchorlock/>
                </v:group>
              </w:pict>
            </mc:Fallback>
          </mc:AlternateContent>
        </w:r>
      </w:del>
    </w:p>
    <w:p w14:paraId="3EB27DC7" w14:textId="77777777" w:rsidR="00A030E2" w:rsidRDefault="00A030E2" w:rsidP="00A030E2">
      <w:pPr>
        <w:pStyle w:val="af2"/>
        <w:ind w:firstLineChars="62" w:firstLine="198"/>
        <w:jc w:val="both"/>
      </w:pPr>
      <w:r>
        <w:rPr>
          <w:rFonts w:hint="eastAsia"/>
        </w:rPr>
        <w:t>事实上，我们从支撑圆锥的角度来考虑：</w:t>
      </w:r>
    </w:p>
    <w:p w14:paraId="6090034C" w14:textId="36F604ED" w:rsidR="00A030E2" w:rsidRDefault="00814C9F" w:rsidP="00A030E2">
      <w:pPr>
        <w:pStyle w:val="af2"/>
        <w:ind w:firstLine="640"/>
        <w:jc w:val="both"/>
      </w:pPr>
      <w:ins w:id="68" w:author="Lee Vastalian" w:date="2019-10-23T23:33:00Z">
        <w:r>
          <w:rPr>
            <w:noProof/>
          </w:rPr>
          <w:lastRenderedPageBreak/>
          <w:drawing>
            <wp:inline distT="0" distB="0" distL="0" distR="0" wp14:anchorId="1727C3A1" wp14:editId="41FE0E70">
              <wp:extent cx="3190875" cy="2479017"/>
              <wp:effectExtent l="0" t="0" r="0" b="0"/>
              <wp:docPr id="604" name="图片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2"/>
                      <a:stretch>
                        <a:fillRect/>
                      </a:stretch>
                    </pic:blipFill>
                    <pic:spPr>
                      <a:xfrm>
                        <a:off x="0" y="0"/>
                        <a:ext cx="3197654" cy="2484283"/>
                      </a:xfrm>
                      <a:prstGeom prst="rect">
                        <a:avLst/>
                      </a:prstGeom>
                    </pic:spPr>
                  </pic:pic>
                </a:graphicData>
              </a:graphic>
            </wp:inline>
          </w:drawing>
        </w:r>
      </w:ins>
      <w:r w:rsidR="00A030E2">
        <w:rPr>
          <w:noProof/>
        </w:rPr>
        <mc:AlternateContent>
          <mc:Choice Requires="wpi">
            <w:drawing>
              <wp:anchor distT="0" distB="0" distL="114300" distR="114300" simplePos="0" relativeHeight="251925504" behindDoc="0" locked="0" layoutInCell="1" allowOverlap="1" wp14:anchorId="47FE152A" wp14:editId="797ECF29">
                <wp:simplePos x="0" y="0"/>
                <wp:positionH relativeFrom="column">
                  <wp:posOffset>2619575</wp:posOffset>
                </wp:positionH>
                <wp:positionV relativeFrom="paragraph">
                  <wp:posOffset>667090</wp:posOffset>
                </wp:positionV>
                <wp:extent cx="360" cy="360"/>
                <wp:effectExtent l="38100" t="38100" r="57150" b="57150"/>
                <wp:wrapNone/>
                <wp:docPr id="422" name="墨迹 422"/>
                <wp:cNvGraphicFramePr/>
                <a:graphic xmlns:a="http://schemas.openxmlformats.org/drawingml/2006/main">
                  <a:graphicData uri="http://schemas.microsoft.com/office/word/2010/wordprocessingInk">
                    <w14:contentPart bwMode="auto" r:id="rId943">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 w14:anchorId="621C1F31" id="墨迹 422" o:spid="_x0000_s1026" type="#_x0000_t75" style="position:absolute;left:0;text-align:left;margin-left:204.85pt;margin-top:51.15pt;width:2.9pt;height:2.9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">
                <v:imagedata r:id="rId944" o:title=""/>
              </v:shape>
            </w:pict>
          </mc:Fallback>
        </mc:AlternateContent>
      </w:r>
      <w:del w:id="69" w:author="Lee Vastalian" w:date="2019-10-23T23:33:00Z">
        <w:r w:rsidR="00A030E2" w:rsidDel="00814C9F">
          <w:rPr>
            <w:noProof/>
          </w:rPr>
          <mc:AlternateContent>
            <mc:Choice Requires="wpi">
              <w:drawing>
                <wp:anchor distT="0" distB="0" distL="114300" distR="114300" simplePos="0" relativeHeight="251924480" behindDoc="0" locked="0" layoutInCell="1" allowOverlap="1" wp14:anchorId="10DE4F1C" wp14:editId="3B8D9859">
                  <wp:simplePos x="0" y="0"/>
                  <wp:positionH relativeFrom="column">
                    <wp:posOffset>2197334</wp:posOffset>
                  </wp:positionH>
                  <wp:positionV relativeFrom="paragraph">
                    <wp:posOffset>1825729</wp:posOffset>
                  </wp:positionV>
                  <wp:extent cx="69480" cy="33120"/>
                  <wp:effectExtent l="57150" t="57150" r="64135" b="62230"/>
                  <wp:wrapNone/>
                  <wp:docPr id="427" name="墨迹 427"/>
                  <wp:cNvGraphicFramePr/>
                  <a:graphic xmlns:a="http://schemas.openxmlformats.org/drawingml/2006/main">
                    <a:graphicData uri="http://schemas.microsoft.com/office/word/2010/wordprocessingInk">
                      <w14:contentPart bwMode="auto" r:id="rId945">
                        <w14:nvContentPartPr>
                          <w14:cNvContentPartPr/>
                        </w14:nvContentPartPr>
                        <w14:xfrm>
                          <a:off x="0" y="0"/>
                          <a:ext cx="69480" cy="33120"/>
                        </w14:xfrm>
                      </w14:contentPart>
                    </a:graphicData>
                  </a:graphic>
                </wp:anchor>
              </w:drawing>
            </mc:Choice>
            <mc:Fallback>
              <w:pict>
                <v:shape w14:anchorId="14298E0A" id="墨迹 427" o:spid="_x0000_s1026" type="#_x0000_t75" style="position:absolute;left:0;text-align:left;margin-left:171.6pt;margin-top:142.35pt;width:8.3pt;height:5.4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">
                  <v:imagedata r:id="rId815" o:title=""/>
                </v:shape>
              </w:pict>
            </mc:Fallback>
          </mc:AlternateContent>
        </w:r>
        <w:r w:rsidR="00A030E2" w:rsidDel="00814C9F">
          <w:rPr>
            <w:noProof/>
          </w:rPr>
          <mc:AlternateContent>
            <mc:Choice Requires="wpc">
              <w:drawing>
                <wp:inline distT="0" distB="0" distL="0" distR="0" wp14:anchorId="421A6A7E" wp14:editId="057D7328">
                  <wp:extent cx="4143375" cy="2416887"/>
                  <wp:effectExtent l="0" t="0" r="9525" b="2540"/>
                  <wp:docPr id="791" name="画布 7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946">
                          <w14:nvContentPartPr>
                            <w14:cNvPr id="428" name="墨迹 428"/>
                            <w14:cNvContentPartPr/>
                          </w14:nvContentPartPr>
                          <w14:xfrm>
                            <a:off x="1510232" y="579599"/>
                            <a:ext cx="45720" cy="67680"/>
                          </w14:xfrm>
                        </w14:contentPart>
                        <w14:contentPart bwMode="auto" r:id="rId947">
                          <w14:nvContentPartPr>
                            <w14:cNvPr id="433" name="墨迹 433"/>
                            <w14:cNvContentPartPr/>
                          </w14:nvContentPartPr>
                          <w14:xfrm>
                            <a:off x="1410872" y="209879"/>
                            <a:ext cx="24120" cy="290520"/>
                          </w14:xfrm>
                        </w14:contentPart>
                        <w14:contentPart bwMode="auto" r:id="rId948">
                          <w14:nvContentPartPr>
                            <w14:cNvPr id="434" name="墨迹 434"/>
                            <w14:cNvContentPartPr/>
                          </w14:nvContentPartPr>
                          <w14:xfrm>
                            <a:off x="1399352" y="191879"/>
                            <a:ext cx="143640" cy="195480"/>
                          </w14:xfrm>
                        </w14:contentPart>
                        <w14:contentPart bwMode="auto" r:id="rId949">
                          <w14:nvContentPartPr>
                            <w14:cNvPr id="436" name="墨迹 436"/>
                            <w14:cNvContentPartPr/>
                          </w14:nvContentPartPr>
                          <w14:xfrm>
                            <a:off x="803552" y="642599"/>
                            <a:ext cx="702720" cy="1221480"/>
                          </w14:xfrm>
                        </w14:contentPart>
                        <w14:contentPart bwMode="auto" r:id="rId950">
                          <w14:nvContentPartPr>
                            <w14:cNvPr id="439" name="墨迹 439"/>
                            <w14:cNvContentPartPr/>
                          </w14:nvContentPartPr>
                          <w14:xfrm>
                            <a:off x="759632" y="1794959"/>
                            <a:ext cx="72720" cy="126720"/>
                          </w14:xfrm>
                        </w14:contentPart>
                        <w14:contentPart bwMode="auto" r:id="rId951">
                          <w14:nvContentPartPr>
                            <w14:cNvPr id="441" name="墨迹 441"/>
                            <w14:cNvContentPartPr/>
                          </w14:nvContentPartPr>
                          <w14:xfrm>
                            <a:off x="767912" y="1952639"/>
                            <a:ext cx="1579320" cy="299880"/>
                          </w14:xfrm>
                        </w14:contentPart>
                        <w14:contentPart bwMode="auto" r:id="rId952">
                          <w14:nvContentPartPr>
                            <w14:cNvPr id="442" name="墨迹 442"/>
                            <w14:cNvContentPartPr/>
                          </w14:nvContentPartPr>
                          <w14:xfrm>
                            <a:off x="3064352" y="141119"/>
                            <a:ext cx="47160" cy="61560"/>
                          </w14:xfrm>
                        </w14:contentPart>
                        <w14:contentPart bwMode="auto" r:id="rId953">
                          <w14:nvContentPartPr>
                            <w14:cNvPr id="443" name="墨迹 443"/>
                            <w14:cNvContentPartPr/>
                          </w14:nvContentPartPr>
                          <w14:xfrm>
                            <a:off x="3274592" y="35999"/>
                            <a:ext cx="248040" cy="249480"/>
                          </w14:xfrm>
                        </w14:contentPart>
                        <w14:contentPart bwMode="auto" r:id="rId954">
                          <w14:nvContentPartPr>
                            <w14:cNvPr id="445" name="墨迹 445"/>
                            <w14:cNvContentPartPr/>
                          </w14:nvContentPartPr>
                          <w14:xfrm>
                            <a:off x="3405992" y="74159"/>
                            <a:ext cx="192960" cy="129960"/>
                          </w14:xfrm>
                        </w14:contentPart>
                        <w14:contentPart bwMode="auto" r:id="rId955">
                          <w14:nvContentPartPr>
                            <w14:cNvPr id="768" name="墨迹 768"/>
                            <w14:cNvContentPartPr/>
                          </w14:nvContentPartPr>
                          <w14:xfrm>
                            <a:off x="3050672" y="170639"/>
                            <a:ext cx="37080" cy="54720"/>
                          </w14:xfrm>
                        </w14:contentPart>
                        <w14:contentPart bwMode="auto" r:id="rId956">
                          <w14:nvContentPartPr>
                            <w14:cNvPr id="769" name="墨迹 769"/>
                            <w14:cNvContentPartPr/>
                          </w14:nvContentPartPr>
                          <w14:xfrm>
                            <a:off x="2827112" y="313559"/>
                            <a:ext cx="129240" cy="154800"/>
                          </w14:xfrm>
                        </w14:contentPart>
                        <w14:contentPart bwMode="auto" r:id="rId957">
                          <w14:nvContentPartPr>
                            <w14:cNvPr id="770" name="墨迹 770"/>
                            <w14:cNvContentPartPr/>
                          </w14:nvContentPartPr>
                          <w14:xfrm>
                            <a:off x="2055992" y="199439"/>
                            <a:ext cx="996480" cy="1256040"/>
                          </w14:xfrm>
                        </w14:contentPart>
                        <w14:contentPart bwMode="auto" r:id="rId958">
                          <w14:nvContentPartPr>
                            <w14:cNvPr id="771" name="墨迹 771"/>
                            <w14:cNvContentPartPr/>
                          </w14:nvContentPartPr>
                          <w14:xfrm>
                            <a:off x="2027192" y="1487879"/>
                            <a:ext cx="20520" cy="25920"/>
                          </w14:xfrm>
                        </w14:contentPart>
                        <w14:contentPart bwMode="auto" r:id="rId959">
                          <w14:nvContentPartPr>
                            <w14:cNvPr id="772" name="墨迹 772"/>
                            <w14:cNvContentPartPr/>
                          </w14:nvContentPartPr>
                          <w14:xfrm>
                            <a:off x="1937192" y="1582919"/>
                            <a:ext cx="44280" cy="48600"/>
                          </w14:xfrm>
                        </w14:contentPart>
                        <w14:contentPart bwMode="auto" r:id="rId960">
                          <w14:nvContentPartPr>
                            <w14:cNvPr id="773" name="墨迹 773"/>
                            <w14:cNvContentPartPr/>
                          </w14:nvContentPartPr>
                          <w14:xfrm>
                            <a:off x="2109992" y="2062799"/>
                            <a:ext cx="43920" cy="14040"/>
                          </w14:xfrm>
                        </w14:contentPart>
                        <w14:contentPart bwMode="auto" r:id="rId961">
                          <w14:nvContentPartPr>
                            <w14:cNvPr id="774" name="墨迹 774"/>
                            <w14:cNvContentPartPr/>
                          </w14:nvContentPartPr>
                          <w14:xfrm>
                            <a:off x="2180912" y="2088359"/>
                            <a:ext cx="1431720" cy="220320"/>
                          </w14:xfrm>
                        </w14:contentPart>
                        <w14:contentPart bwMode="auto" r:id="rId962">
                          <w14:nvContentPartPr>
                            <w14:cNvPr id="775" name="墨迹 775"/>
                            <w14:cNvContentPartPr/>
                          </w14:nvContentPartPr>
                          <w14:xfrm>
                            <a:off x="3094592" y="194399"/>
                            <a:ext cx="816120" cy="1945440"/>
                          </w14:xfrm>
                        </w14:contentPart>
                        <w14:contentPart bwMode="auto" r:id="rId963">
                          <w14:nvContentPartPr>
                            <w14:cNvPr id="776" name="墨迹 776"/>
                            <w14:cNvContentPartPr/>
                          </w14:nvContentPartPr>
                          <w14:xfrm>
                            <a:off x="2073992" y="1698839"/>
                            <a:ext cx="88560" cy="14760"/>
                          </w14:xfrm>
                        </w14:contentPart>
                        <w14:contentPart bwMode="auto" r:id="rId964">
                          <w14:nvContentPartPr>
                            <w14:cNvPr id="777" name="墨迹 777"/>
                            <w14:cNvContentPartPr/>
                          </w14:nvContentPartPr>
                          <w14:xfrm>
                            <a:off x="3539912" y="1749959"/>
                            <a:ext cx="326880" cy="201600"/>
                          </w14:xfrm>
                        </w14:contentPart>
                        <w14:contentPart bwMode="auto" r:id="rId965">
                          <w14:nvContentPartPr>
                            <w14:cNvPr id="778" name="墨迹 778"/>
                            <w14:cNvContentPartPr/>
                          </w14:nvContentPartPr>
                          <w14:xfrm>
                            <a:off x="3947432" y="1848599"/>
                            <a:ext cx="10440" cy="6480"/>
                          </w14:xfrm>
                        </w14:contentPart>
                        <w14:contentPart bwMode="auto" r:id="rId966">
                          <w14:nvContentPartPr>
                            <w14:cNvPr id="779" name="墨迹 779"/>
                            <w14:cNvContentPartPr/>
                          </w14:nvContentPartPr>
                          <w14:xfrm>
                            <a:off x="1544432" y="622439"/>
                            <a:ext cx="17280" cy="135000"/>
                          </w14:xfrm>
                        </w14:contentPart>
                        <w14:contentPart bwMode="auto" r:id="rId967">
                          <w14:nvContentPartPr>
                            <w14:cNvPr id="780" name="墨迹 780"/>
                            <w14:cNvContentPartPr/>
                          </w14:nvContentPartPr>
                          <w14:xfrm>
                            <a:off x="1500872" y="965879"/>
                            <a:ext cx="32400" cy="584280"/>
                          </w14:xfrm>
                        </w14:contentPart>
                        <w14:contentPart bwMode="auto" r:id="rId968">
                          <w14:nvContentPartPr>
                            <w14:cNvPr id="781" name="墨迹 781"/>
                            <w14:cNvContentPartPr/>
                          </w14:nvContentPartPr>
                          <w14:xfrm>
                            <a:off x="1494032" y="1665719"/>
                            <a:ext cx="360" cy="4680"/>
                          </w14:xfrm>
                        </w14:contentPart>
                        <w14:contentPart bwMode="auto" r:id="rId969">
                          <w14:nvContentPartPr>
                            <w14:cNvPr id="782" name="墨迹 782"/>
                            <w14:cNvContentPartPr/>
                          </w14:nvContentPartPr>
                          <w14:xfrm>
                            <a:off x="3013232" y="1825199"/>
                            <a:ext cx="5400" cy="52920"/>
                          </w14:xfrm>
                        </w14:contentPart>
                        <w14:contentPart bwMode="auto" r:id="rId970">
                          <w14:nvContentPartPr>
                            <w14:cNvPr id="783" name="墨迹 783"/>
                            <w14:cNvContentPartPr/>
                          </w14:nvContentPartPr>
                          <w14:xfrm>
                            <a:off x="2965352" y="1859399"/>
                            <a:ext cx="31680" cy="66600"/>
                          </w14:xfrm>
                        </w14:contentPart>
                        <w14:contentPart bwMode="auto" r:id="rId971">
                          <w14:nvContentPartPr>
                            <w14:cNvPr id="784" name="墨迹 784"/>
                            <w14:cNvContentPartPr/>
                          </w14:nvContentPartPr>
                          <w14:xfrm>
                            <a:off x="2047352" y="1606679"/>
                            <a:ext cx="17280" cy="36720"/>
                          </w14:xfrm>
                        </w14:contentPart>
                        <w14:contentPart bwMode="auto" r:id="rId972">
                          <w14:nvContentPartPr>
                            <w14:cNvPr id="785" name="墨迹 785"/>
                            <w14:cNvContentPartPr/>
                          </w14:nvContentPartPr>
                          <w14:xfrm>
                            <a:off x="1561352" y="644245"/>
                            <a:ext cx="83520" cy="175680"/>
                          </w14:xfrm>
                        </w14:contentPart>
                        <w14:contentPart bwMode="auto" r:id="rId973">
                          <w14:nvContentPartPr>
                            <w14:cNvPr id="786" name="墨迹 786"/>
                            <w14:cNvContentPartPr/>
                          </w14:nvContentPartPr>
                          <w14:xfrm>
                            <a:off x="1764752" y="1098925"/>
                            <a:ext cx="277920" cy="529920"/>
                          </w14:xfrm>
                        </w14:contentPart>
                        <w14:contentPart bwMode="auto" r:id="rId974">
                          <w14:nvContentPartPr>
                            <w14:cNvPr id="787" name="墨迹 787"/>
                            <w14:cNvContentPartPr/>
                          </w14:nvContentPartPr>
                          <w14:xfrm>
                            <a:off x="2969672" y="156085"/>
                            <a:ext cx="140760" cy="184320"/>
                          </w14:xfrm>
                        </w14:contentPart>
                        <w14:contentPart bwMode="auto" r:id="rId975">
                          <w14:nvContentPartPr>
                            <w14:cNvPr id="788" name="墨迹 788"/>
                            <w14:cNvContentPartPr/>
                          </w14:nvContentPartPr>
                          <w14:xfrm>
                            <a:off x="2666192" y="443725"/>
                            <a:ext cx="241200" cy="405000"/>
                          </w14:xfrm>
                        </w14:contentPart>
                        <w14:contentPart bwMode="auto" r:id="rId976">
                          <w14:nvContentPartPr>
                            <w14:cNvPr id="789" name="墨迹 789"/>
                            <w14:cNvContentPartPr/>
                          </w14:nvContentPartPr>
                          <w14:xfrm>
                            <a:off x="2553152" y="938365"/>
                            <a:ext cx="51120" cy="82800"/>
                          </w14:xfrm>
                        </w14:contentPart>
                      </wpc:wpc>
                    </a:graphicData>
                  </a:graphic>
                </wp:inline>
              </w:drawing>
            </mc:Choice>
            <mc:Fallback>
              <w:pict>
                <v:group w14:anchorId="15DCB69A" id="画布 791" o:spid="_x0000_s1026" editas="canvas" style="width:326.25pt;height:190.3pt;mso-position-horizontal-relative:char;mso-position-vertical-relative:line" coordsize="41433,24168" o:gfxdata="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">
                  <v:shape id="_x0000_s1027" type="#_x0000_t75" style="position:absolute;width:41433;height:24168;visibility:visible;mso-wrap-style:square" filled="t">
                    <v:fill o:detectmouseclick="t"/>
                    <v:path o:connecttype="none"/>
                  </v:shape>
                  <v:shape id="墨迹 428" o:spid="_x0000_s1028" type="#_x0000_t75" style="position:absolute;left:14922;top:5615;width:813;height:1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">
                    <v:imagedata r:id="rId847" o:title=""/>
                  </v:shape>
                  <v:shape id="墨迹 433" o:spid="_x0000_s1029" type="#_x0000_t75" style="position:absolute;left:13928;top:1918;width:598;height:3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">
                    <v:imagedata r:id="rId848" o:title=""/>
                  </v:shape>
                  <v:shape id="墨迹 434" o:spid="_x0000_s1030" type="#_x0000_t75" style="position:absolute;left:13813;top:1738;width:1793;height:2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">
                    <v:imagedata r:id="rId849" o:title=""/>
                  </v:shape>
                  <v:shape id="墨迹 436" o:spid="_x0000_s1031" type="#_x0000_t75" style="position:absolute;left:7855;top:6245;width:7384;height:12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">
                    <v:imagedata r:id="rId850" o:title=""/>
                  </v:shape>
                  <v:shape id="墨迹 439" o:spid="_x0000_s1032" type="#_x0000_t75" style="position:absolute;left:7416;top:17769;width:1083;height:1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">
                    <v:imagedata r:id="rId851" o:title=""/>
                  </v:shape>
                  <v:shape id="墨迹 441" o:spid="_x0000_s1033" type="#_x0000_t75" style="position:absolute;left:7499;top:19346;width:16149;height:3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">
                    <v:imagedata r:id="rId852" o:title=""/>
                  </v:shape>
                  <v:shape id="墨迹 442" o:spid="_x0000_s1034" type="#_x0000_t75" style="position:absolute;left:30464;top:1231;width:826;height: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">
                    <v:imagedata r:id="rId853" o:title=""/>
                  </v:shape>
                  <v:shape id="墨迹 443" o:spid="_x0000_s1035" type="#_x0000_t75" style="position:absolute;left:32565;top:179;width:2837;height:2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">
                    <v:imagedata r:id="rId854" o:title=""/>
                  </v:shape>
                  <v:shape id="墨迹 445" o:spid="_x0000_s1036" type="#_x0000_t75" style="position:absolute;left:33879;top:561;width:2286;height:1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">
                    <v:imagedata r:id="rId855" o:title=""/>
                  </v:shape>
                  <v:shape id="墨迹 768" o:spid="_x0000_s1037" type="#_x0000_t75" style="position:absolute;left:30326;top:1526;width:727;height: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">
                    <v:imagedata r:id="rId856" o:title=""/>
                  </v:shape>
                  <v:shape id="墨迹 769" o:spid="_x0000_s1038" type="#_x0000_t75" style="position:absolute;left:28091;top:2955;width:1648;height:1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">
                    <v:imagedata r:id="rId857" o:title=""/>
                  </v:shape>
                  <v:shape id="墨迹 770" o:spid="_x0000_s1039" type="#_x0000_t75" style="position:absolute;left:20379;top:1814;width:10322;height:12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">
                    <v:imagedata r:id="rId858" o:title=""/>
                  </v:shape>
                  <v:shape id="墨迹 771" o:spid="_x0000_s1040" type="#_x0000_t75" style="position:absolute;left:20088;top:14698;width:568;height: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">
                    <v:imagedata r:id="rId859" o:title=""/>
                  </v:shape>
                  <v:shape id="墨迹 772" o:spid="_x0000_s1041" type="#_x0000_t75" style="position:absolute;left:19191;top:15649;width:800;height: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">
                    <v:imagedata r:id="rId860" o:title=""/>
                  </v:shape>
                  <v:shape id="墨迹 773" o:spid="_x0000_s1042" type="#_x0000_t75" style="position:absolute;left:20919;top:20447;width:796;height: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">
                    <v:imagedata r:id="rId861" o:title=""/>
                  </v:shape>
                  <v:shape id="墨迹 774" o:spid="_x0000_s1043" type="#_x0000_t75" style="position:absolute;left:21629;top:20703;width:14673;height: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">
                    <v:imagedata r:id="rId862" o:title=""/>
                  </v:shape>
                  <v:shape id="墨迹 775" o:spid="_x0000_s1044" type="#_x0000_t75" style="position:absolute;left:30765;top:1763;width:8518;height:19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">
                    <v:imagedata r:id="rId863" o:title=""/>
                  </v:shape>
                  <v:shape id="墨迹 776" o:spid="_x0000_s1045" type="#_x0000_t75" style="position:absolute;left:20559;top:16808;width:1242;height: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">
                    <v:imagedata r:id="rId864" o:title=""/>
                  </v:shape>
                  <v:shape id="墨迹 777" o:spid="_x0000_s1046" type="#_x0000_t75" style="position:absolute;left:35219;top:17319;width:3625;height:2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">
                    <v:imagedata r:id="rId865" o:title=""/>
                  </v:shape>
                  <v:shape id="墨迹 778" o:spid="_x0000_s1047" type="#_x0000_t75" style="position:absolute;left:39287;top:18305;width:474;height: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">
                    <v:imagedata r:id="rId866" o:title=""/>
                  </v:shape>
                  <v:shape id="墨迹 779" o:spid="_x0000_s1048" type="#_x0000_t75" style="position:absolute;left:15264;top:6044;width:529;height:1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">
                    <v:imagedata r:id="rId867" o:title=""/>
                  </v:shape>
                  <v:shape id="墨迹 780" o:spid="_x0000_s1049" type="#_x0000_t75" style="position:absolute;left:14828;top:9478;width:681;height:6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">
                    <v:imagedata r:id="rId868" o:title=""/>
                  </v:shape>
                  <v:shape id="墨迹 781" o:spid="_x0000_s1050" type="#_x0000_t75" style="position:absolute;left:14760;top:16477;width:360;height: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">
                    <v:imagedata r:id="rId869" o:title=""/>
                  </v:shape>
                  <v:shape id="墨迹 782" o:spid="_x0000_s1051" type="#_x0000_t75" style="position:absolute;left:29952;top:18071;width:410;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">
                    <v:imagedata r:id="rId870" o:title=""/>
                  </v:shape>
                  <v:shape id="墨迹 783" o:spid="_x0000_s1052" type="#_x0000_t75" style="position:absolute;left:29473;top:18413;width:673;height:1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">
                    <v:imagedata r:id="rId871" o:title=""/>
                  </v:shape>
                  <v:shape id="墨迹 784" o:spid="_x0000_s1053" type="#_x0000_t75" style="position:absolute;left:20293;top:15886;width:529;height: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">
                    <v:imagedata r:id="rId872" o:title=""/>
                  </v:shape>
                  <v:shape id="墨迹 785" o:spid="_x0000_s1054" type="#_x0000_t75" style="position:absolute;left:15433;top:6262;width:1192;height:2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">
                    <v:imagedata r:id="rId873" o:title=""/>
                  </v:shape>
                  <v:shape id="墨迹 786" o:spid="_x0000_s1055" type="#_x0000_t75" style="position:absolute;left:17467;top:10809;width:3136;height:5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">
                    <v:imagedata r:id="rId874" o:title=""/>
                  </v:shape>
                  <v:shape id="墨迹 787" o:spid="_x0000_s1056" type="#_x0000_t75" style="position:absolute;left:29516;top:1380;width:1764;height:2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">
                    <v:imagedata r:id="rId875" o:title=""/>
                  </v:shape>
                  <v:shape id="墨迹 788" o:spid="_x0000_s1057" type="#_x0000_t75" style="position:absolute;left:26481;top:4257;width:2769;height:4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">
                    <v:imagedata r:id="rId876" o:title=""/>
                  </v:shape>
                  <v:shape id="墨迹 789" o:spid="_x0000_s1058" type="#_x0000_t75" style="position:absolute;left:25351;top:9204;width:868;height:1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">
                    <v:imagedata r:id="rId877" o:title=""/>
                  </v:shape>
                  <w10:anchorlock/>
                </v:group>
              </w:pict>
            </mc:Fallback>
          </mc:AlternateContent>
        </w:r>
      </w:del>
    </w:p>
    <w:p w14:paraId="0FDB69CE" w14:textId="77777777" w:rsidR="00A030E2" w:rsidRDefault="00A030E2" w:rsidP="00A030E2">
      <w:pPr>
        <w:pStyle w:val="af2"/>
        <w:ind w:firstLine="640"/>
      </w:pPr>
      <w:r>
        <w:rPr>
          <w:rFonts w:hint="eastAsia"/>
        </w:rPr>
        <w:t>由于</w:t>
      </w:r>
      <w:r>
        <w:rPr>
          <w:rFonts w:hint="eastAsia"/>
        </w:rPr>
        <w:t>R</w:t>
      </w:r>
      <w:r>
        <w:rPr>
          <w:rFonts w:hint="eastAsia"/>
        </w:rPr>
        <w:t>在两个支撑圆锥的交叉部分，注意到两个支撑圆锥的高所在的共同平面为交叉部分的对称轴，我们将</w:t>
      </w:r>
      <w:r>
        <w:rPr>
          <w:rFonts w:hint="eastAsia"/>
        </w:rPr>
        <w:t>R</w:t>
      </w:r>
      <w:r>
        <w:rPr>
          <w:rFonts w:hint="eastAsia"/>
        </w:rPr>
        <w:t>投影到这个平面上得到的</w:t>
      </w:r>
      <w:r>
        <w:rPr>
          <w:rFonts w:hint="eastAsia"/>
        </w:rPr>
        <w:t>R</w:t>
      </w:r>
      <w:r>
        <w:t>’</w:t>
      </w:r>
      <w:r>
        <w:rPr>
          <w:rFonts w:hint="eastAsia"/>
        </w:rPr>
        <w:t>必然也在交叉部分之内，从而我们由支撑圆锥的定义可以知道，</w:t>
      </w:r>
      <w:r>
        <w:rPr>
          <w:rFonts w:hint="eastAsia"/>
        </w:rPr>
        <w:t>PR</w:t>
      </w:r>
      <w:r>
        <w:t>’</w:t>
      </w:r>
      <w:r>
        <w:rPr>
          <w:rFonts w:hint="eastAsia"/>
        </w:rPr>
        <w:t>，</w:t>
      </w:r>
      <w:r>
        <w:rPr>
          <w:rFonts w:hint="eastAsia"/>
        </w:rPr>
        <w:t>P</w:t>
      </w:r>
      <w:r>
        <w:t>Q’</w:t>
      </w:r>
      <w:r>
        <w:rPr>
          <w:rFonts w:hint="eastAsia"/>
        </w:rPr>
        <w:t>都是支撑线段；我们再证明，这种平移可以使得方案变得更优；</w:t>
      </w:r>
    </w:p>
    <w:p w14:paraId="6F76CC97" w14:textId="77777777" w:rsidR="00A030E2" w:rsidRDefault="00A030E2" w:rsidP="00A030E2">
      <w:pPr>
        <w:pStyle w:val="af2"/>
        <w:ind w:firstLine="640"/>
        <w:jc w:val="both"/>
      </w:pPr>
      <w:r>
        <w:rPr>
          <w:rFonts w:hint="eastAsia"/>
        </w:rPr>
        <w:t>事实上由直角三角形内斜边大于直角边，注意到</w:t>
      </w:r>
      <w:r>
        <w:rPr>
          <w:rFonts w:hint="eastAsia"/>
        </w:rPr>
        <w:t>RR</w:t>
      </w:r>
      <w:r>
        <w:t>’</w:t>
      </w:r>
      <w:r>
        <w:rPr>
          <w:rFonts w:hint="eastAsia"/>
        </w:rPr>
        <w:t>垂直于对称平面，所以三角形</w:t>
      </w:r>
      <w:r>
        <w:rPr>
          <w:rFonts w:hint="eastAsia"/>
        </w:rPr>
        <w:t>RR</w:t>
      </w:r>
      <w:r>
        <w:t>’</w:t>
      </w:r>
      <w:r>
        <w:rPr>
          <w:rFonts w:hint="eastAsia"/>
        </w:rPr>
        <w:t>P</w:t>
      </w:r>
      <w:r>
        <w:rPr>
          <w:rFonts w:hint="eastAsia"/>
        </w:rPr>
        <w:t>和</w:t>
      </w:r>
      <w:r>
        <w:rPr>
          <w:rFonts w:hint="eastAsia"/>
        </w:rPr>
        <w:t>RR</w:t>
      </w:r>
      <w:r>
        <w:t>’</w:t>
      </w:r>
      <w:r>
        <w:rPr>
          <w:rFonts w:hint="eastAsia"/>
        </w:rPr>
        <w:t>Q</w:t>
      </w:r>
      <w:r>
        <w:rPr>
          <w:rFonts w:hint="eastAsia"/>
        </w:rPr>
        <w:t>都是直角三角形，同时我们得到：</w:t>
      </w:r>
    </w:p>
    <w:p w14:paraId="3B93A502" w14:textId="77777777" w:rsidR="00A030E2" w:rsidRDefault="00A030E2" w:rsidP="00A030E2">
      <w:pPr>
        <w:pStyle w:val="af2"/>
        <w:ind w:firstLine="640"/>
      </w:pPr>
      <w:r>
        <w:rPr>
          <w:rFonts w:hint="eastAsia"/>
        </w:rPr>
        <w:t xml:space="preserve"> </w:t>
      </w:r>
      <w:r>
        <w:t xml:space="preserve">  PR’&lt;PR</w:t>
      </w:r>
      <w:r>
        <w:rPr>
          <w:rFonts w:hint="eastAsia"/>
        </w:rPr>
        <w:t>；</w:t>
      </w:r>
      <w:r>
        <w:t xml:space="preserve"> QR’&lt;QR</w:t>
      </w:r>
    </w:p>
    <w:p w14:paraId="2A2E03C9" w14:textId="77777777" w:rsidR="00A030E2" w:rsidRDefault="00A030E2" w:rsidP="00A030E2">
      <w:pPr>
        <w:pStyle w:val="af2"/>
        <w:ind w:firstLine="640"/>
      </w:pPr>
      <w:r>
        <w:rPr>
          <w:rFonts w:hint="eastAsia"/>
        </w:rPr>
        <w:t>从而此时得到的方案，支撑线段的总长度减少了……从而原来包含</w:t>
      </w:r>
      <w:r>
        <w:rPr>
          <w:rFonts w:hint="eastAsia"/>
        </w:rPr>
        <w:t>R</w:t>
      </w:r>
      <w:r>
        <w:rPr>
          <w:rFonts w:hint="eastAsia"/>
        </w:rPr>
        <w:t>的方案不是最优方</w:t>
      </w:r>
      <w:r>
        <w:rPr>
          <w:rFonts w:hint="eastAsia"/>
        </w:rPr>
        <w:lastRenderedPageBreak/>
        <w:t>案，也就是说：</w:t>
      </w:r>
    </w:p>
    <w:p w14:paraId="4254097D" w14:textId="77777777" w:rsidR="00A030E2" w:rsidRDefault="00A030E2" w:rsidP="00A030E2">
      <w:pPr>
        <w:pStyle w:val="af2"/>
        <w:ind w:firstLine="640"/>
      </w:pPr>
      <w:r>
        <w:rPr>
          <w:rFonts w:hint="eastAsia"/>
        </w:rPr>
        <w:t>如果包含</w:t>
      </w:r>
      <w:r>
        <w:rPr>
          <w:rFonts w:hint="eastAsia"/>
        </w:rPr>
        <w:t>R</w:t>
      </w:r>
      <w:r>
        <w:rPr>
          <w:rFonts w:hint="eastAsia"/>
        </w:rPr>
        <w:t>的两条相交支撑线段之和是最短的，那么</w:t>
      </w:r>
      <w:r>
        <w:rPr>
          <w:rFonts w:hint="eastAsia"/>
        </w:rPr>
        <w:t>R</w:t>
      </w:r>
      <w:r>
        <w:rPr>
          <w:rFonts w:hint="eastAsia"/>
        </w:rPr>
        <w:t>一定会在两个支撑圆锥的高的公共平面上；</w:t>
      </w:r>
    </w:p>
    <w:p w14:paraId="032AC1E9" w14:textId="413C7B0A" w:rsidR="00A030E2" w:rsidRDefault="00A030E2">
      <w:pPr>
        <w:ind w:firstLineChars="0" w:firstLine="640"/>
        <w:pPrChange w:id="70" w:author="Lee Vastalian" w:date="2019-10-25T14:38:00Z">
          <w:pPr>
            <w:pStyle w:val="a9"/>
            <w:ind w:left="1429" w:firstLineChars="0" w:firstLine="0"/>
          </w:pPr>
        </w:pPrChange>
      </w:pPr>
      <w:r>
        <w:rPr>
          <w:rFonts w:hint="eastAsia"/>
        </w:rPr>
        <w:t>第二部分，我们证明它一定会处于两个圆锥相交部分的最高点或者是在包含关系条件下的较低的圆锥顶点处：（由于第一部分的证明我们可以将以下问题的讨论限制在一个平面之内）</w:t>
      </w:r>
    </w:p>
    <w:p w14:paraId="5963857F" w14:textId="3DD9FDC4" w:rsidR="00F25D53" w:rsidRDefault="00F25D53">
      <w:pPr>
        <w:ind w:firstLineChars="0"/>
        <w:pPrChange w:id="71" w:author="Lee Vastalian" w:date="2019-10-25T14:38:00Z">
          <w:pPr>
            <w:ind w:left="1443" w:firstLineChars="0" w:firstLine="0"/>
          </w:pPr>
        </w:pPrChange>
      </w:pPr>
      <w:r>
        <w:rPr>
          <w:rFonts w:hint="eastAsia"/>
        </w:rPr>
        <w:t>我们同样由定理四的证明当中可以知道，如果两个支撑线段的长度和最短那么对于结点</w:t>
      </w:r>
      <w:r>
        <w:rPr>
          <w:rFonts w:hint="eastAsia"/>
        </w:rPr>
        <w:t>R</w:t>
      </w:r>
      <w:r>
        <w:rPr>
          <w:rFonts w:hint="eastAsia"/>
        </w:rPr>
        <w:t>，</w:t>
      </w:r>
      <w:r>
        <w:rPr>
          <w:rFonts w:hint="eastAsia"/>
        </w:rPr>
        <w:t>PR</w:t>
      </w:r>
      <w:r>
        <w:rPr>
          <w:rFonts w:hint="eastAsia"/>
        </w:rPr>
        <w:t>，</w:t>
      </w:r>
      <w:r>
        <w:rPr>
          <w:rFonts w:hint="eastAsia"/>
        </w:rPr>
        <w:t>QR</w:t>
      </w:r>
      <w:r>
        <w:rPr>
          <w:rFonts w:hint="eastAsia"/>
        </w:rPr>
        <w:t>和竖直方向的夹角相等：</w:t>
      </w:r>
    </w:p>
    <w:p w14:paraId="30EFB6B6" w14:textId="5E6182A6" w:rsidR="0028311C" w:rsidRDefault="0028311C">
      <w:pPr>
        <w:pStyle w:val="af2"/>
        <w:ind w:firstLine="640"/>
      </w:pPr>
      <w:r>
        <w:rPr>
          <w:rFonts w:hint="eastAsia"/>
        </w:rPr>
        <w:t>两个原始点和这个结点的连线和竖直方向的夹角</w:t>
      </w:r>
      <m:oMath>
        <m:r>
          <w:rPr>
            <w:rFonts w:ascii="Cambria Math" w:hAnsi="Cambria Math"/>
          </w:rPr>
          <m:t>θ</m:t>
        </m:r>
      </m:oMath>
      <w:r>
        <w:rPr>
          <w:rFonts w:hint="eastAsia"/>
        </w:rPr>
        <w:t>是相等的，</w:t>
      </w:r>
      <m:oMath>
        <m:r>
          <w:rPr>
            <w:rFonts w:ascii="Cambria Math" w:hAnsi="Cambria Math"/>
          </w:rPr>
          <m:t>θ</m:t>
        </m:r>
      </m:oMath>
      <w:r>
        <w:rPr>
          <w:rFonts w:hint="eastAsia"/>
        </w:rPr>
        <w:t>的取值会在下面的证明当中给出；</w:t>
      </w:r>
    </w:p>
    <w:p w14:paraId="363F26D8" w14:textId="5DDE0B72" w:rsidR="0028311C" w:rsidRDefault="00A9701D" w:rsidP="00657E2E">
      <w:pPr>
        <w:pStyle w:val="af2"/>
        <w:ind w:firstLine="640"/>
      </w:pPr>
      <w:ins w:id="72" w:author="Lee Vastalian" w:date="2019-10-23T23:35:00Z">
        <w:r>
          <w:rPr>
            <w:noProof/>
          </w:rPr>
          <w:lastRenderedPageBreak/>
          <w:drawing>
            <wp:anchor distT="0" distB="0" distL="114300" distR="114300" simplePos="0" relativeHeight="251987968" behindDoc="0" locked="0" layoutInCell="1" allowOverlap="1" wp14:anchorId="737CB48F" wp14:editId="0DFB332E">
              <wp:simplePos x="0" y="0"/>
              <wp:positionH relativeFrom="column">
                <wp:posOffset>1219200</wp:posOffset>
              </wp:positionH>
              <wp:positionV relativeFrom="paragraph">
                <wp:posOffset>502285</wp:posOffset>
              </wp:positionV>
              <wp:extent cx="3019425" cy="2193290"/>
              <wp:effectExtent l="0" t="0" r="9525" b="0"/>
              <wp:wrapTopAndBottom/>
              <wp:docPr id="606" name="图片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cstate="print">
                        <a:extLst>
                          <a:ext uri="{28A0092B-C50C-407E-A947-70E740481C1C}">
                            <a14:useLocalDpi xmlns:a14="http://schemas.microsoft.com/office/drawing/2010/main" val="0"/>
                          </a:ext>
                        </a:extLst>
                      </a:blip>
                      <a:stretch>
                        <a:fillRect/>
                      </a:stretch>
                    </pic:blipFill>
                    <pic:spPr>
                      <a:xfrm>
                        <a:off x="0" y="0"/>
                        <a:ext cx="3019425" cy="2193290"/>
                      </a:xfrm>
                      <a:prstGeom prst="rect">
                        <a:avLst/>
                      </a:prstGeom>
                    </pic:spPr>
                  </pic:pic>
                </a:graphicData>
              </a:graphic>
              <wp14:sizeRelH relativeFrom="margin">
                <wp14:pctWidth>0</wp14:pctWidth>
              </wp14:sizeRelH>
              <wp14:sizeRelV relativeFrom="margin">
                <wp14:pctHeight>0</wp14:pctHeight>
              </wp14:sizeRelV>
            </wp:anchor>
          </w:drawing>
        </w:r>
      </w:ins>
      <w:r w:rsidR="0028311C">
        <w:rPr>
          <w:rFonts w:hint="eastAsia"/>
        </w:rPr>
        <w:t>证明如下：</w:t>
      </w:r>
    </w:p>
    <w:p w14:paraId="2FC1F8D2" w14:textId="1E5FB8DB" w:rsidR="0028311C" w:rsidRDefault="0028311C">
      <w:pPr>
        <w:pStyle w:val="af2"/>
        <w:ind w:firstLineChars="62" w:firstLine="198"/>
        <w:jc w:val="both"/>
        <w:pPrChange w:id="73" w:author="Lee Vastalian" w:date="2019-10-23T23:35:00Z">
          <w:pPr>
            <w:pStyle w:val="af2"/>
            <w:ind w:firstLine="640"/>
          </w:pPr>
        </w:pPrChange>
      </w:pPr>
      <w:r>
        <w:rPr>
          <w:rFonts w:hint="eastAsia"/>
          <w:noProof/>
        </w:rPr>
        <mc:AlternateContent>
          <mc:Choice Requires="wpi">
            <w:drawing>
              <wp:anchor distT="0" distB="0" distL="114300" distR="114300" simplePos="0" relativeHeight="251929600" behindDoc="0" locked="0" layoutInCell="1" allowOverlap="1" wp14:anchorId="50D52C34" wp14:editId="2595677B">
                <wp:simplePos x="0" y="0"/>
                <wp:positionH relativeFrom="column">
                  <wp:posOffset>2973030</wp:posOffset>
                </wp:positionH>
                <wp:positionV relativeFrom="paragraph">
                  <wp:posOffset>2025460</wp:posOffset>
                </wp:positionV>
                <wp:extent cx="3960" cy="9000"/>
                <wp:effectExtent l="57150" t="38100" r="72390" b="67310"/>
                <wp:wrapNone/>
                <wp:docPr id="940" name="墨迹 940"/>
                <wp:cNvGraphicFramePr/>
                <a:graphic xmlns:a="http://schemas.openxmlformats.org/drawingml/2006/main">
                  <a:graphicData uri="http://schemas.microsoft.com/office/word/2010/wordprocessingInk">
                    <w14:contentPart bwMode="auto" r:id="rId977">
                      <w14:nvContentPartPr>
                        <w14:cNvContentPartPr/>
                      </w14:nvContentPartPr>
                      <w14:xfrm>
                        <a:off x="0" y="0"/>
                        <a:ext cx="3960" cy="9000"/>
                      </w14:xfrm>
                    </w14:contentPart>
                  </a:graphicData>
                </a:graphic>
                <wp14:sizeRelH relativeFrom="margin">
                  <wp14:pctWidth>0</wp14:pctWidth>
                </wp14:sizeRelH>
                <wp14:sizeRelV relativeFrom="margin">
                  <wp14:pctHeight>0</wp14:pctHeight>
                </wp14:sizeRelV>
              </wp:anchor>
            </w:drawing>
          </mc:Choice>
          <mc:Fallback>
            <w:pict>
              <v:shape w14:anchorId="1024362F" id="墨迹 940" o:spid="_x0000_s1026" type="#_x0000_t75" style="position:absolute;left:0;text-align:left;margin-left:232.7pt;margin-top:158.1pt;width:3.1pt;height:3.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">
                <v:imagedata r:id="rId978" o:title=""/>
              </v:shape>
            </w:pict>
          </mc:Fallback>
        </mc:AlternateContent>
      </w:r>
      <w:del w:id="74" w:author="Lee Vastalian" w:date="2019-10-23T23:34:00Z">
        <w:r w:rsidDel="00A9701D">
          <w:rPr>
            <w:rFonts w:hint="eastAsia"/>
            <w:noProof/>
          </w:rPr>
          <mc:AlternateContent>
            <mc:Choice Requires="wpi">
              <w:drawing>
                <wp:anchor distT="0" distB="0" distL="114300" distR="114300" simplePos="0" relativeHeight="251927552" behindDoc="0" locked="0" layoutInCell="1" allowOverlap="1" wp14:anchorId="7EAB400A" wp14:editId="2D334B08">
                  <wp:simplePos x="0" y="0"/>
                  <wp:positionH relativeFrom="column">
                    <wp:posOffset>4034927</wp:posOffset>
                  </wp:positionH>
                  <wp:positionV relativeFrom="paragraph">
                    <wp:posOffset>2997845</wp:posOffset>
                  </wp:positionV>
                  <wp:extent cx="30240" cy="26280"/>
                  <wp:effectExtent l="57150" t="57150" r="65405" b="69215"/>
                  <wp:wrapNone/>
                  <wp:docPr id="942" name="墨迹 942"/>
                  <wp:cNvGraphicFramePr/>
                  <a:graphic xmlns:a="http://schemas.openxmlformats.org/drawingml/2006/main">
                    <a:graphicData uri="http://schemas.microsoft.com/office/word/2010/wordprocessingInk">
                      <w14:contentPart bwMode="auto" r:id="rId979">
                        <w14:nvContentPartPr>
                          <w14:cNvContentPartPr/>
                        </w14:nvContentPartPr>
                        <w14:xfrm>
                          <a:off x="0" y="0"/>
                          <a:ext cx="30240" cy="26280"/>
                        </w14:xfrm>
                      </w14:contentPart>
                    </a:graphicData>
                  </a:graphic>
                </wp:anchor>
              </w:drawing>
            </mc:Choice>
            <mc:Fallback>
              <w:pict>
                <v:shape w14:anchorId="57952322" id="墨迹 942" o:spid="_x0000_s1026" type="#_x0000_t75" style="position:absolute;left:0;text-align:left;margin-left:316.3pt;margin-top:234.65pt;width:5.2pt;height:4.85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">
                  <v:imagedata r:id="rId980" o:title=""/>
                </v:shape>
              </w:pict>
            </mc:Fallback>
          </mc:AlternateContent>
        </w:r>
        <w:r w:rsidDel="00A9701D">
          <w:rPr>
            <w:rFonts w:hint="eastAsia"/>
            <w:noProof/>
          </w:rPr>
          <mc:AlternateContent>
            <mc:Choice Requires="wpi">
              <w:drawing>
                <wp:anchor distT="0" distB="0" distL="114300" distR="114300" simplePos="0" relativeHeight="251928576" behindDoc="0" locked="0" layoutInCell="1" allowOverlap="1" wp14:anchorId="2EA10A4C" wp14:editId="06D2F636">
                  <wp:simplePos x="0" y="0"/>
                  <wp:positionH relativeFrom="column">
                    <wp:posOffset>4359512</wp:posOffset>
                  </wp:positionH>
                  <wp:positionV relativeFrom="paragraph">
                    <wp:posOffset>2947660</wp:posOffset>
                  </wp:positionV>
                  <wp:extent cx="261285" cy="421530"/>
                  <wp:effectExtent l="57150" t="57150" r="62865" b="74295"/>
                  <wp:wrapNone/>
                  <wp:docPr id="941" name="墨迹 941"/>
                  <wp:cNvGraphicFramePr/>
                  <a:graphic xmlns:a="http://schemas.openxmlformats.org/drawingml/2006/main">
                    <a:graphicData uri="http://schemas.microsoft.com/office/word/2010/wordprocessingInk">
                      <w14:contentPart bwMode="auto" r:id="rId981">
                        <w14:nvContentPartPr>
                          <w14:cNvContentPartPr/>
                        </w14:nvContentPartPr>
                        <w14:xfrm>
                          <a:off x="0" y="0"/>
                          <a:ext cx="261285" cy="421530"/>
                        </w14:xfrm>
                      </w14:contentPart>
                    </a:graphicData>
                  </a:graphic>
                </wp:anchor>
              </w:drawing>
            </mc:Choice>
            <mc:Fallback>
              <w:pict>
                <v:shape w14:anchorId="6B2FD9B1" id="墨迹 941" o:spid="_x0000_s1026" type="#_x0000_t75" style="position:absolute;left:0;text-align:left;margin-left:341.85pt;margin-top:230.7pt;width:23.4pt;height:36.0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">
                  <v:imagedata r:id="rId982" o:title=""/>
                </v:shape>
              </w:pict>
            </mc:Fallback>
          </mc:AlternateContent>
        </w:r>
        <w:r w:rsidDel="00A9701D">
          <w:rPr>
            <w:rFonts w:hint="eastAsia"/>
            <w:noProof/>
          </w:rPr>
          <mc:AlternateContent>
            <mc:Choice Requires="wpc">
              <w:drawing>
                <wp:inline distT="0" distB="0" distL="0" distR="0" wp14:anchorId="3642E60C" wp14:editId="1C28DD30">
                  <wp:extent cx="5252085" cy="3835021"/>
                  <wp:effectExtent l="0" t="0" r="5715" b="0"/>
                  <wp:docPr id="957" name="画布 95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983">
                          <w14:nvContentPartPr>
                            <w14:cNvPr id="943" name="墨迹 943"/>
                            <w14:cNvContentPartPr/>
                          </w14:nvContentPartPr>
                          <w14:xfrm>
                            <a:off x="1117386" y="706632"/>
                            <a:ext cx="80280" cy="71280"/>
                          </w14:xfrm>
                        </w14:contentPart>
                        <w14:contentPart bwMode="auto" r:id="rId984">
                          <w14:nvContentPartPr>
                            <w14:cNvPr id="944" name="墨迹 944"/>
                            <w14:cNvContentPartPr/>
                          </w14:nvContentPartPr>
                          <w14:xfrm>
                            <a:off x="1080306" y="791592"/>
                            <a:ext cx="79920" cy="1386360"/>
                          </w14:xfrm>
                        </w14:contentPart>
                        <w14:contentPart bwMode="auto" r:id="rId985">
                          <w14:nvContentPartPr>
                            <w14:cNvPr id="945" name="墨迹 945"/>
                            <w14:cNvContentPartPr/>
                          </w14:nvContentPartPr>
                          <w14:xfrm>
                            <a:off x="3043746" y="152592"/>
                            <a:ext cx="63000" cy="1982160"/>
                          </w14:xfrm>
                        </w14:contentPart>
                        <w14:contentPart bwMode="auto" r:id="rId986">
                          <w14:nvContentPartPr>
                            <w14:cNvPr id="946" name="墨迹 946"/>
                            <w14:cNvContentPartPr/>
                          </w14:nvContentPartPr>
                          <w14:xfrm>
                            <a:off x="219186" y="2095119"/>
                            <a:ext cx="4268880" cy="130320"/>
                          </w14:xfrm>
                        </w14:contentPart>
                        <w14:contentPart bwMode="auto" r:id="rId987">
                          <w14:nvContentPartPr>
                            <w14:cNvPr id="947" name="墨迹 947"/>
                            <w14:cNvContentPartPr/>
                          </w14:nvContentPartPr>
                          <w14:xfrm>
                            <a:off x="584226" y="382599"/>
                            <a:ext cx="62640" cy="499680"/>
                          </w14:xfrm>
                        </w14:contentPart>
                        <w14:contentPart bwMode="auto" r:id="rId988">
                          <w14:nvContentPartPr>
                            <w14:cNvPr id="948" name="墨迹 948"/>
                            <w14:cNvContentPartPr/>
                          </w14:nvContentPartPr>
                          <w14:xfrm>
                            <a:off x="533826" y="376119"/>
                            <a:ext cx="212040" cy="308160"/>
                          </w14:xfrm>
                        </w14:contentPart>
                        <w14:contentPart bwMode="auto" r:id="rId989">
                          <w14:nvContentPartPr>
                            <w14:cNvPr id="949" name="墨迹 949"/>
                            <w14:cNvContentPartPr/>
                          </w14:nvContentPartPr>
                          <w14:xfrm>
                            <a:off x="3279546" y="162639"/>
                            <a:ext cx="299520" cy="340200"/>
                          </w14:xfrm>
                        </w14:contentPart>
                        <w14:contentPart bwMode="auto" r:id="rId990">
                          <w14:nvContentPartPr>
                            <w14:cNvPr id="950" name="墨迹 950"/>
                            <w14:cNvContentPartPr/>
                          </w14:nvContentPartPr>
                          <w14:xfrm>
                            <a:off x="3388266" y="286479"/>
                            <a:ext cx="237960" cy="174240"/>
                          </w14:xfrm>
                        </w14:contentPart>
                        <w14:contentPart bwMode="auto" r:id="rId991">
                          <w14:nvContentPartPr>
                            <w14:cNvPr id="951" name="墨迹 951"/>
                            <w14:cNvContentPartPr/>
                          </w14:nvContentPartPr>
                          <w14:xfrm>
                            <a:off x="3061746" y="1917999"/>
                            <a:ext cx="193320" cy="183240"/>
                          </w14:xfrm>
                        </w14:contentPart>
                        <w14:contentPart bwMode="auto" r:id="rId992">
                          <w14:nvContentPartPr>
                            <w14:cNvPr id="952" name="墨迹 952"/>
                            <w14:cNvContentPartPr/>
                          </w14:nvContentPartPr>
                          <w14:xfrm>
                            <a:off x="919026" y="1948599"/>
                            <a:ext cx="190800" cy="215280"/>
                          </w14:xfrm>
                        </w14:contentPart>
                        <w14:contentPart bwMode="auto" r:id="rId993">
                          <w14:nvContentPartPr>
                            <w14:cNvPr id="953" name="墨迹 953"/>
                            <w14:cNvContentPartPr/>
                          </w14:nvContentPartPr>
                          <w14:xfrm>
                            <a:off x="1115226" y="728919"/>
                            <a:ext cx="908640" cy="903600"/>
                          </w14:xfrm>
                        </w14:contentPart>
                        <w14:contentPart bwMode="auto" r:id="rId994">
                          <w14:nvContentPartPr>
                            <w14:cNvPr id="954" name="墨迹 954"/>
                            <w14:cNvContentPartPr/>
                          </w14:nvContentPartPr>
                          <w14:xfrm>
                            <a:off x="1980306" y="144279"/>
                            <a:ext cx="1085760" cy="1485000"/>
                          </w14:xfrm>
                        </w14:contentPart>
                        <w14:contentPart bwMode="auto" r:id="rId995">
                          <w14:nvContentPartPr>
                            <w14:cNvPr id="955" name="墨迹 955"/>
                            <w14:cNvContentPartPr/>
                          </w14:nvContentPartPr>
                          <w14:xfrm>
                            <a:off x="1965186" y="1613799"/>
                            <a:ext cx="48600" cy="79200"/>
                          </w14:xfrm>
                        </w14:contentPart>
                        <w14:contentPart bwMode="auto" r:id="rId996">
                          <w14:nvContentPartPr>
                            <w14:cNvPr id="956" name="墨迹 956"/>
                            <w14:cNvContentPartPr/>
                          </w14:nvContentPartPr>
                          <w14:xfrm>
                            <a:off x="1959426" y="1623519"/>
                            <a:ext cx="52200" cy="64800"/>
                          </w14:xfrm>
                        </w14:contentPart>
                        <w14:contentPart bwMode="auto" r:id="rId997">
                          <w14:nvContentPartPr>
                            <w14:cNvPr id="958" name="墨迹 958"/>
                            <w14:cNvContentPartPr/>
                          </w14:nvContentPartPr>
                          <w14:xfrm>
                            <a:off x="3268731" y="1342961"/>
                            <a:ext cx="105840" cy="342360"/>
                          </w14:xfrm>
                        </w14:contentPart>
                        <w14:contentPart bwMode="auto" r:id="rId998">
                          <w14:nvContentPartPr>
                            <w14:cNvPr id="959" name="墨迹 959"/>
                            <w14:cNvContentPartPr/>
                          </w14:nvContentPartPr>
                          <w14:xfrm>
                            <a:off x="3343251" y="1292561"/>
                            <a:ext cx="163440" cy="399240"/>
                          </w14:xfrm>
                        </w14:contentPart>
                      </wpc:wpc>
                    </a:graphicData>
                  </a:graphic>
                </wp:inline>
              </w:drawing>
            </mc:Choice>
            <mc:Fallback>
              <w:pict>
                <v:group w14:anchorId="01C6E318" id="画布 957" o:spid="_x0000_s1026" editas="canvas" style="width:413.55pt;height:301.95pt;mso-position-horizontal-relative:char;mso-position-vertical-relative:line" coordsize="52520,38347" o:gfxdata="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">
                  <v:shape id="_x0000_s1027" type="#_x0000_t75" style="position:absolute;width:52520;height:38347;visibility:visible;mso-wrap-style:square" filled="t">
                    <v:fill o:detectmouseclick="t"/>
                    <v:path o:connecttype="none"/>
                  </v:shape>
                  <v:shape id="墨迹 943" o:spid="_x0000_s1028" type="#_x0000_t75" style="position:absolute;left:10993;top:6886;width:1160;height:1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">
                    <v:imagedata r:id="rId288" o:title=""/>
                  </v:shape>
                  <v:shape id="墨迹 944" o:spid="_x0000_s1029" type="#_x0000_t75" style="position:absolute;left:10623;top:7735;width:1155;height:14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">
                    <v:imagedata r:id="rId289" o:title=""/>
                  </v:shape>
                  <v:shape id="墨迹 945" o:spid="_x0000_s1030" type="#_x0000_t75" style="position:absolute;left:30257;top:1345;width:986;height:20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">
                    <v:imagedata r:id="rId290" o:title=""/>
                  </v:shape>
                  <v:shape id="墨迹 946" o:spid="_x0000_s1031" type="#_x0000_t75" style="position:absolute;left:2011;top:20771;width:43046;height:1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">
                    <v:imagedata r:id="rId291" o:title=""/>
                  </v:shape>
                  <v:shape id="墨迹 947" o:spid="_x0000_s1032" type="#_x0000_t75" style="position:absolute;left:5662;top:3645;width:983;height:5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">
                    <v:imagedata r:id="rId292" o:title=""/>
                  </v:shape>
                  <v:shape id="墨迹 948" o:spid="_x0000_s1033" type="#_x0000_t75" style="position:absolute;left:5157;top:3581;width:2478;height:3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">
                    <v:imagedata r:id="rId293" o:title=""/>
                  </v:shape>
                  <v:shape id="墨迹 949" o:spid="_x0000_s1034" type="#_x0000_t75" style="position:absolute;left:32615;top:1446;width:3352;height:3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">
                    <v:imagedata r:id="rId294" o:title=""/>
                  </v:shape>
                  <v:shape id="墨迹 950" o:spid="_x0000_s1035" type="#_x0000_t75" style="position:absolute;left:33702;top:2684;width:2736;height: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">
                    <v:imagedata r:id="rId295" o:title=""/>
                  </v:shape>
                  <v:shape id="墨迹 951" o:spid="_x0000_s1036" type="#_x0000_t75" style="position:absolute;left:30437;top:18999;width:2290;height:2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">
                    <v:imagedata r:id="rId296" o:title=""/>
                  </v:shape>
                  <v:shape id="墨迹 952" o:spid="_x0000_s1037" type="#_x0000_t75" style="position:absolute;left:9010;top:19305;width:2264;height:2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">
                    <v:imagedata r:id="rId297" o:title=""/>
                  </v:shape>
                  <v:shape id="墨迹 953" o:spid="_x0000_s1038" type="#_x0000_t75" style="position:absolute;left:10972;top:7109;width:9443;height:9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">
                    <v:imagedata r:id="rId298" o:title=""/>
                  </v:shape>
                  <v:shape id="墨迹 954" o:spid="_x0000_s1039" type="#_x0000_t75" style="position:absolute;left:19623;top:1262;width:11214;height:1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">
                    <v:imagedata r:id="rId299" o:title=""/>
                  </v:shape>
                  <v:shape id="墨迹 955" o:spid="_x0000_s1040" type="#_x0000_t75" style="position:absolute;left:19471;top:15957;width:843;height:1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">
                    <v:imagedata r:id="rId300" o:title=""/>
                  </v:shape>
                  <v:shape id="墨迹 956" o:spid="_x0000_s1041" type="#_x0000_t75" style="position:absolute;left:19414;top:16055;width:878;height:1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">
                    <v:imagedata r:id="rId301" o:title=""/>
                  </v:shape>
                  <v:shape id="墨迹 958" o:spid="_x0000_s1042" type="#_x0000_t75" style="position:absolute;left:32507;top:13249;width:1415;height:3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">
                    <v:imagedata r:id="rId999" o:title=""/>
                  </v:shape>
                  <v:shape id="墨迹 959" o:spid="_x0000_s1043" type="#_x0000_t75" style="position:absolute;left:33252;top:12745;width:1990;height:4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">
                    <v:imagedata r:id="rId1000" o:title=""/>
                  </v:shape>
                  <w10:anchorlock/>
                </v:group>
              </w:pict>
            </mc:Fallback>
          </mc:AlternateContent>
        </w:r>
      </w:del>
    </w:p>
    <w:p w14:paraId="3F736DA6" w14:textId="77777777" w:rsidR="0028311C" w:rsidRDefault="0028311C" w:rsidP="00657E2E">
      <w:pPr>
        <w:pStyle w:val="af2"/>
        <w:ind w:firstLine="640"/>
      </w:pPr>
      <w:r>
        <w:rPr>
          <w:rFonts w:hint="eastAsia"/>
        </w:rPr>
        <w:t>我们考虑</w:t>
      </w:r>
      <w:r>
        <w:rPr>
          <w:rFonts w:hint="eastAsia"/>
        </w:rPr>
        <w:t>R</w:t>
      </w:r>
      <w:r>
        <w:rPr>
          <w:rFonts w:hint="eastAsia"/>
        </w:rPr>
        <w:t>在</w:t>
      </w:r>
      <w:r>
        <w:rPr>
          <w:rFonts w:hint="eastAsia"/>
        </w:rPr>
        <w:t>Q</w:t>
      </w:r>
      <w:r>
        <w:rPr>
          <w:rFonts w:hint="eastAsia"/>
        </w:rPr>
        <w:t>引向地面的垂线上的投影</w:t>
      </w:r>
      <w:r>
        <w:rPr>
          <w:rFonts w:hint="eastAsia"/>
        </w:rPr>
        <w:t>A</w:t>
      </w:r>
      <w:r>
        <w:rPr>
          <w:rFonts w:hint="eastAsia"/>
        </w:rPr>
        <w:t>，设</w:t>
      </w:r>
      <w:r>
        <w:rPr>
          <w:rFonts w:hint="eastAsia"/>
        </w:rPr>
        <w:t>B</w:t>
      </w:r>
      <w:r>
        <w:rPr>
          <w:rFonts w:hint="eastAsia"/>
        </w:rPr>
        <w:t>为</w:t>
      </w:r>
      <w:r>
        <w:rPr>
          <w:rFonts w:hint="eastAsia"/>
        </w:rPr>
        <w:t>Q</w:t>
      </w:r>
      <w:r>
        <w:rPr>
          <w:rFonts w:hint="eastAsia"/>
        </w:rPr>
        <w:t>关于点</w:t>
      </w:r>
      <w:r>
        <w:rPr>
          <w:rFonts w:hint="eastAsia"/>
        </w:rPr>
        <w:t>A</w:t>
      </w:r>
      <w:r>
        <w:rPr>
          <w:rFonts w:hint="eastAsia"/>
        </w:rPr>
        <w:t>的对称点，那么</w:t>
      </w:r>
      <w:r>
        <w:rPr>
          <w:rFonts w:hint="eastAsia"/>
        </w:rPr>
        <w:t>B</w:t>
      </w:r>
      <w:r>
        <w:rPr>
          <w:rFonts w:hint="eastAsia"/>
        </w:rPr>
        <w:t>在这条垂线上并且有：</w:t>
      </w:r>
    </w:p>
    <w:p w14:paraId="4A425F95" w14:textId="77777777" w:rsidR="0028311C" w:rsidRDefault="0028311C" w:rsidP="00657E2E">
      <w:pPr>
        <w:pStyle w:val="af2"/>
        <w:ind w:firstLine="640"/>
      </w:pPr>
      <m:oMath>
        <m:r>
          <w:rPr>
            <w:rFonts w:ascii="Cambria Math" w:hAnsi="Cambria Math"/>
          </w:rPr>
          <m:t>PR+RQ=PR+RB</m:t>
        </m:r>
      </m:oMath>
      <w:r>
        <w:rPr>
          <w:rFonts w:hint="eastAsia"/>
        </w:rPr>
        <w:t>（对称性）</w:t>
      </w:r>
    </w:p>
    <w:p w14:paraId="6F59AEA5" w14:textId="77777777" w:rsidR="0028311C" w:rsidRDefault="0028311C" w:rsidP="00657E2E">
      <w:pPr>
        <w:pStyle w:val="af2"/>
        <w:ind w:firstLine="640"/>
      </w:pPr>
      <w:r>
        <w:rPr>
          <w:rFonts w:hint="eastAsia"/>
        </w:rPr>
        <w:t>而在三角形（可能是退化的）</w:t>
      </w:r>
      <w:r>
        <w:rPr>
          <w:rFonts w:hint="eastAsia"/>
        </w:rPr>
        <w:t>PRB</w:t>
      </w:r>
      <w:r>
        <w:rPr>
          <w:rFonts w:hint="eastAsia"/>
        </w:rPr>
        <w:t>内由两边之和不小于第三边：</w:t>
      </w:r>
    </w:p>
    <w:p w14:paraId="5E8DCFC6" w14:textId="77777777" w:rsidR="0028311C" w:rsidRPr="00EE3EB1" w:rsidRDefault="0028311C" w:rsidP="00657E2E">
      <w:pPr>
        <w:pStyle w:val="af2"/>
        <w:ind w:firstLine="640"/>
      </w:pPr>
      <m:oMathPara>
        <m:oMath>
          <m:r>
            <w:rPr>
              <w:rFonts w:ascii="Cambria Math" w:hAnsi="Cambria Math"/>
            </w:rPr>
            <m:t>PR+RB≥</m:t>
          </m:r>
          <m:r>
            <w:rPr>
              <w:rFonts w:ascii="Cambria Math" w:hAnsi="Cambria Math" w:hint="eastAsia"/>
            </w:rPr>
            <m:t>PB</m:t>
          </m:r>
        </m:oMath>
      </m:oMathPara>
    </w:p>
    <w:p w14:paraId="0168C510" w14:textId="77777777" w:rsidR="0028311C" w:rsidRPr="00EE3EB1" w:rsidRDefault="0028311C" w:rsidP="00657E2E">
      <w:pPr>
        <w:pStyle w:val="af2"/>
        <w:ind w:firstLine="640"/>
      </w:pPr>
      <w:r>
        <w:rPr>
          <w:rFonts w:hint="eastAsia"/>
        </w:rPr>
        <w:t>故</w:t>
      </w:r>
      <w:r>
        <w:rPr>
          <w:rFonts w:hint="eastAsia"/>
        </w:rPr>
        <w:t xml:space="preserve"> </w:t>
      </w:r>
      <m:oMath>
        <m:r>
          <w:rPr>
            <w:rFonts w:ascii="Cambria Math" w:hAnsi="Cambria Math"/>
          </w:rPr>
          <m:t>PR+RQ≥</m:t>
        </m:r>
        <m:r>
          <w:rPr>
            <w:rFonts w:ascii="Cambria Math" w:hAnsi="Cambria Math" w:hint="eastAsia"/>
          </w:rPr>
          <m:t>PB</m:t>
        </m:r>
      </m:oMath>
      <w:r>
        <w:rPr>
          <w:rFonts w:hint="eastAsia"/>
        </w:rPr>
        <w:t>（联立）</w:t>
      </w:r>
    </w:p>
    <w:p w14:paraId="2B5C9A08" w14:textId="77777777" w:rsidR="0028311C" w:rsidRDefault="0028311C" w:rsidP="00657E2E">
      <w:pPr>
        <w:pStyle w:val="af2"/>
        <w:ind w:firstLine="640"/>
      </w:pPr>
      <w:r>
        <w:rPr>
          <w:rFonts w:hint="eastAsia"/>
        </w:rPr>
        <w:t>所以在固定</w:t>
      </w:r>
      <w:r>
        <w:rPr>
          <w:rFonts w:hint="eastAsia"/>
        </w:rPr>
        <w:t>R</w:t>
      </w:r>
      <w:r>
        <w:rPr>
          <w:rFonts w:hint="eastAsia"/>
        </w:rPr>
        <w:t>点纵坐标不动的情况下，即类似于将</w:t>
      </w:r>
      <w:r>
        <w:rPr>
          <w:rFonts w:hint="eastAsia"/>
        </w:rPr>
        <w:t>R</w:t>
      </w:r>
      <w:r>
        <w:rPr>
          <w:rFonts w:hint="eastAsia"/>
        </w:rPr>
        <w:t>在水平方向“左右移动”，所得的</w:t>
      </w:r>
      <m:oMath>
        <m:r>
          <w:rPr>
            <w:rFonts w:ascii="Cambria Math" w:hAnsi="Cambria Math"/>
          </w:rPr>
          <m:t>PR+RQ</m:t>
        </m:r>
      </m:oMath>
      <w:r>
        <w:rPr>
          <w:rFonts w:hint="eastAsia"/>
        </w:rPr>
        <w:t>不小于</w:t>
      </w:r>
      <w:r>
        <w:rPr>
          <w:rFonts w:hint="eastAsia"/>
        </w:rPr>
        <w:t>PB</w:t>
      </w:r>
      <w:r>
        <w:rPr>
          <w:rFonts w:hint="eastAsia"/>
        </w:rPr>
        <w:t>，此时</w:t>
      </w:r>
      <w:r>
        <w:rPr>
          <w:rFonts w:hint="eastAsia"/>
        </w:rPr>
        <w:t>PB</w:t>
      </w:r>
      <w:r>
        <w:rPr>
          <w:rFonts w:hint="eastAsia"/>
        </w:rPr>
        <w:t>与</w:t>
      </w:r>
      <w:r>
        <w:rPr>
          <w:rFonts w:hint="eastAsia"/>
        </w:rPr>
        <w:t>R</w:t>
      </w:r>
      <w:r>
        <w:rPr>
          <w:rFonts w:hint="eastAsia"/>
        </w:rPr>
        <w:t>在水平上的</w:t>
      </w:r>
      <w:r>
        <w:rPr>
          <w:rFonts w:hint="eastAsia"/>
        </w:rPr>
        <w:lastRenderedPageBreak/>
        <w:t>移动没有关系，从而</w:t>
      </w:r>
      <m:oMath>
        <m:r>
          <w:rPr>
            <w:rFonts w:ascii="Cambria Math" w:hAnsi="Cambria Math"/>
          </w:rPr>
          <m:t>PR+RQ</m:t>
        </m:r>
      </m:oMath>
      <w:r>
        <w:rPr>
          <w:rFonts w:hint="eastAsia"/>
        </w:rPr>
        <w:t>的最小值为</w:t>
      </w:r>
      <w:r>
        <w:rPr>
          <w:rFonts w:hint="eastAsia"/>
        </w:rPr>
        <w:t>PB</w:t>
      </w:r>
      <w:r>
        <w:rPr>
          <w:rFonts w:hint="eastAsia"/>
        </w:rPr>
        <w:t>，且当且仅当</w:t>
      </w:r>
      <w:r>
        <w:rPr>
          <w:rFonts w:hint="eastAsia"/>
        </w:rPr>
        <w:t>R</w:t>
      </w:r>
      <w:r>
        <w:rPr>
          <w:rFonts w:hint="eastAsia"/>
        </w:rPr>
        <w:t>在</w:t>
      </w:r>
      <w:r>
        <w:rPr>
          <w:rFonts w:hint="eastAsia"/>
        </w:rPr>
        <w:t>PB</w:t>
      </w:r>
      <w:r>
        <w:rPr>
          <w:rFonts w:hint="eastAsia"/>
        </w:rPr>
        <w:t>上的时候取到，此时由对称性有：∠</w:t>
      </w:r>
      <w:r>
        <w:rPr>
          <w:rFonts w:hint="eastAsia"/>
        </w:rPr>
        <w:t>RQB=</w:t>
      </w:r>
      <w:r>
        <w:rPr>
          <w:rFonts w:hint="eastAsia"/>
        </w:rPr>
        <w:t>∠</w:t>
      </w:r>
      <w:r>
        <w:rPr>
          <w:rFonts w:hint="eastAsia"/>
        </w:rPr>
        <w:t>RBQ</w:t>
      </w:r>
    </w:p>
    <w:p w14:paraId="6EE92543" w14:textId="13996C7B" w:rsidR="00F25D53" w:rsidRDefault="0028311C" w:rsidP="0028311C">
      <w:pPr>
        <w:pStyle w:val="af2"/>
        <w:ind w:firstLine="640"/>
      </w:pPr>
      <w:r>
        <w:rPr>
          <w:rFonts w:hint="eastAsia"/>
        </w:rPr>
        <w:t>注意到由</w:t>
      </w:r>
      <w:r>
        <w:rPr>
          <w:rFonts w:hint="eastAsia"/>
        </w:rPr>
        <w:t>P</w:t>
      </w:r>
      <w:r>
        <w:rPr>
          <w:rFonts w:hint="eastAsia"/>
        </w:rPr>
        <w:t>引向地面的垂线和</w:t>
      </w:r>
      <w:r>
        <w:rPr>
          <w:rFonts w:hint="eastAsia"/>
        </w:rPr>
        <w:t>QB</w:t>
      </w:r>
      <w:r>
        <w:rPr>
          <w:rFonts w:hint="eastAsia"/>
        </w:rPr>
        <w:t>垂直，故有：</w:t>
      </w:r>
      <w:r>
        <w:rPr>
          <w:rFonts w:hint="eastAsia"/>
        </w:rPr>
        <w:t>PR</w:t>
      </w:r>
      <w:r>
        <w:rPr>
          <w:rFonts w:hint="eastAsia"/>
        </w:rPr>
        <w:t>，</w:t>
      </w:r>
      <w:r>
        <w:rPr>
          <w:rFonts w:hint="eastAsia"/>
        </w:rPr>
        <w:t>RQ</w:t>
      </w:r>
      <w:r>
        <w:rPr>
          <w:rFonts w:hint="eastAsia"/>
        </w:rPr>
        <w:t>和竖直方向的夹角相等，第一部分证毕；</w:t>
      </w:r>
    </w:p>
    <w:p w14:paraId="5AE43591" w14:textId="39CF3E03" w:rsidR="005324B8" w:rsidRDefault="005324B8">
      <w:pPr>
        <w:ind w:firstLineChars="62" w:firstLine="198"/>
        <w:pPrChange w:id="75" w:author="Lee Vastalian" w:date="2019-10-25T14:38:00Z">
          <w:pPr>
            <w:ind w:firstLine="640"/>
          </w:pPr>
        </w:pPrChange>
      </w:pPr>
      <w:r>
        <w:rPr>
          <w:rFonts w:hint="eastAsia"/>
        </w:rPr>
        <w:t>且我们知道，当夹角为</w:t>
      </w:r>
      <m:oMath>
        <m:r>
          <w:rPr>
            <w:rFonts w:ascii="Cambria Math" w:hAnsi="Cambria Math"/>
          </w:rPr>
          <m:t>θ</m:t>
        </m:r>
      </m:oMath>
      <w:r>
        <w:rPr>
          <w:rFonts w:hint="eastAsia"/>
        </w:rPr>
        <w:t>的时候，</w:t>
      </w:r>
    </w:p>
    <w:p w14:paraId="69413A74" w14:textId="4CA98536" w:rsidR="0028311C" w:rsidRPr="00BF64FE" w:rsidRDefault="005324B8">
      <w:pPr>
        <w:ind w:firstLine="640"/>
        <w:rPr>
          <w:iCs/>
        </w:rPr>
      </w:pPr>
      <m:oMath>
        <m:r>
          <w:rPr>
            <w:rFonts w:ascii="Cambria Math" w:hAnsi="Cambria Math"/>
          </w:rPr>
          <m:t>PR</m:t>
        </m:r>
        <m:r>
          <m:rPr>
            <m:sty m:val="p"/>
          </m:rPr>
          <w:rPr>
            <w:rFonts w:ascii="Cambria Math" w:hAnsi="Cambria Math"/>
          </w:rPr>
          <m:t>+</m:t>
        </m:r>
        <m:r>
          <w:rPr>
            <w:rFonts w:ascii="Cambria Math" w:hAnsi="Cambria Math"/>
          </w:rPr>
          <m:t>RQ</m:t>
        </m:r>
        <m:r>
          <m:rPr>
            <m:sty m:val="p"/>
          </m:rPr>
          <w:rPr>
            <w:rFonts w:ascii="Cambria Math" w:hAnsi="Cambria Math"/>
          </w:rPr>
          <m:t>=</m:t>
        </m:r>
        <m:r>
          <w:rPr>
            <w:rFonts w:ascii="Cambria Math" w:hAnsi="Cambria Math"/>
          </w:rPr>
          <m:t>PR</m:t>
        </m:r>
        <m:r>
          <m:rPr>
            <m:sty m:val="p"/>
          </m:rPr>
          <w:rPr>
            <w:rFonts w:ascii="Cambria Math" w:hAnsi="Cambria Math"/>
          </w:rPr>
          <m:t>+</m:t>
        </m:r>
        <m:r>
          <w:rPr>
            <w:rFonts w:ascii="Cambria Math" w:hAnsi="Cambria Math"/>
          </w:rPr>
          <m:t>RB</m:t>
        </m:r>
        <m:r>
          <m:rPr>
            <m:sty m:val="p"/>
          </m:rPr>
          <w:rPr>
            <w:rFonts w:ascii="Cambria Math" w:hAnsi="Cambria Math"/>
          </w:rPr>
          <m:t>=</m:t>
        </m:r>
        <m:r>
          <w:rPr>
            <w:rFonts w:ascii="Cambria Math" w:hAnsi="Cambria Math"/>
          </w:rPr>
          <m:t>PB</m:t>
        </m:r>
        <m:r>
          <m:rPr>
            <m:sty m:val="p"/>
          </m:rPr>
          <w:rPr>
            <w:rFonts w:ascii="Cambria Math" w:hAnsi="Cambria Math"/>
          </w:rPr>
          <m:t>=</m:t>
        </m:r>
        <m:r>
          <w:rPr>
            <w:rFonts w:ascii="Cambria Math" w:hAnsi="Cambria Math"/>
          </w:rPr>
          <m:t>l</m:t>
        </m:r>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e>
        </m:func>
      </m:oMath>
      <w:r w:rsidR="0028311C">
        <w:rPr>
          <w:rFonts w:hint="eastAsia"/>
        </w:rPr>
        <w:t xml:space="preserve"> </w:t>
      </w:r>
      <w:r w:rsidR="0028311C">
        <w:t xml:space="preserve">     </w:t>
      </w:r>
    </w:p>
    <w:p w14:paraId="7F0CE7F4" w14:textId="4FBB479B" w:rsidR="005324B8" w:rsidRDefault="005324B8">
      <w:pPr>
        <w:ind w:firstLineChars="62" w:firstLine="198"/>
        <w:pPrChange w:id="76" w:author="Lee Vastalian" w:date="2019-10-25T14:38:00Z">
          <w:pPr>
            <w:ind w:firstLine="640"/>
          </w:pPr>
        </w:pPrChange>
      </w:pPr>
      <w:r>
        <w:rPr>
          <w:rFonts w:hint="eastAsia"/>
        </w:rPr>
        <w:t>其中</w:t>
      </w:r>
      <w:r>
        <w:rPr>
          <w:i/>
          <w:iCs/>
        </w:rPr>
        <w:t>l</w:t>
      </w:r>
      <w:r>
        <w:rPr>
          <w:rFonts w:hint="eastAsia"/>
        </w:rPr>
        <w:t>等于两个点</w:t>
      </w:r>
      <w:r>
        <w:rPr>
          <w:rFonts w:hint="eastAsia"/>
        </w:rPr>
        <w:t>PQ</w:t>
      </w:r>
      <w:r>
        <w:rPr>
          <w:rFonts w:hint="eastAsia"/>
        </w:rPr>
        <w:t>在地面上的投影的距离</w:t>
      </w:r>
    </w:p>
    <w:p w14:paraId="7C66CBC9" w14:textId="77777777" w:rsidR="00145B57" w:rsidRDefault="005324B8">
      <w:pPr>
        <w:ind w:firstLineChars="0" w:firstLine="640"/>
        <w:pPrChange w:id="77" w:author="Lee Vastalian" w:date="2019-10-25T14:38:00Z">
          <w:pPr>
            <w:pStyle w:val="a9"/>
            <w:ind w:left="1360" w:firstLineChars="0" w:firstLine="0"/>
          </w:pPr>
        </w:pPrChange>
      </w:pPr>
      <w:r>
        <w:rPr>
          <w:rFonts w:hint="eastAsia"/>
        </w:rPr>
        <w:t>所以它是关于</w:t>
      </w:r>
      <m:oMath>
        <m:r>
          <w:rPr>
            <w:rFonts w:ascii="Cambria Math" w:hAnsi="Cambria Math"/>
            <w:rPrChange w:id="78" w:author="Lee Vastalian" w:date="2019-10-25T14:38:00Z">
              <w:rPr>
                <w:rFonts w:ascii="Cambria Math" w:hAnsi="Cambria Math"/>
              </w:rPr>
            </w:rPrChange>
          </w:rPr>
          <m:t>θ</m:t>
        </m:r>
      </m:oMath>
      <w:r>
        <w:rPr>
          <w:rFonts w:hint="eastAsia"/>
        </w:rPr>
        <w:t>的递减函数（</w:t>
      </w:r>
      <w:r>
        <w:rPr>
          <w:rFonts w:hint="eastAsia"/>
        </w:rPr>
        <w:t>sin</w:t>
      </w:r>
      <w:r>
        <w:t xml:space="preserve"> </w:t>
      </w:r>
      <m:oMath>
        <m:r>
          <w:rPr>
            <w:rFonts w:ascii="Cambria Math" w:hAnsi="Cambria Math"/>
            <w:rPrChange w:id="79" w:author="Lee Vastalian" w:date="2019-10-25T14:38:00Z">
              <w:rPr>
                <w:rFonts w:ascii="Cambria Math" w:hAnsi="Cambria Math"/>
              </w:rPr>
            </w:rPrChange>
          </w:rPr>
          <m:t>θ</m:t>
        </m:r>
      </m:oMath>
      <w:r>
        <w:rPr>
          <w:rFonts w:hint="eastAsia"/>
        </w:rPr>
        <w:t>在定义区间上是递增函数），注意到</w:t>
      </w:r>
      <m:oMath>
        <m:r>
          <m:rPr>
            <m:sty m:val="p"/>
          </m:rPr>
          <w:rPr>
            <w:rFonts w:ascii="Cambria Math" w:hAnsi="Cambria Math"/>
            <w:rPrChange w:id="80" w:author="Lee Vastalian" w:date="2019-10-25T14:38:00Z">
              <w:rPr>
                <w:rFonts w:ascii="Cambria Math" w:hAnsi="Cambria Math"/>
              </w:rPr>
            </w:rPrChange>
          </w:rPr>
          <m:t>θ</m:t>
        </m:r>
      </m:oMath>
      <w:r w:rsidR="00145B57">
        <w:rPr>
          <w:rFonts w:hint="eastAsia"/>
        </w:rPr>
        <w:t>的上界为</w:t>
      </w:r>
    </w:p>
    <w:p w14:paraId="11BD4C97" w14:textId="2F9EDBE6" w:rsidR="00145B57" w:rsidRPr="00B74F39" w:rsidRDefault="00145B57" w:rsidP="00657E2E">
      <w:pPr>
        <w:pStyle w:val="a9"/>
        <w:ind w:left="1360" w:firstLineChars="400" w:firstLine="1280"/>
        <w:rPr>
          <w:iCs/>
        </w:rPr>
      </w:pPr>
      <w:r>
        <w:rPr>
          <w:rFonts w:hint="eastAsia"/>
        </w:rPr>
        <w:t>b=</w:t>
      </w:r>
      <w:r>
        <w:rPr>
          <w:rFonts w:hint="eastAsia"/>
          <w:iCs/>
        </w:rPr>
        <w:t>min{</w:t>
      </w:r>
      <m:oMath>
        <m:func>
          <m:funcPr>
            <m:ctrlPr>
              <w:rPr>
                <w:rFonts w:ascii="Cambria Math" w:hAnsi="Cambria Math"/>
                <w:iCs/>
              </w:rPr>
            </m:ctrlPr>
          </m:funcPr>
          <m:fName>
            <m:r>
              <m:rPr>
                <m:sty m:val="p"/>
              </m:rPr>
              <w:rPr>
                <w:rFonts w:ascii="Cambria Math" w:hAnsi="Cambria Math"/>
              </w:rPr>
              <m:t>arctan</m:t>
            </m:r>
          </m:fName>
          <m:e>
            <m:f>
              <m:fPr>
                <m:ctrlPr>
                  <w:rPr>
                    <w:rFonts w:ascii="Cambria Math" w:hAnsi="Cambria Math"/>
                    <w:iCs/>
                  </w:rPr>
                </m:ctrlPr>
              </m:fPr>
              <m:num>
                <m:r>
                  <w:rPr>
                    <w:rFonts w:ascii="Cambria Math" w:hAnsi="Cambria Math" w:hint="eastAsia"/>
                  </w:rPr>
                  <m:t>l</m:t>
                </m:r>
              </m:num>
              <m:den>
                <m:r>
                  <m:rPr>
                    <m:sty m:val="p"/>
                  </m:rPr>
                  <w:rPr>
                    <w:rFonts w:ascii="Cambria Math" w:hAnsi="Cambria Math"/>
                  </w:rPr>
                  <m:t>y-x</m:t>
                </m:r>
              </m:den>
            </m:f>
          </m:e>
        </m:func>
        <m:r>
          <w:rPr>
            <w:rFonts w:ascii="Cambria Math" w:hAnsi="Cambria Math" w:hint="eastAsia"/>
          </w:rPr>
          <m:t>，</m:t>
        </m:r>
        <m:r>
          <w:rPr>
            <w:rFonts w:ascii="Cambria Math" w:hAnsi="Cambria Math" w:hint="eastAsia"/>
          </w:rPr>
          <m:t>a</m:t>
        </m:r>
      </m:oMath>
      <w:r>
        <w:rPr>
          <w:rFonts w:hint="eastAsia"/>
          <w:iCs/>
        </w:rPr>
        <w:t>}</w:t>
      </w:r>
    </w:p>
    <w:p w14:paraId="5EB6DCC0" w14:textId="416EA847" w:rsidR="005324B8" w:rsidRDefault="00145B57" w:rsidP="00657E2E">
      <w:pPr>
        <w:ind w:firstLine="640"/>
        <w:rPr>
          <w:ins w:id="81" w:author="Lee Vastalian" w:date="2019-10-25T14:39:00Z"/>
        </w:rPr>
      </w:pPr>
      <w:r>
        <w:rPr>
          <w:rFonts w:hint="eastAsia"/>
        </w:rPr>
        <w:t>当</w:t>
      </w:r>
      <w:r>
        <w:rPr>
          <w:rFonts w:hint="eastAsia"/>
        </w:rPr>
        <w:t>min</w:t>
      </w:r>
      <w:r>
        <w:rPr>
          <w:rFonts w:hint="eastAsia"/>
        </w:rPr>
        <w:t>函数取到前面那个值时，给出的方案时直接连接两个给出的点；取到后者的时候，为两个圆锥相交的最高点；他们分别对应两个圆锥为包含关系和有交叉部分但是没有包含关系的情况</w:t>
      </w:r>
      <w:r w:rsidR="000C01EE">
        <w:rPr>
          <w:rFonts w:hint="eastAsia"/>
        </w:rPr>
        <w:t>，于是该定理</w:t>
      </w:r>
      <w:r w:rsidR="00CD6FC5">
        <w:rPr>
          <w:rFonts w:hint="eastAsia"/>
        </w:rPr>
        <w:t>证明完毕；</w:t>
      </w:r>
    </w:p>
    <w:p w14:paraId="7CAE3929" w14:textId="3ECCE990" w:rsidR="009E3476" w:rsidRPr="00145B57" w:rsidRDefault="009E3476">
      <w:pPr>
        <w:pStyle w:val="a9"/>
        <w:shd w:val="clear" w:color="auto" w:fill="00FFFF"/>
        <w:ind w:left="425" w:firstLineChars="300" w:firstLine="960"/>
        <w:pPrChange w:id="82" w:author="Lee Vastalian" w:date="2019-10-25T14:39:00Z">
          <w:pPr>
            <w:ind w:firstLine="640"/>
          </w:pPr>
        </w:pPrChange>
      </w:pPr>
      <w:ins w:id="83" w:author="Lee Vastalian" w:date="2019-10-25T14:39:00Z">
        <w:r>
          <w:rPr>
            <w:rFonts w:hint="eastAsia"/>
          </w:rPr>
          <w:t>贡献认定</w:t>
        </w:r>
        <w:r>
          <w:rPr>
            <w:rFonts w:hint="eastAsia"/>
          </w:rPr>
          <w:t xml:space="preserve">: </w:t>
        </w:r>
        <w:r>
          <w:rPr>
            <w:rFonts w:hint="eastAsia"/>
          </w:rPr>
          <w:t>由周海刚提供。</w:t>
        </w:r>
      </w:ins>
    </w:p>
    <w:p w14:paraId="1832C9AA" w14:textId="1C6D6A24" w:rsidR="00A030E2" w:rsidRDefault="009E3476" w:rsidP="009E3476">
      <w:pPr>
        <w:ind w:firstLineChars="0" w:firstLine="0"/>
        <w:rPr>
          <w:ins w:id="84" w:author="Lee Vastalian" w:date="2019-10-25T14:40:00Z"/>
        </w:rPr>
      </w:pPr>
      <w:ins w:id="85" w:author="Lee Vastalian" w:date="2019-10-25T14:39:00Z">
        <w:r>
          <w:t>3.3</w:t>
        </w:r>
      </w:ins>
      <w:ins w:id="86" w:author="Lee Vastalian" w:date="2019-10-25T14:40:00Z">
        <w:r>
          <w:t xml:space="preserve">. </w:t>
        </w:r>
        <w:r>
          <w:rPr>
            <w:rFonts w:hint="eastAsia"/>
          </w:rPr>
          <w:t>费马点定理：</w:t>
        </w:r>
      </w:ins>
    </w:p>
    <w:p w14:paraId="2C8DAB31" w14:textId="54AECE43" w:rsidR="009E3476" w:rsidRDefault="009E3476" w:rsidP="009E3476">
      <w:pPr>
        <w:ind w:firstLineChars="0" w:firstLine="419"/>
        <w:rPr>
          <w:ins w:id="87" w:author="Lee Vastalian" w:date="2019-10-25T14:44:00Z"/>
        </w:rPr>
      </w:pPr>
      <w:ins w:id="88" w:author="Lee Vastalian" w:date="2019-10-25T14:40:00Z">
        <w:r>
          <w:rPr>
            <w:rFonts w:hint="eastAsia"/>
          </w:rPr>
          <w:t>定理内容：在一个三个角都不大于</w:t>
        </w:r>
        <w:r>
          <w:rPr>
            <w:rFonts w:hint="eastAsia"/>
          </w:rPr>
          <w:t>120</w:t>
        </w:r>
        <w:r>
          <w:rPr>
            <w:rFonts w:hint="eastAsia"/>
          </w:rPr>
          <w:t>°的</w:t>
        </w:r>
      </w:ins>
      <w:ins w:id="89" w:author="Lee Vastalian" w:date="2019-10-25T14:41:00Z">
        <w:r>
          <w:rPr>
            <w:rFonts w:hint="eastAsia"/>
          </w:rPr>
          <w:t>三角形当中，</w:t>
        </w:r>
      </w:ins>
      <w:ins w:id="90" w:author="Lee Vastalian" w:date="2019-10-25T14:42:00Z">
        <w:r>
          <w:rPr>
            <w:rFonts w:hint="eastAsia"/>
          </w:rPr>
          <w:t>到三个顶点距离之和最短的点在三角形内</w:t>
        </w:r>
      </w:ins>
      <w:ins w:id="91" w:author="Lee Vastalian" w:date="2019-10-25T14:43:00Z">
        <w:r>
          <w:rPr>
            <w:rFonts w:hint="eastAsia"/>
          </w:rPr>
          <w:t>，且满足到三个顶点连线的三条线段两两之间</w:t>
        </w:r>
      </w:ins>
      <w:ins w:id="92" w:author="Lee Vastalian" w:date="2019-10-25T14:44:00Z">
        <w:r>
          <w:rPr>
            <w:rFonts w:hint="eastAsia"/>
          </w:rPr>
          <w:t>夹角为</w:t>
        </w:r>
        <w:r>
          <w:rPr>
            <w:rFonts w:hint="eastAsia"/>
          </w:rPr>
          <w:t>120</w:t>
        </w:r>
        <w:r>
          <w:rPr>
            <w:rFonts w:hint="eastAsia"/>
          </w:rPr>
          <w:t>°</w:t>
        </w:r>
      </w:ins>
    </w:p>
    <w:p w14:paraId="512BD142" w14:textId="27C7C935" w:rsidR="009E3476" w:rsidRDefault="009E3476" w:rsidP="009E3476">
      <w:pPr>
        <w:ind w:firstLineChars="0" w:firstLine="0"/>
        <w:rPr>
          <w:ins w:id="93" w:author="Lee Vastalian" w:date="2019-10-25T14:45:00Z"/>
        </w:rPr>
      </w:pPr>
      <w:ins w:id="94" w:author="Lee Vastalian" w:date="2019-10-25T14:44:00Z">
        <w:r>
          <w:lastRenderedPageBreak/>
          <w:tab/>
        </w:r>
        <w:r>
          <w:rPr>
            <w:rFonts w:hint="eastAsia"/>
          </w:rPr>
          <w:t>定理的证明：</w:t>
        </w:r>
      </w:ins>
    </w:p>
    <w:p w14:paraId="367EAC47" w14:textId="10C82243" w:rsidR="009E3476" w:rsidRDefault="004E2096" w:rsidP="009E3476">
      <w:pPr>
        <w:ind w:firstLineChars="0" w:firstLine="0"/>
        <w:rPr>
          <w:ins w:id="95" w:author="Lee Vastalian" w:date="2019-10-25T14:54:00Z"/>
        </w:rPr>
      </w:pPr>
      <w:ins w:id="96" w:author="Lee Vastalian" w:date="2019-10-25T14:52:00Z">
        <w:r>
          <w:rPr>
            <w:noProof/>
          </w:rPr>
          <w:drawing>
            <wp:anchor distT="0" distB="0" distL="114300" distR="114300" simplePos="0" relativeHeight="251988992" behindDoc="0" locked="0" layoutInCell="1" allowOverlap="1" wp14:anchorId="66591D2E" wp14:editId="3842F240">
              <wp:simplePos x="0" y="0"/>
              <wp:positionH relativeFrom="margin">
                <wp:align>center</wp:align>
              </wp:positionH>
              <wp:positionV relativeFrom="paragraph">
                <wp:posOffset>765810</wp:posOffset>
              </wp:positionV>
              <wp:extent cx="2936240" cy="2335530"/>
              <wp:effectExtent l="0" t="0" r="0" b="7620"/>
              <wp:wrapTopAndBottom/>
              <wp:docPr id="607" name="图片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1" cstate="print">
                        <a:extLst>
                          <a:ext uri="{28A0092B-C50C-407E-A947-70E740481C1C}">
                            <a14:useLocalDpi xmlns:a14="http://schemas.microsoft.com/office/drawing/2010/main" val="0"/>
                          </a:ext>
                        </a:extLst>
                      </a:blip>
                      <a:stretch>
                        <a:fillRect/>
                      </a:stretch>
                    </pic:blipFill>
                    <pic:spPr>
                      <a:xfrm>
                        <a:off x="0" y="0"/>
                        <a:ext cx="2936240" cy="2335530"/>
                      </a:xfrm>
                      <a:prstGeom prst="rect">
                        <a:avLst/>
                      </a:prstGeom>
                    </pic:spPr>
                  </pic:pic>
                </a:graphicData>
              </a:graphic>
              <wp14:sizeRelH relativeFrom="margin">
                <wp14:pctWidth>0</wp14:pctWidth>
              </wp14:sizeRelH>
              <wp14:sizeRelV relativeFrom="margin">
                <wp14:pctHeight>0</wp14:pctHeight>
              </wp14:sizeRelV>
            </wp:anchor>
          </w:drawing>
        </w:r>
      </w:ins>
      <w:ins w:id="97" w:author="Lee Vastalian" w:date="2019-10-25T14:45:00Z">
        <w:r w:rsidR="009E3476">
          <w:tab/>
        </w:r>
        <w:r w:rsidR="009E3476">
          <w:rPr>
            <w:rFonts w:hint="eastAsia"/>
          </w:rPr>
          <w:t>如图：</w:t>
        </w:r>
        <w:r w:rsidR="009E3476">
          <w:rPr>
            <w:rFonts w:hint="eastAsia"/>
          </w:rPr>
          <w:t>P</w:t>
        </w:r>
        <w:r w:rsidR="009E3476">
          <w:rPr>
            <w:rFonts w:hint="eastAsia"/>
          </w:rPr>
          <w:t>为在三角形</w:t>
        </w:r>
        <w:r w:rsidR="009E3476">
          <w:rPr>
            <w:rFonts w:hint="eastAsia"/>
          </w:rPr>
          <w:t>ABC</w:t>
        </w:r>
        <w:r w:rsidR="009E3476">
          <w:rPr>
            <w:rFonts w:hint="eastAsia"/>
          </w:rPr>
          <w:t>当中</w:t>
        </w:r>
      </w:ins>
      <w:ins w:id="98" w:author="Lee Vastalian" w:date="2019-10-25T14:46:00Z">
        <w:r w:rsidR="009E3476">
          <w:rPr>
            <w:rFonts w:hint="eastAsia"/>
          </w:rPr>
          <w:t>任意一点，我们作两个</w:t>
        </w:r>
      </w:ins>
      <w:ins w:id="99" w:author="Lee Vastalian" w:date="2019-10-25T14:47:00Z">
        <w:r w:rsidR="009E3476">
          <w:rPr>
            <w:rFonts w:hint="eastAsia"/>
          </w:rPr>
          <w:t>等边三角形</w:t>
        </w:r>
      </w:ins>
      <w:ins w:id="100" w:author="Lee Vastalian" w:date="2019-10-25T14:53:00Z">
        <w:r w:rsidR="00B94302">
          <w:rPr>
            <w:rFonts w:hint="eastAsia"/>
          </w:rPr>
          <w:t>CPQ</w:t>
        </w:r>
        <w:r w:rsidR="00B94302">
          <w:rPr>
            <w:rFonts w:hint="eastAsia"/>
          </w:rPr>
          <w:t>以及</w:t>
        </w:r>
        <w:r w:rsidR="00B94302">
          <w:rPr>
            <w:rFonts w:hint="eastAsia"/>
          </w:rPr>
          <w:t>ACR</w:t>
        </w:r>
        <w:r w:rsidR="00B94302">
          <w:rPr>
            <w:rFonts w:hint="eastAsia"/>
          </w:rPr>
          <w:t>，那么我们由几何知识</w:t>
        </w:r>
      </w:ins>
      <w:ins w:id="101" w:author="Lee Vastalian" w:date="2019-10-25T14:54:00Z">
        <w:r w:rsidR="00B94302">
          <w:rPr>
            <w:rFonts w:hint="eastAsia"/>
          </w:rPr>
          <w:t>可以知道三角形</w:t>
        </w:r>
        <w:r w:rsidR="00B94302">
          <w:rPr>
            <w:rFonts w:hint="eastAsia"/>
          </w:rPr>
          <w:t>APC</w:t>
        </w:r>
        <w:r w:rsidR="00B94302">
          <w:rPr>
            <w:rFonts w:hint="eastAsia"/>
          </w:rPr>
          <w:t>和三角形</w:t>
        </w:r>
        <w:r w:rsidR="00B94302">
          <w:rPr>
            <w:rFonts w:hint="eastAsia"/>
          </w:rPr>
          <w:t>RQC</w:t>
        </w:r>
        <w:r w:rsidR="00B94302">
          <w:rPr>
            <w:rFonts w:hint="eastAsia"/>
          </w:rPr>
          <w:t>是正相似的，因此我们可以得到：</w:t>
        </w:r>
      </w:ins>
    </w:p>
    <w:p w14:paraId="68D72693" w14:textId="4EBB0A15" w:rsidR="00B94302" w:rsidRDefault="00B94302" w:rsidP="00B94302">
      <w:pPr>
        <w:ind w:firstLineChars="0" w:firstLine="0"/>
        <w:jc w:val="center"/>
        <w:rPr>
          <w:ins w:id="102" w:author="Lee Vastalian" w:date="2019-10-25T14:54:00Z"/>
        </w:rPr>
      </w:pPr>
      <w:ins w:id="103" w:author="Lee Vastalian" w:date="2019-10-25T14:54:00Z">
        <w:r>
          <w:rPr>
            <w:rFonts w:hint="eastAsia"/>
          </w:rPr>
          <w:t>A</w:t>
        </w:r>
        <w:r>
          <w:t>P=RQ</w:t>
        </w:r>
      </w:ins>
    </w:p>
    <w:p w14:paraId="787EB266" w14:textId="63EAEAE7" w:rsidR="00B94302" w:rsidRDefault="00B94302" w:rsidP="00B94302">
      <w:pPr>
        <w:ind w:firstLineChars="0" w:firstLine="0"/>
        <w:rPr>
          <w:ins w:id="104" w:author="Lee Vastalian" w:date="2019-10-25T14:55:00Z"/>
        </w:rPr>
      </w:pPr>
      <w:ins w:id="105" w:author="Lee Vastalian" w:date="2019-10-25T14:54:00Z">
        <w:r>
          <w:tab/>
        </w:r>
        <w:r>
          <w:rPr>
            <w:rFonts w:hint="eastAsia"/>
          </w:rPr>
          <w:t>同时我们</w:t>
        </w:r>
      </w:ins>
      <w:ins w:id="106" w:author="Lee Vastalian" w:date="2019-10-25T14:55:00Z">
        <w:r>
          <w:rPr>
            <w:rFonts w:hint="eastAsia"/>
          </w:rPr>
          <w:t>由等边三角形的三条边相等：</w:t>
        </w:r>
      </w:ins>
    </w:p>
    <w:p w14:paraId="0AE796E4" w14:textId="10CFB352" w:rsidR="00B94302" w:rsidRDefault="00B94302" w:rsidP="00B94302">
      <w:pPr>
        <w:ind w:firstLineChars="0" w:firstLine="0"/>
        <w:jc w:val="center"/>
        <w:rPr>
          <w:ins w:id="107" w:author="Lee Vastalian" w:date="2019-10-25T14:55:00Z"/>
        </w:rPr>
      </w:pPr>
      <w:ins w:id="108" w:author="Lee Vastalian" w:date="2019-10-25T14:55:00Z">
        <w:r>
          <w:rPr>
            <w:rFonts w:hint="eastAsia"/>
          </w:rPr>
          <w:t>CP=PQ</w:t>
        </w:r>
      </w:ins>
    </w:p>
    <w:p w14:paraId="0B1F082A" w14:textId="585DBCAE" w:rsidR="00B94302" w:rsidRDefault="00B94302" w:rsidP="00B94302">
      <w:pPr>
        <w:ind w:firstLineChars="0" w:firstLine="0"/>
        <w:rPr>
          <w:ins w:id="109" w:author="Lee Vastalian" w:date="2019-10-25T14:56:00Z"/>
        </w:rPr>
      </w:pPr>
      <w:ins w:id="110" w:author="Lee Vastalian" w:date="2019-10-25T14:55:00Z">
        <w:r>
          <w:tab/>
        </w:r>
        <w:r>
          <w:rPr>
            <w:rFonts w:hint="eastAsia"/>
          </w:rPr>
          <w:t>从而我们可以得到点</w:t>
        </w:r>
        <w:r>
          <w:rPr>
            <w:rFonts w:hint="eastAsia"/>
          </w:rPr>
          <w:t>P</w:t>
        </w:r>
        <w:r>
          <w:rPr>
            <w:rFonts w:hint="eastAsia"/>
          </w:rPr>
          <w:t>到</w:t>
        </w:r>
      </w:ins>
      <w:ins w:id="111" w:author="Lee Vastalian" w:date="2019-10-25T14:56:00Z">
        <w:r>
          <w:rPr>
            <w:rFonts w:hint="eastAsia"/>
          </w:rPr>
          <w:t>三角形三边的三条线段距离长度之和为：</w:t>
        </w:r>
      </w:ins>
    </w:p>
    <w:p w14:paraId="1F1C3B9A" w14:textId="4A85D102" w:rsidR="00B94302" w:rsidRDefault="00B94302" w:rsidP="00B94302">
      <w:pPr>
        <w:ind w:firstLineChars="0" w:firstLine="0"/>
        <w:jc w:val="center"/>
        <w:rPr>
          <w:ins w:id="112" w:author="Lee Vastalian" w:date="2019-10-25T14:56:00Z"/>
        </w:rPr>
      </w:pPr>
      <w:ins w:id="113" w:author="Lee Vastalian" w:date="2019-10-25T14:56:00Z">
        <w:r>
          <w:rPr>
            <w:rFonts w:hint="eastAsia"/>
          </w:rPr>
          <w:t>A</w:t>
        </w:r>
        <w:r>
          <w:t>P+BQ+CP=BP+PQ+QR&gt;</w:t>
        </w:r>
      </w:ins>
      <w:ins w:id="114" w:author="Lee Vastalian" w:date="2019-10-25T14:57:00Z">
        <w:r>
          <w:rPr>
            <w:rFonts w:hint="eastAsia"/>
          </w:rPr>
          <w:t>=</w:t>
        </w:r>
      </w:ins>
      <w:ins w:id="115" w:author="Lee Vastalian" w:date="2019-10-25T14:56:00Z">
        <w:r>
          <w:t>BR</w:t>
        </w:r>
      </w:ins>
    </w:p>
    <w:p w14:paraId="067BE8F4" w14:textId="62840DE3" w:rsidR="00B94302" w:rsidRDefault="00B94302" w:rsidP="00B94302">
      <w:pPr>
        <w:ind w:firstLine="640"/>
        <w:rPr>
          <w:ins w:id="116" w:author="Lee Vastalian" w:date="2019-10-25T14:58:00Z"/>
        </w:rPr>
      </w:pPr>
      <w:bookmarkStart w:id="117" w:name="_GoBack"/>
      <w:ins w:id="118" w:author="Lee Vastalian" w:date="2019-10-25T14:57:00Z">
        <w:r>
          <w:rPr>
            <w:rFonts w:hint="eastAsia"/>
          </w:rPr>
          <w:t>其中最后一步是由两点之间线段最短得到的，不等式的</w:t>
        </w:r>
      </w:ins>
      <w:ins w:id="119" w:author="Lee Vastalian" w:date="2019-10-25T14:58:00Z">
        <w:r>
          <w:rPr>
            <w:rFonts w:hint="eastAsia"/>
          </w:rPr>
          <w:t>等号成立的条件是</w:t>
        </w:r>
        <w:r w:rsidR="00AE3577">
          <w:rPr>
            <w:rFonts w:hint="eastAsia"/>
          </w:rPr>
          <w:t>BPQR</w:t>
        </w:r>
        <w:r w:rsidR="00AE3577">
          <w:rPr>
            <w:rFonts w:hint="eastAsia"/>
          </w:rPr>
          <w:t>四点共线，也就是：</w:t>
        </w:r>
        <w:bookmarkEnd w:id="117"/>
      </w:ins>
    </w:p>
    <w:p w14:paraId="7F159906" w14:textId="36D200AF" w:rsidR="00AE3577" w:rsidRDefault="00AE3577" w:rsidP="00AE3577">
      <w:pPr>
        <w:ind w:firstLine="640"/>
        <w:jc w:val="center"/>
        <w:rPr>
          <w:ins w:id="120" w:author="Lee Vastalian" w:date="2019-10-25T14:59:00Z"/>
        </w:rPr>
      </w:pPr>
      <w:ins w:id="121" w:author="Lee Vastalian" w:date="2019-10-25T14:58:00Z">
        <w:r>
          <w:rPr>
            <w:rFonts w:hint="eastAsia"/>
          </w:rPr>
          <w:t>∠</w:t>
        </w:r>
        <w:r>
          <w:t>BPC=</w:t>
        </w:r>
      </w:ins>
      <w:ins w:id="122" w:author="Lee Vastalian" w:date="2019-10-25T14:59:00Z">
        <w:r>
          <w:t>180</w:t>
        </w:r>
        <w:r>
          <w:rPr>
            <w:rFonts w:hint="eastAsia"/>
          </w:rPr>
          <w:t>°</w:t>
        </w:r>
        <w:r>
          <w:t>-</w:t>
        </w:r>
      </w:ins>
      <w:ins w:id="123" w:author="Lee Vastalian" w:date="2019-10-25T14:58:00Z">
        <w:r>
          <w:rPr>
            <w:rFonts w:hint="eastAsia"/>
          </w:rPr>
          <w:t>∠</w:t>
        </w:r>
      </w:ins>
      <w:ins w:id="124" w:author="Lee Vastalian" w:date="2019-10-25T14:59:00Z">
        <w:r>
          <w:t>QPC=120</w:t>
        </w:r>
        <w:r>
          <w:rPr>
            <w:rFonts w:hint="eastAsia"/>
          </w:rPr>
          <w:t>°；</w:t>
        </w:r>
      </w:ins>
    </w:p>
    <w:p w14:paraId="31711882" w14:textId="2D947A60" w:rsidR="00AE3577" w:rsidRPr="00B94302" w:rsidRDefault="00AE3577">
      <w:pPr>
        <w:ind w:firstLine="640"/>
        <w:jc w:val="center"/>
        <w:rPr>
          <w:ins w:id="125" w:author="Lee Vastalian" w:date="2019-10-25T14:52:00Z"/>
        </w:rPr>
        <w:pPrChange w:id="126" w:author="Lee Vastalian" w:date="2019-10-25T14:58:00Z">
          <w:pPr>
            <w:ind w:firstLineChars="0" w:firstLine="0"/>
          </w:pPr>
        </w:pPrChange>
      </w:pPr>
      <w:ins w:id="127" w:author="Lee Vastalian" w:date="2019-10-25T14:59:00Z">
        <w:r>
          <w:rPr>
            <w:rFonts w:hint="eastAsia"/>
          </w:rPr>
          <w:t>∠</w:t>
        </w:r>
        <w:r>
          <w:t>APC=</w:t>
        </w:r>
        <w:r>
          <w:rPr>
            <w:rFonts w:hint="eastAsia"/>
          </w:rPr>
          <w:t>∠</w:t>
        </w:r>
      </w:ins>
      <w:ins w:id="128" w:author="Lee Vastalian" w:date="2019-10-25T15:00:00Z">
        <w:r>
          <w:rPr>
            <w:rFonts w:hint="eastAsia"/>
          </w:rPr>
          <w:t>RQC=</w:t>
        </w:r>
        <w:r>
          <w:t>180</w:t>
        </w:r>
        <w:r>
          <w:rPr>
            <w:rFonts w:hint="eastAsia"/>
          </w:rPr>
          <w:t>°</w:t>
        </w:r>
        <w:r>
          <w:rPr>
            <w:rFonts w:hint="eastAsia"/>
          </w:rPr>
          <w:t>-</w:t>
        </w:r>
        <w:r>
          <w:rPr>
            <w:rFonts w:hint="eastAsia"/>
          </w:rPr>
          <w:t>∠</w:t>
        </w:r>
        <w:r>
          <w:rPr>
            <w:rFonts w:hint="eastAsia"/>
          </w:rPr>
          <w:t>P</w:t>
        </w:r>
        <w:r>
          <w:t>QC=120</w:t>
        </w:r>
        <w:r>
          <w:rPr>
            <w:rFonts w:hint="eastAsia"/>
          </w:rPr>
          <w:t>°；</w:t>
        </w:r>
      </w:ins>
    </w:p>
    <w:p w14:paraId="31D26209" w14:textId="0CD44754" w:rsidR="004E2096" w:rsidRDefault="00AE3577" w:rsidP="009E3476">
      <w:pPr>
        <w:ind w:firstLineChars="0" w:firstLine="0"/>
        <w:rPr>
          <w:ins w:id="129" w:author="Lee Vastalian" w:date="2019-10-25T15:01:00Z"/>
        </w:rPr>
      </w:pPr>
      <w:ins w:id="130" w:author="Lee Vastalian" w:date="2019-10-25T15:00:00Z">
        <w:r>
          <w:tab/>
        </w:r>
        <w:r>
          <w:rPr>
            <w:rFonts w:hint="eastAsia"/>
          </w:rPr>
          <w:t>也就是</w:t>
        </w:r>
        <w:r>
          <w:rPr>
            <w:rFonts w:hint="eastAsia"/>
          </w:rPr>
          <w:t>P</w:t>
        </w:r>
        <w:r>
          <w:rPr>
            <w:rFonts w:hint="eastAsia"/>
          </w:rPr>
          <w:t>点处于</w:t>
        </w:r>
      </w:ins>
      <w:ins w:id="131" w:author="Lee Vastalian" w:date="2019-10-25T15:01:00Z">
        <w:r>
          <w:rPr>
            <w:rFonts w:hint="eastAsia"/>
          </w:rPr>
          <w:t>三角形内满足与三个顶点的连线两两之间夹角为</w:t>
        </w:r>
        <w:r>
          <w:rPr>
            <w:rFonts w:hint="eastAsia"/>
          </w:rPr>
          <w:t>120</w:t>
        </w:r>
        <w:r>
          <w:rPr>
            <w:rFonts w:hint="eastAsia"/>
          </w:rPr>
          <w:t>°的点，这个点被称为三角形</w:t>
        </w:r>
        <w:r>
          <w:rPr>
            <w:rFonts w:hint="eastAsia"/>
          </w:rPr>
          <w:t>ABC</w:t>
        </w:r>
        <w:r>
          <w:rPr>
            <w:rFonts w:hint="eastAsia"/>
          </w:rPr>
          <w:t>的费马点。</w:t>
        </w:r>
      </w:ins>
    </w:p>
    <w:p w14:paraId="24641DF7" w14:textId="77777777" w:rsidR="00AE3577" w:rsidRPr="00145B57" w:rsidRDefault="00AE3577" w:rsidP="00AE3577">
      <w:pPr>
        <w:pStyle w:val="a9"/>
        <w:shd w:val="clear" w:color="auto" w:fill="00FFFF"/>
        <w:ind w:left="425" w:firstLineChars="300" w:firstLine="960"/>
        <w:rPr>
          <w:ins w:id="132" w:author="Lee Vastalian" w:date="2019-10-25T15:01:00Z"/>
        </w:rPr>
      </w:pPr>
      <w:ins w:id="133" w:author="Lee Vastalian" w:date="2019-10-25T15:01:00Z">
        <w:r>
          <w:rPr>
            <w:rFonts w:hint="eastAsia"/>
          </w:rPr>
          <w:lastRenderedPageBreak/>
          <w:t>贡献认定</w:t>
        </w:r>
        <w:r>
          <w:rPr>
            <w:rFonts w:hint="eastAsia"/>
          </w:rPr>
          <w:t xml:space="preserve">: </w:t>
        </w:r>
        <w:r>
          <w:rPr>
            <w:rFonts w:hint="eastAsia"/>
          </w:rPr>
          <w:t>由周海刚提供。</w:t>
        </w:r>
      </w:ins>
    </w:p>
    <w:p w14:paraId="46C129BF" w14:textId="2FDE4EF8" w:rsidR="00AE3577" w:rsidRPr="00AE3577" w:rsidDel="00AE3577" w:rsidRDefault="00AE3577">
      <w:pPr>
        <w:ind w:firstLineChars="0" w:firstLine="0"/>
        <w:rPr>
          <w:del w:id="134" w:author="Lee Vastalian" w:date="2019-10-25T15:01:00Z"/>
        </w:rPr>
        <w:pPrChange w:id="135" w:author="Lee Vastalian" w:date="2019-10-25T14:44:00Z">
          <w:pPr>
            <w:ind w:firstLineChars="0" w:firstLine="640"/>
          </w:pPr>
        </w:pPrChange>
      </w:pPr>
    </w:p>
    <w:p w14:paraId="6F6F4304" w14:textId="77777777" w:rsidR="00A030E2" w:rsidRDefault="00A030E2" w:rsidP="00A030E2">
      <w:pPr>
        <w:pStyle w:val="a9"/>
        <w:numPr>
          <w:ilvl w:val="0"/>
          <w:numId w:val="11"/>
        </w:numPr>
        <w:ind w:firstLineChars="0"/>
      </w:pPr>
      <w:r>
        <w:rPr>
          <w:rFonts w:hint="eastAsia"/>
        </w:rPr>
        <w:t xml:space="preserve"> </w:t>
      </w:r>
      <w:r>
        <w:rPr>
          <w:rFonts w:hint="eastAsia"/>
        </w:rPr>
        <w:t>算法二：三个点的支撑算法（最初想法）</w:t>
      </w:r>
    </w:p>
    <w:p w14:paraId="1A6ADC81" w14:textId="77777777" w:rsidR="00A030E2" w:rsidRDefault="00A030E2" w:rsidP="00A030E2">
      <w:pPr>
        <w:pStyle w:val="a9"/>
        <w:numPr>
          <w:ilvl w:val="1"/>
          <w:numId w:val="11"/>
        </w:numPr>
        <w:ind w:firstLineChars="0"/>
      </w:pPr>
      <w:r>
        <w:rPr>
          <w:rFonts w:hint="eastAsia"/>
        </w:rPr>
        <w:t>算法功能简述我们首先来利用支撑圆锥的位置</w:t>
      </w:r>
    </w:p>
    <w:p w14:paraId="1099F1A5" w14:textId="77777777" w:rsidR="00A030E2" w:rsidRDefault="00A030E2" w:rsidP="00A030E2">
      <w:pPr>
        <w:pStyle w:val="a9"/>
        <w:numPr>
          <w:ilvl w:val="1"/>
          <w:numId w:val="11"/>
        </w:numPr>
        <w:ind w:firstLineChars="0"/>
      </w:pPr>
      <w:r>
        <w:rPr>
          <w:rFonts w:hint="eastAsia"/>
        </w:rPr>
        <w:t>算法内容：</w:t>
      </w:r>
    </w:p>
    <w:p w14:paraId="7CD803EE" w14:textId="77777777" w:rsidR="00A030E2" w:rsidRDefault="00A030E2" w:rsidP="00A030E2">
      <w:pPr>
        <w:pStyle w:val="a9"/>
        <w:numPr>
          <w:ilvl w:val="2"/>
          <w:numId w:val="11"/>
        </w:numPr>
        <w:ind w:firstLineChars="0"/>
      </w:pPr>
      <w:r>
        <w:rPr>
          <w:rFonts w:hint="eastAsia"/>
        </w:rPr>
        <w:t>输入：三个点的三位笛卡尔坐标系内的坐标；最小支撑角</w:t>
      </w:r>
      <w:r>
        <w:rPr>
          <w:rFonts w:hint="eastAsia"/>
        </w:rPr>
        <w:t>a</w:t>
      </w:r>
      <w:r>
        <w:rPr>
          <w:rFonts w:hint="eastAsia"/>
        </w:rPr>
        <w:t>；</w:t>
      </w:r>
    </w:p>
    <w:p w14:paraId="061BBC1F" w14:textId="77777777" w:rsidR="00A030E2" w:rsidRDefault="00A030E2" w:rsidP="00A030E2">
      <w:pPr>
        <w:pStyle w:val="a9"/>
        <w:numPr>
          <w:ilvl w:val="2"/>
          <w:numId w:val="11"/>
        </w:numPr>
        <w:ind w:firstLineChars="0"/>
      </w:pPr>
      <w:r>
        <w:rPr>
          <w:rFonts w:hint="eastAsia"/>
        </w:rPr>
        <w:t>输出：用数个三维坐标对来表达出来所给出的支撑线段（支撑方案）以及所有支撑线段长度的和</w:t>
      </w:r>
      <w:r>
        <w:rPr>
          <w:rFonts w:hint="eastAsia"/>
        </w:rPr>
        <w:t>sum</w:t>
      </w:r>
    </w:p>
    <w:p w14:paraId="710CB212" w14:textId="77777777" w:rsidR="00A030E2" w:rsidRDefault="00A030E2" w:rsidP="00A030E2">
      <w:pPr>
        <w:pStyle w:val="a9"/>
        <w:numPr>
          <w:ilvl w:val="2"/>
          <w:numId w:val="11"/>
        </w:numPr>
        <w:ind w:firstLineChars="0"/>
      </w:pPr>
      <w:r>
        <w:rPr>
          <w:rFonts w:hint="eastAsia"/>
        </w:rPr>
        <w:t>算法具体操作：</w:t>
      </w:r>
    </w:p>
    <w:p w14:paraId="0F186151" w14:textId="77777777" w:rsidR="00A030E2" w:rsidRDefault="00A030E2" w:rsidP="00A030E2">
      <w:pPr>
        <w:pStyle w:val="a9"/>
        <w:numPr>
          <w:ilvl w:val="3"/>
          <w:numId w:val="11"/>
        </w:numPr>
        <w:ind w:firstLineChars="0"/>
      </w:pPr>
      <w:r>
        <w:rPr>
          <w:rFonts w:hint="eastAsia"/>
        </w:rPr>
        <w:t>首先利用支撑圆锥的关系判定定理判断三个所给的原始点的支撑圆锥的位置关系，如果存在一个点的支撑圆锥和其他两个均不相交，进入第一步；否则进入第二步；</w:t>
      </w:r>
    </w:p>
    <w:p w14:paraId="355A0ECF" w14:textId="77777777" w:rsidR="00A030E2" w:rsidRDefault="00A030E2" w:rsidP="00A030E2">
      <w:pPr>
        <w:pStyle w:val="a9"/>
        <w:numPr>
          <w:ilvl w:val="3"/>
          <w:numId w:val="11"/>
        </w:numPr>
        <w:ind w:firstLineChars="0"/>
      </w:pPr>
      <w:r>
        <w:rPr>
          <w:rFonts w:hint="eastAsia"/>
        </w:rPr>
        <w:t>第一步：将这个满足支撑圆锥和其他两个支撑圆锥都不相交的原始点直接垂直引向地面的线段记入支撑方案当中，同时对另外两个点运用算法</w:t>
      </w:r>
      <w:r>
        <w:rPr>
          <w:rFonts w:hint="eastAsia"/>
        </w:rPr>
        <w:t>1</w:t>
      </w:r>
      <w:r>
        <w:rPr>
          <w:rFonts w:hint="eastAsia"/>
        </w:rPr>
        <w:t>，输出这两个方案的并；</w:t>
      </w:r>
    </w:p>
    <w:p w14:paraId="5AF6DF62" w14:textId="77777777" w:rsidR="00A030E2" w:rsidRDefault="00A030E2" w:rsidP="00A030E2">
      <w:pPr>
        <w:pStyle w:val="a9"/>
        <w:numPr>
          <w:ilvl w:val="3"/>
          <w:numId w:val="11"/>
        </w:numPr>
        <w:ind w:firstLineChars="0"/>
      </w:pPr>
      <w:r>
        <w:rPr>
          <w:rFonts w:hint="eastAsia"/>
        </w:rPr>
        <w:t>第二步：在这个地方，我们有如下几个方案，我们逐一实践，然后将他们进行比较，得出一个近似最优方案：</w:t>
      </w:r>
    </w:p>
    <w:p w14:paraId="4BE497AE" w14:textId="77777777" w:rsidR="00A030E2" w:rsidRDefault="00A030E2" w:rsidP="00A030E2">
      <w:pPr>
        <w:pStyle w:val="a9"/>
        <w:numPr>
          <w:ilvl w:val="4"/>
          <w:numId w:val="11"/>
        </w:numPr>
        <w:ind w:firstLineChars="0"/>
      </w:pPr>
      <w:r>
        <w:rPr>
          <w:rFonts w:hint="eastAsia"/>
        </w:rPr>
        <w:t>选取其中两个支撑圆锥有公共点的点运用算法</w:t>
      </w:r>
      <w:r>
        <w:rPr>
          <w:rFonts w:hint="eastAsia"/>
        </w:rPr>
        <w:t>1</w:t>
      </w:r>
      <w:r>
        <w:rPr>
          <w:rFonts w:hint="eastAsia"/>
        </w:rPr>
        <w:t>，得出一种支撑方案，然后另外一个点输出直接垂</w:t>
      </w:r>
      <w:r>
        <w:rPr>
          <w:rFonts w:hint="eastAsia"/>
        </w:rPr>
        <w:lastRenderedPageBreak/>
        <w:t>直引向地面的支撑线段，并且计算它们的支撑线段的和；比较至多三种选取方案的和，选取其中支撑线段和最短的方案记入到备选方案当中；</w:t>
      </w:r>
    </w:p>
    <w:p w14:paraId="1B9BC954" w14:textId="5F36395F" w:rsidR="00A030E2" w:rsidRDefault="00322E6D" w:rsidP="00A030E2">
      <w:pPr>
        <w:pStyle w:val="a9"/>
        <w:numPr>
          <w:ilvl w:val="4"/>
          <w:numId w:val="11"/>
        </w:numPr>
        <w:ind w:firstLineChars="0"/>
      </w:pPr>
      <w:r>
        <w:rPr>
          <w:rFonts w:hint="eastAsia"/>
        </w:rPr>
        <w:t>选取其中两个支撑圆锥</w:t>
      </w:r>
      <w:r w:rsidR="00F539F0">
        <w:rPr>
          <w:rFonts w:hint="eastAsia"/>
        </w:rPr>
        <w:t>有</w:t>
      </w:r>
      <w:r>
        <w:rPr>
          <w:rFonts w:hint="eastAsia"/>
        </w:rPr>
        <w:t>公共点的点根据之前给出的最短支撑圆锥相交定理，取出他们两个的最高交点，对这个点和另外的点运用算法一</w:t>
      </w:r>
      <w:r w:rsidR="0016357A">
        <w:rPr>
          <w:rFonts w:hint="eastAsia"/>
        </w:rPr>
        <w:t>得出一个支撑方案；比较三种支撑方案，选取其中支撑线段和最短的方案记入到备选方案当中；</w:t>
      </w:r>
    </w:p>
    <w:p w14:paraId="30BE5B56" w14:textId="4E6860A9" w:rsidR="00F539F0" w:rsidRDefault="00F539F0" w:rsidP="00A030E2">
      <w:pPr>
        <w:pStyle w:val="a9"/>
        <w:numPr>
          <w:ilvl w:val="4"/>
          <w:numId w:val="11"/>
        </w:numPr>
        <w:ind w:firstLineChars="0"/>
      </w:pPr>
      <w:r>
        <w:rPr>
          <w:rFonts w:hint="eastAsia"/>
        </w:rPr>
        <w:t>选取其中两个支撑圆锥有公共点的点，根据算法一得出一个新点，将这个新点和另外的那个点运用算法一，然后得出一个方案；比较至多三种支撑方案，选出其中支撑线段和最短的方案记入到备选方案当中；</w:t>
      </w:r>
    </w:p>
    <w:p w14:paraId="155108BE" w14:textId="061E6BB3" w:rsidR="00F539F0" w:rsidRDefault="00F539F0" w:rsidP="009B7B95">
      <w:pPr>
        <w:pStyle w:val="a9"/>
        <w:numPr>
          <w:ilvl w:val="3"/>
          <w:numId w:val="11"/>
        </w:numPr>
        <w:ind w:firstLineChars="0"/>
      </w:pPr>
      <w:r>
        <w:rPr>
          <w:rFonts w:hint="eastAsia"/>
        </w:rPr>
        <w:t>选取三种备选方案当中线段长度之和最短的，然后将其当作最佳方案输出</w:t>
      </w:r>
      <w:r w:rsidR="00A873EF">
        <w:rPr>
          <w:rFonts w:hint="eastAsia"/>
        </w:rPr>
        <w:t>；算法结束</w:t>
      </w:r>
    </w:p>
    <w:p w14:paraId="094CD746" w14:textId="13A1EF54" w:rsidR="009B7B95" w:rsidRDefault="009B7B95" w:rsidP="00091D09">
      <w:pPr>
        <w:ind w:left="992" w:firstLineChars="0" w:firstLine="0"/>
      </w:pPr>
      <w:r>
        <w:rPr>
          <w:rFonts w:hint="eastAsia"/>
        </w:rPr>
        <w:t>算法具体实现：</w:t>
      </w:r>
    </w:p>
    <w:p w14:paraId="609585BC" w14:textId="77777777" w:rsidR="009B7B95" w:rsidRDefault="009B7B95" w:rsidP="009B7B95">
      <w:pPr>
        <w:ind w:left="992" w:firstLineChars="0" w:firstLine="0"/>
      </w:pPr>
      <w:r>
        <w:t>import math</w:t>
      </w:r>
    </w:p>
    <w:p w14:paraId="63386A2A" w14:textId="77777777" w:rsidR="009B7B95" w:rsidRDefault="009B7B95" w:rsidP="009B7B95">
      <w:pPr>
        <w:ind w:left="992" w:firstLineChars="0" w:firstLine="0"/>
      </w:pPr>
      <w:r>
        <w:t>accuracy=3</w:t>
      </w:r>
    </w:p>
    <w:p w14:paraId="064DCA8B" w14:textId="77777777" w:rsidR="009B7B95" w:rsidRDefault="009B7B95" w:rsidP="009B7B95">
      <w:pPr>
        <w:ind w:left="992" w:firstLineChars="0" w:firstLine="0"/>
      </w:pPr>
    </w:p>
    <w:p w14:paraId="715FDE94" w14:textId="77777777" w:rsidR="009B7B95" w:rsidRDefault="009B7B95" w:rsidP="009B7B95">
      <w:pPr>
        <w:ind w:left="992" w:firstLineChars="0" w:firstLine="0"/>
      </w:pPr>
      <w:r>
        <w:t>class point:</w:t>
      </w:r>
    </w:p>
    <w:p w14:paraId="05EADACA" w14:textId="77777777" w:rsidR="009B7B95" w:rsidRDefault="009B7B95" w:rsidP="009B7B95">
      <w:pPr>
        <w:ind w:left="992" w:firstLineChars="0" w:firstLine="0"/>
      </w:pPr>
      <w:r>
        <w:tab/>
        <w:t>def __</w:t>
      </w:r>
      <w:proofErr w:type="spellStart"/>
      <w:r>
        <w:t>init</w:t>
      </w:r>
      <w:proofErr w:type="spellEnd"/>
      <w:r>
        <w:t>__(</w:t>
      </w:r>
      <w:proofErr w:type="spellStart"/>
      <w:r>
        <w:t>self,xx,yy,zz</w:t>
      </w:r>
      <w:proofErr w:type="spellEnd"/>
      <w:r>
        <w:t>):</w:t>
      </w:r>
    </w:p>
    <w:p w14:paraId="1DD83726" w14:textId="77777777" w:rsidR="009B7B95" w:rsidRDefault="009B7B95" w:rsidP="009B7B95">
      <w:pPr>
        <w:ind w:left="992" w:firstLineChars="0" w:firstLine="0"/>
      </w:pPr>
      <w:r>
        <w:tab/>
      </w:r>
      <w:r>
        <w:tab/>
      </w:r>
      <w:proofErr w:type="spellStart"/>
      <w:r>
        <w:t>self.x</w:t>
      </w:r>
      <w:proofErr w:type="spellEnd"/>
      <w:r>
        <w:t>=xx</w:t>
      </w:r>
    </w:p>
    <w:p w14:paraId="0AC87663" w14:textId="77777777" w:rsidR="009B7B95" w:rsidRDefault="009B7B95" w:rsidP="009B7B95">
      <w:pPr>
        <w:ind w:left="992" w:firstLineChars="0" w:firstLine="0"/>
      </w:pPr>
      <w:r>
        <w:lastRenderedPageBreak/>
        <w:tab/>
      </w:r>
      <w:r>
        <w:tab/>
      </w:r>
      <w:proofErr w:type="spellStart"/>
      <w:r>
        <w:t>self.y</w:t>
      </w:r>
      <w:proofErr w:type="spellEnd"/>
      <w:r>
        <w:t>=</w:t>
      </w:r>
      <w:proofErr w:type="spellStart"/>
      <w:r>
        <w:t>yy</w:t>
      </w:r>
      <w:proofErr w:type="spellEnd"/>
    </w:p>
    <w:p w14:paraId="477275AD" w14:textId="483DA8DC" w:rsidR="009B7B95" w:rsidRDefault="009B7B95" w:rsidP="009B7B95">
      <w:pPr>
        <w:ind w:left="992" w:firstLineChars="0" w:firstLine="0"/>
      </w:pPr>
      <w:r>
        <w:tab/>
      </w:r>
      <w:r>
        <w:tab/>
      </w:r>
      <w:proofErr w:type="spellStart"/>
      <w:r>
        <w:t>self.z</w:t>
      </w:r>
      <w:proofErr w:type="spellEnd"/>
      <w:r>
        <w:t>=</w:t>
      </w:r>
      <w:proofErr w:type="spellStart"/>
      <w:r>
        <w:t>zz</w:t>
      </w:r>
      <w:proofErr w:type="spellEnd"/>
    </w:p>
    <w:p w14:paraId="0D195327" w14:textId="77777777" w:rsidR="009B7B95" w:rsidRDefault="009B7B95" w:rsidP="009B7B95">
      <w:pPr>
        <w:ind w:left="992" w:firstLineChars="0" w:firstLine="0"/>
      </w:pPr>
      <w:r>
        <w:tab/>
        <w:t xml:space="preserve">def </w:t>
      </w:r>
      <w:proofErr w:type="spellStart"/>
      <w:r>
        <w:t>print_point</w:t>
      </w:r>
      <w:proofErr w:type="spellEnd"/>
      <w:r>
        <w:t>(self):</w:t>
      </w:r>
    </w:p>
    <w:p w14:paraId="1F97C8D3" w14:textId="77777777" w:rsidR="009B7B95" w:rsidRDefault="009B7B95" w:rsidP="009B7B95">
      <w:pPr>
        <w:ind w:left="992" w:firstLineChars="0" w:firstLine="0"/>
      </w:pPr>
      <w:r>
        <w:tab/>
      </w:r>
      <w:r>
        <w:tab/>
        <w:t>print(</w:t>
      </w:r>
      <w:proofErr w:type="spellStart"/>
      <w:r>
        <w:t>self.x,self.y,self.z,end</w:t>
      </w:r>
      <w:proofErr w:type="spellEnd"/>
      <w:r>
        <w:t xml:space="preserve"> = ' ')</w:t>
      </w:r>
    </w:p>
    <w:p w14:paraId="1D000F56" w14:textId="77777777" w:rsidR="009B7B95" w:rsidRDefault="009B7B95" w:rsidP="009B7B95">
      <w:pPr>
        <w:ind w:left="992" w:firstLineChars="0" w:firstLine="0"/>
      </w:pPr>
      <w:r>
        <w:tab/>
      </w:r>
      <w:r>
        <w:tab/>
      </w:r>
    </w:p>
    <w:p w14:paraId="26591110" w14:textId="77777777" w:rsidR="009B7B95" w:rsidRDefault="009B7B95" w:rsidP="009B7B95">
      <w:pPr>
        <w:ind w:left="992" w:firstLineChars="0" w:firstLine="0"/>
      </w:pPr>
      <w:r>
        <w:t>class line:</w:t>
      </w:r>
    </w:p>
    <w:p w14:paraId="41F05CD8" w14:textId="77777777" w:rsidR="009B7B95" w:rsidRDefault="009B7B95" w:rsidP="009B7B95">
      <w:pPr>
        <w:ind w:left="992" w:firstLineChars="0" w:firstLine="0"/>
      </w:pPr>
      <w:r>
        <w:tab/>
        <w:t>def __</w:t>
      </w:r>
      <w:proofErr w:type="spellStart"/>
      <w:r>
        <w:t>init</w:t>
      </w:r>
      <w:proofErr w:type="spellEnd"/>
      <w:r>
        <w:t>__(self,p1,p2):</w:t>
      </w:r>
    </w:p>
    <w:p w14:paraId="3D268FA1" w14:textId="77777777" w:rsidR="009B7B95" w:rsidRDefault="009B7B95" w:rsidP="009B7B95">
      <w:pPr>
        <w:ind w:left="992" w:firstLineChars="0" w:firstLine="0"/>
      </w:pPr>
      <w:r>
        <w:tab/>
      </w:r>
      <w:r>
        <w:tab/>
      </w:r>
      <w:proofErr w:type="spellStart"/>
      <w:r>
        <w:t>self.a</w:t>
      </w:r>
      <w:proofErr w:type="spellEnd"/>
      <w:r>
        <w:t>=p1</w:t>
      </w:r>
    </w:p>
    <w:p w14:paraId="0B60E012" w14:textId="77777777" w:rsidR="009B7B95" w:rsidRDefault="009B7B95" w:rsidP="009B7B95">
      <w:pPr>
        <w:ind w:left="992" w:firstLineChars="0" w:firstLine="0"/>
      </w:pPr>
      <w:r>
        <w:tab/>
      </w:r>
      <w:r>
        <w:tab/>
      </w:r>
      <w:proofErr w:type="spellStart"/>
      <w:r>
        <w:t>self.b</w:t>
      </w:r>
      <w:proofErr w:type="spellEnd"/>
      <w:r>
        <w:t>=p2</w:t>
      </w:r>
    </w:p>
    <w:p w14:paraId="1E80B815" w14:textId="77777777" w:rsidR="009B7B95" w:rsidRDefault="009B7B95" w:rsidP="009B7B95">
      <w:pPr>
        <w:ind w:left="992" w:firstLineChars="0" w:firstLine="0"/>
      </w:pPr>
      <w:r>
        <w:tab/>
      </w:r>
      <w:r>
        <w:tab/>
      </w:r>
      <w:proofErr w:type="spellStart"/>
      <w:r>
        <w:t>self.v</w:t>
      </w:r>
      <w:proofErr w:type="spellEnd"/>
      <w:r>
        <w:t>=point(p1.x-p2.x,p1.y-p2.y,p1.z-p2.z)</w:t>
      </w:r>
    </w:p>
    <w:p w14:paraId="4B22B12E" w14:textId="77777777" w:rsidR="009B7B95" w:rsidRDefault="009B7B95" w:rsidP="009B7B95">
      <w:pPr>
        <w:ind w:left="992" w:firstLineChars="0" w:firstLine="0"/>
      </w:pPr>
      <w:r>
        <w:rPr>
          <w:rFonts w:hint="eastAsia"/>
        </w:rPr>
        <w:tab/>
        <w:t>def angle(self):#</w:t>
      </w:r>
      <w:r>
        <w:rPr>
          <w:rFonts w:hint="eastAsia"/>
        </w:rPr>
        <w:t>和竖直方向的夹角</w:t>
      </w:r>
    </w:p>
    <w:p w14:paraId="0CF40A5B" w14:textId="77777777" w:rsidR="009B7B95" w:rsidRDefault="009B7B95" w:rsidP="009B7B95">
      <w:pPr>
        <w:ind w:left="992" w:firstLineChars="0" w:firstLine="0"/>
      </w:pPr>
      <w:r>
        <w:tab/>
      </w:r>
      <w:r>
        <w:tab/>
        <w:t>return abs(math.acos(self.v.z/math.sqrt(self.v.x**2+self.v.y**2+self.v.z**2)))</w:t>
      </w:r>
    </w:p>
    <w:p w14:paraId="093DF3F8" w14:textId="77777777" w:rsidR="009B7B95" w:rsidRDefault="009B7B95" w:rsidP="009B7B95">
      <w:pPr>
        <w:ind w:left="992" w:firstLineChars="0" w:firstLine="0"/>
      </w:pPr>
    </w:p>
    <w:p w14:paraId="28C51955" w14:textId="77777777" w:rsidR="009B7B95" w:rsidRDefault="009B7B95" w:rsidP="009B7B95">
      <w:pPr>
        <w:ind w:left="992" w:firstLineChars="0" w:firstLine="0"/>
      </w:pPr>
      <w:r>
        <w:tab/>
        <w:t xml:space="preserve">def </w:t>
      </w:r>
      <w:proofErr w:type="spellStart"/>
      <w:r>
        <w:t>lenth</w:t>
      </w:r>
      <w:proofErr w:type="spellEnd"/>
      <w:r>
        <w:t>(self):</w:t>
      </w:r>
    </w:p>
    <w:p w14:paraId="2C699A1C" w14:textId="77777777" w:rsidR="009B7B95" w:rsidRDefault="009B7B95" w:rsidP="009B7B95">
      <w:pPr>
        <w:ind w:left="992" w:firstLineChars="0" w:firstLine="0"/>
      </w:pPr>
      <w:r>
        <w:tab/>
      </w:r>
      <w:r>
        <w:tab/>
        <w:t>return round(</w:t>
      </w:r>
      <w:proofErr w:type="spellStart"/>
      <w:r>
        <w:t>math.sqrt</w:t>
      </w:r>
      <w:proofErr w:type="spellEnd"/>
      <w:r>
        <w:t>(</w:t>
      </w:r>
      <w:proofErr w:type="spellStart"/>
      <w:r>
        <w:t>self.v.x</w:t>
      </w:r>
      <w:proofErr w:type="spellEnd"/>
      <w:r>
        <w:t>**2+self.v.y**2+self.v.z**2),accuracy)</w:t>
      </w:r>
    </w:p>
    <w:p w14:paraId="6A4A01E8" w14:textId="77777777" w:rsidR="009B7B95" w:rsidRDefault="009B7B95" w:rsidP="009B7B95">
      <w:pPr>
        <w:ind w:left="992" w:firstLineChars="0" w:firstLine="0"/>
      </w:pPr>
      <w:r>
        <w:tab/>
      </w:r>
      <w:r>
        <w:tab/>
      </w:r>
    </w:p>
    <w:p w14:paraId="3438040A" w14:textId="77777777" w:rsidR="009B7B95" w:rsidRDefault="009B7B95" w:rsidP="009B7B95">
      <w:pPr>
        <w:ind w:left="992" w:firstLineChars="0" w:firstLine="0"/>
      </w:pPr>
      <w:r>
        <w:tab/>
        <w:t xml:space="preserve">def </w:t>
      </w:r>
      <w:proofErr w:type="spellStart"/>
      <w:r>
        <w:t>print_line</w:t>
      </w:r>
      <w:proofErr w:type="spellEnd"/>
      <w:r>
        <w:t>(self):</w:t>
      </w:r>
    </w:p>
    <w:p w14:paraId="63FFB68B" w14:textId="77777777" w:rsidR="009B7B95" w:rsidRDefault="009B7B95" w:rsidP="009B7B95">
      <w:pPr>
        <w:ind w:left="992" w:firstLineChars="0" w:firstLine="0"/>
      </w:pPr>
      <w:r>
        <w:tab/>
      </w:r>
      <w:r>
        <w:tab/>
      </w:r>
      <w:proofErr w:type="spellStart"/>
      <w:r>
        <w:t>self.a.print_point</w:t>
      </w:r>
      <w:proofErr w:type="spellEnd"/>
      <w:r>
        <w:t>()</w:t>
      </w:r>
    </w:p>
    <w:p w14:paraId="640AD433" w14:textId="77777777" w:rsidR="009B7B95" w:rsidRDefault="009B7B95" w:rsidP="009B7B95">
      <w:pPr>
        <w:ind w:left="992" w:firstLineChars="0" w:firstLine="0"/>
      </w:pPr>
      <w:r>
        <w:lastRenderedPageBreak/>
        <w:tab/>
      </w:r>
      <w:r>
        <w:tab/>
      </w:r>
      <w:proofErr w:type="spellStart"/>
      <w:r>
        <w:t>self.b.print_point</w:t>
      </w:r>
      <w:proofErr w:type="spellEnd"/>
      <w:r>
        <w:t>()</w:t>
      </w:r>
    </w:p>
    <w:p w14:paraId="0E7BA357" w14:textId="77777777" w:rsidR="009B7B95" w:rsidRDefault="009B7B95" w:rsidP="009B7B95">
      <w:pPr>
        <w:ind w:left="992" w:firstLineChars="0" w:firstLine="0"/>
      </w:pPr>
      <w:r>
        <w:tab/>
      </w:r>
      <w:r>
        <w:tab/>
        <w:t>print()</w:t>
      </w:r>
    </w:p>
    <w:p w14:paraId="3835E8EB" w14:textId="77777777" w:rsidR="009B7B95" w:rsidRDefault="009B7B95" w:rsidP="009B7B95">
      <w:pPr>
        <w:ind w:left="992" w:firstLineChars="0" w:firstLine="0"/>
      </w:pPr>
    </w:p>
    <w:p w14:paraId="07354E93" w14:textId="77777777" w:rsidR="009B7B95" w:rsidRDefault="009B7B95" w:rsidP="009B7B95">
      <w:pPr>
        <w:ind w:left="992" w:firstLineChars="0" w:firstLine="0"/>
      </w:pPr>
      <w:r>
        <w:t xml:space="preserve">def </w:t>
      </w:r>
      <w:proofErr w:type="spellStart"/>
      <w:r>
        <w:t>line_to_ground</w:t>
      </w:r>
      <w:proofErr w:type="spellEnd"/>
      <w:r>
        <w:t>(p1):</w:t>
      </w:r>
    </w:p>
    <w:p w14:paraId="231410A8" w14:textId="77777777" w:rsidR="009B7B95" w:rsidRDefault="009B7B95" w:rsidP="009B7B95">
      <w:pPr>
        <w:ind w:left="992" w:firstLineChars="0" w:firstLine="0"/>
      </w:pPr>
      <w:r>
        <w:tab/>
        <w:t>p2 = point(p1.x,p1.y,0.0)</w:t>
      </w:r>
    </w:p>
    <w:p w14:paraId="53CFB9CC" w14:textId="77777777" w:rsidR="009B7B95" w:rsidRDefault="009B7B95" w:rsidP="009B7B95">
      <w:pPr>
        <w:ind w:left="992" w:firstLineChars="0" w:firstLine="0"/>
      </w:pPr>
      <w:r>
        <w:tab/>
        <w:t>return line(p1,p2)</w:t>
      </w:r>
    </w:p>
    <w:p w14:paraId="6317ACDC" w14:textId="77777777" w:rsidR="009B7B95" w:rsidRDefault="009B7B95" w:rsidP="009B7B95">
      <w:pPr>
        <w:ind w:left="992" w:firstLineChars="0" w:firstLine="0"/>
      </w:pPr>
    </w:p>
    <w:p w14:paraId="1E4F6764" w14:textId="77777777" w:rsidR="009B7B95" w:rsidRDefault="009B7B95" w:rsidP="009B7B95">
      <w:pPr>
        <w:ind w:left="992" w:firstLineChars="0" w:firstLine="0"/>
      </w:pPr>
      <w:r>
        <w:t xml:space="preserve">def </w:t>
      </w:r>
      <w:proofErr w:type="spellStart"/>
      <w:r>
        <w:t>lenth</w:t>
      </w:r>
      <w:proofErr w:type="spellEnd"/>
      <w:r>
        <w:t>(*</w:t>
      </w:r>
      <w:proofErr w:type="spellStart"/>
      <w:r>
        <w:t>args</w:t>
      </w:r>
      <w:proofErr w:type="spellEnd"/>
      <w:r>
        <w:t>):</w:t>
      </w:r>
    </w:p>
    <w:p w14:paraId="673E1748" w14:textId="77777777" w:rsidR="009B7B95" w:rsidRDefault="009B7B95" w:rsidP="009B7B95">
      <w:pPr>
        <w:ind w:left="992" w:firstLineChars="0" w:firstLine="0"/>
      </w:pPr>
      <w:r>
        <w:tab/>
        <w:t>sum = 0</w:t>
      </w:r>
    </w:p>
    <w:p w14:paraId="54100896" w14:textId="77777777" w:rsidR="009B7B95" w:rsidRDefault="009B7B95" w:rsidP="009B7B95">
      <w:pPr>
        <w:ind w:left="992" w:firstLineChars="0" w:firstLine="0"/>
      </w:pPr>
      <w:r>
        <w:tab/>
        <w:t xml:space="preserve">for </w:t>
      </w:r>
      <w:proofErr w:type="spellStart"/>
      <w:r>
        <w:t>i</w:t>
      </w:r>
      <w:proofErr w:type="spellEnd"/>
      <w:r>
        <w:t xml:space="preserve"> in </w:t>
      </w:r>
      <w:proofErr w:type="spellStart"/>
      <w:r>
        <w:t>args</w:t>
      </w:r>
      <w:proofErr w:type="spellEnd"/>
      <w:r>
        <w:t>:</w:t>
      </w:r>
    </w:p>
    <w:p w14:paraId="06263DC2" w14:textId="77777777" w:rsidR="009B7B95" w:rsidRDefault="009B7B95" w:rsidP="009B7B95">
      <w:pPr>
        <w:ind w:left="992" w:firstLineChars="0" w:firstLine="0"/>
      </w:pPr>
      <w:r>
        <w:tab/>
      </w:r>
      <w:r>
        <w:tab/>
        <w:t xml:space="preserve">sum += </w:t>
      </w:r>
      <w:proofErr w:type="spellStart"/>
      <w:r>
        <w:t>i.lenth</w:t>
      </w:r>
      <w:proofErr w:type="spellEnd"/>
      <w:r>
        <w:t>()</w:t>
      </w:r>
    </w:p>
    <w:p w14:paraId="041BF819" w14:textId="77777777" w:rsidR="009B7B95" w:rsidRDefault="009B7B95" w:rsidP="009B7B95">
      <w:pPr>
        <w:ind w:left="992" w:firstLineChars="0" w:firstLine="0"/>
      </w:pPr>
      <w:r>
        <w:tab/>
        <w:t>return sum</w:t>
      </w:r>
    </w:p>
    <w:p w14:paraId="40098889" w14:textId="77777777" w:rsidR="009B7B95" w:rsidRDefault="009B7B95" w:rsidP="009B7B95">
      <w:pPr>
        <w:ind w:left="992" w:firstLineChars="0" w:firstLine="0"/>
      </w:pPr>
    </w:p>
    <w:p w14:paraId="48C7C51D" w14:textId="77777777" w:rsidR="009B7B95" w:rsidRDefault="009B7B95" w:rsidP="009B7B95">
      <w:pPr>
        <w:ind w:left="992" w:firstLineChars="0" w:firstLine="0"/>
      </w:pPr>
      <w:r>
        <w:t xml:space="preserve">def </w:t>
      </w:r>
      <w:proofErr w:type="spellStart"/>
      <w:r>
        <w:t>calculate_a</w:t>
      </w:r>
      <w:proofErr w:type="spellEnd"/>
      <w:r>
        <w:t>(p1,p2,p3):</w:t>
      </w:r>
    </w:p>
    <w:p w14:paraId="32E1BF1B" w14:textId="77777777" w:rsidR="009B7B95" w:rsidRDefault="009B7B95" w:rsidP="009B7B95">
      <w:pPr>
        <w:ind w:left="992" w:firstLineChars="0" w:firstLine="0"/>
      </w:pPr>
      <w:r>
        <w:tab/>
        <w:t>l1 = line(p1,p2)</w:t>
      </w:r>
    </w:p>
    <w:p w14:paraId="196D32EC" w14:textId="77777777" w:rsidR="009B7B95" w:rsidRDefault="009B7B95" w:rsidP="009B7B95">
      <w:pPr>
        <w:ind w:left="992" w:firstLineChars="0" w:firstLine="0"/>
      </w:pPr>
      <w:r>
        <w:tab/>
        <w:t>l2 = line(p2,p3)</w:t>
      </w:r>
    </w:p>
    <w:p w14:paraId="0D473F7C" w14:textId="77777777" w:rsidR="009B7B95" w:rsidRDefault="009B7B95" w:rsidP="009B7B95">
      <w:pPr>
        <w:ind w:left="992" w:firstLineChars="0" w:firstLine="0"/>
      </w:pPr>
      <w:r>
        <w:tab/>
        <w:t xml:space="preserve">l3 = </w:t>
      </w:r>
      <w:proofErr w:type="spellStart"/>
      <w:r>
        <w:t>line_to_ground</w:t>
      </w:r>
      <w:proofErr w:type="spellEnd"/>
      <w:r>
        <w:t>(p3)</w:t>
      </w:r>
    </w:p>
    <w:p w14:paraId="015B30EC" w14:textId="77777777" w:rsidR="009B7B95" w:rsidRDefault="009B7B95" w:rsidP="009B7B95">
      <w:pPr>
        <w:ind w:left="992" w:firstLineChars="0" w:firstLine="0"/>
      </w:pPr>
      <w:r>
        <w:tab/>
        <w:t>l1.print_line()</w:t>
      </w:r>
    </w:p>
    <w:p w14:paraId="22707C0B" w14:textId="77777777" w:rsidR="009B7B95" w:rsidRDefault="009B7B95" w:rsidP="009B7B95">
      <w:pPr>
        <w:ind w:left="992" w:firstLineChars="0" w:firstLine="0"/>
      </w:pPr>
      <w:r>
        <w:tab/>
        <w:t>l2.print_line()</w:t>
      </w:r>
    </w:p>
    <w:p w14:paraId="50536F37" w14:textId="77777777" w:rsidR="009B7B95" w:rsidRDefault="009B7B95" w:rsidP="009B7B95">
      <w:pPr>
        <w:ind w:left="992" w:firstLineChars="0" w:firstLine="0"/>
      </w:pPr>
      <w:r>
        <w:tab/>
        <w:t>l3.print_line()</w:t>
      </w:r>
    </w:p>
    <w:p w14:paraId="2BDE5F52" w14:textId="77777777" w:rsidR="009B7B95" w:rsidRDefault="009B7B95" w:rsidP="009B7B95">
      <w:pPr>
        <w:ind w:left="992" w:firstLineChars="0" w:firstLine="0"/>
      </w:pPr>
      <w:r>
        <w:tab/>
        <w:t>print(</w:t>
      </w:r>
      <w:proofErr w:type="spellStart"/>
      <w:r>
        <w:t>lenth</w:t>
      </w:r>
      <w:proofErr w:type="spellEnd"/>
      <w:r>
        <w:t>(l1,l2,l3))</w:t>
      </w:r>
    </w:p>
    <w:p w14:paraId="0CFB8FC7" w14:textId="77777777" w:rsidR="009B7B95" w:rsidRDefault="009B7B95" w:rsidP="009B7B95">
      <w:pPr>
        <w:ind w:left="992" w:firstLineChars="0" w:firstLine="0"/>
      </w:pPr>
    </w:p>
    <w:p w14:paraId="29C7879B" w14:textId="77777777" w:rsidR="009B7B95" w:rsidRDefault="009B7B95" w:rsidP="009B7B95">
      <w:pPr>
        <w:ind w:left="992" w:firstLineChars="0" w:firstLine="0"/>
      </w:pPr>
      <w:r>
        <w:lastRenderedPageBreak/>
        <w:t xml:space="preserve">def </w:t>
      </w:r>
      <w:proofErr w:type="spellStart"/>
      <w:r>
        <w:t>calculate_b</w:t>
      </w:r>
      <w:proofErr w:type="spellEnd"/>
      <w:r>
        <w:t>(p1,p2,p3):</w:t>
      </w:r>
    </w:p>
    <w:p w14:paraId="66AA15A1" w14:textId="77777777" w:rsidR="009B7B95" w:rsidRDefault="009B7B95" w:rsidP="009B7B95">
      <w:pPr>
        <w:ind w:left="992" w:firstLineChars="0" w:firstLine="0"/>
      </w:pPr>
      <w:r>
        <w:tab/>
        <w:t>l1 = line(p1,p2)</w:t>
      </w:r>
    </w:p>
    <w:p w14:paraId="260CB6E7" w14:textId="77777777" w:rsidR="009B7B95" w:rsidRDefault="009B7B95" w:rsidP="009B7B95">
      <w:pPr>
        <w:ind w:left="992" w:firstLineChars="0" w:firstLine="0"/>
      </w:pPr>
      <w:r>
        <w:tab/>
        <w:t xml:space="preserve">l2 = </w:t>
      </w:r>
      <w:proofErr w:type="spellStart"/>
      <w:r>
        <w:t>line_to_ground</w:t>
      </w:r>
      <w:proofErr w:type="spellEnd"/>
      <w:r>
        <w:t>(p2)</w:t>
      </w:r>
    </w:p>
    <w:p w14:paraId="50D18798" w14:textId="77777777" w:rsidR="009B7B95" w:rsidRDefault="009B7B95" w:rsidP="009B7B95">
      <w:pPr>
        <w:ind w:left="992" w:firstLineChars="0" w:firstLine="0"/>
      </w:pPr>
      <w:r>
        <w:tab/>
        <w:t xml:space="preserve">l3 = </w:t>
      </w:r>
      <w:proofErr w:type="spellStart"/>
      <w:r>
        <w:t>line_to_ground</w:t>
      </w:r>
      <w:proofErr w:type="spellEnd"/>
      <w:r>
        <w:t>(p3)</w:t>
      </w:r>
    </w:p>
    <w:p w14:paraId="114BBD98" w14:textId="77777777" w:rsidR="009B7B95" w:rsidRDefault="009B7B95" w:rsidP="009B7B95">
      <w:pPr>
        <w:ind w:left="992" w:firstLineChars="0" w:firstLine="0"/>
      </w:pPr>
      <w:r>
        <w:tab/>
        <w:t>l1.print_line()</w:t>
      </w:r>
    </w:p>
    <w:p w14:paraId="21B52EDC" w14:textId="77777777" w:rsidR="009B7B95" w:rsidRDefault="009B7B95" w:rsidP="009B7B95">
      <w:pPr>
        <w:ind w:left="992" w:firstLineChars="0" w:firstLine="0"/>
      </w:pPr>
      <w:r>
        <w:tab/>
        <w:t>l2.print_line()</w:t>
      </w:r>
    </w:p>
    <w:p w14:paraId="3ED38211" w14:textId="77777777" w:rsidR="009B7B95" w:rsidRDefault="009B7B95" w:rsidP="009B7B95">
      <w:pPr>
        <w:ind w:left="992" w:firstLineChars="0" w:firstLine="0"/>
      </w:pPr>
      <w:r>
        <w:tab/>
        <w:t>l3.print_line()</w:t>
      </w:r>
    </w:p>
    <w:p w14:paraId="53319F57" w14:textId="77777777" w:rsidR="009B7B95" w:rsidRDefault="009B7B95" w:rsidP="009B7B95">
      <w:pPr>
        <w:ind w:left="992" w:firstLineChars="0" w:firstLine="0"/>
      </w:pPr>
      <w:r>
        <w:tab/>
        <w:t>print(</w:t>
      </w:r>
      <w:proofErr w:type="spellStart"/>
      <w:r>
        <w:t>lenth</w:t>
      </w:r>
      <w:proofErr w:type="spellEnd"/>
      <w:r>
        <w:t>(l1,l2,l3))</w:t>
      </w:r>
    </w:p>
    <w:p w14:paraId="31BAAC4A" w14:textId="77777777" w:rsidR="009B7B95" w:rsidRDefault="009B7B95" w:rsidP="009B7B95">
      <w:pPr>
        <w:ind w:left="992" w:firstLineChars="0" w:firstLine="0"/>
      </w:pPr>
    </w:p>
    <w:p w14:paraId="61706AFF" w14:textId="77777777" w:rsidR="009B7B95" w:rsidRDefault="009B7B95" w:rsidP="009B7B95">
      <w:pPr>
        <w:ind w:left="992" w:firstLineChars="0" w:firstLine="0"/>
      </w:pPr>
      <w:r>
        <w:t xml:space="preserve">def </w:t>
      </w:r>
      <w:proofErr w:type="spellStart"/>
      <w:r>
        <w:t>calculate_c</w:t>
      </w:r>
      <w:proofErr w:type="spellEnd"/>
      <w:r>
        <w:t>(p1,p2,p3):</w:t>
      </w:r>
    </w:p>
    <w:p w14:paraId="30C5A9DB" w14:textId="77777777" w:rsidR="009B7B95" w:rsidRDefault="009B7B95" w:rsidP="009B7B95">
      <w:pPr>
        <w:ind w:left="992" w:firstLineChars="0" w:firstLine="0"/>
      </w:pPr>
      <w:r>
        <w:tab/>
        <w:t xml:space="preserve">l1 = </w:t>
      </w:r>
      <w:proofErr w:type="spellStart"/>
      <w:r>
        <w:t>line_to_ground</w:t>
      </w:r>
      <w:proofErr w:type="spellEnd"/>
      <w:r>
        <w:t>(p1)</w:t>
      </w:r>
    </w:p>
    <w:p w14:paraId="2A11FBA5" w14:textId="77777777" w:rsidR="009B7B95" w:rsidRDefault="009B7B95" w:rsidP="009B7B95">
      <w:pPr>
        <w:ind w:left="992" w:firstLineChars="0" w:firstLine="0"/>
      </w:pPr>
      <w:r>
        <w:tab/>
        <w:t xml:space="preserve">l2 = </w:t>
      </w:r>
      <w:proofErr w:type="spellStart"/>
      <w:r>
        <w:t>line_to_ground</w:t>
      </w:r>
      <w:proofErr w:type="spellEnd"/>
      <w:r>
        <w:t>(p2)</w:t>
      </w:r>
    </w:p>
    <w:p w14:paraId="0EEFAE8E" w14:textId="77777777" w:rsidR="009B7B95" w:rsidRDefault="009B7B95" w:rsidP="009B7B95">
      <w:pPr>
        <w:ind w:left="992" w:firstLineChars="0" w:firstLine="0"/>
      </w:pPr>
      <w:r>
        <w:tab/>
        <w:t xml:space="preserve">l3 = </w:t>
      </w:r>
      <w:proofErr w:type="spellStart"/>
      <w:r>
        <w:t>line_to_ground</w:t>
      </w:r>
      <w:proofErr w:type="spellEnd"/>
      <w:r>
        <w:t>(p3)</w:t>
      </w:r>
    </w:p>
    <w:p w14:paraId="1C082740" w14:textId="77777777" w:rsidR="009B7B95" w:rsidRDefault="009B7B95" w:rsidP="009B7B95">
      <w:pPr>
        <w:ind w:left="992" w:firstLineChars="0" w:firstLine="0"/>
      </w:pPr>
      <w:r>
        <w:tab/>
        <w:t>l1.print_line()</w:t>
      </w:r>
    </w:p>
    <w:p w14:paraId="7FD6756C" w14:textId="77777777" w:rsidR="009B7B95" w:rsidRDefault="009B7B95" w:rsidP="009B7B95">
      <w:pPr>
        <w:ind w:left="992" w:firstLineChars="0" w:firstLine="0"/>
      </w:pPr>
      <w:r>
        <w:tab/>
        <w:t>l2.print_line()</w:t>
      </w:r>
    </w:p>
    <w:p w14:paraId="6163B2C2" w14:textId="77777777" w:rsidR="009B7B95" w:rsidRDefault="009B7B95" w:rsidP="009B7B95">
      <w:pPr>
        <w:ind w:left="992" w:firstLineChars="0" w:firstLine="0"/>
      </w:pPr>
      <w:r>
        <w:tab/>
        <w:t>l3.print_line()</w:t>
      </w:r>
    </w:p>
    <w:p w14:paraId="48CDA680" w14:textId="77777777" w:rsidR="009B7B95" w:rsidRDefault="009B7B95" w:rsidP="009B7B95">
      <w:pPr>
        <w:ind w:left="992" w:firstLineChars="0" w:firstLine="0"/>
      </w:pPr>
      <w:r>
        <w:tab/>
        <w:t>print(</w:t>
      </w:r>
      <w:proofErr w:type="spellStart"/>
      <w:r>
        <w:t>lenth</w:t>
      </w:r>
      <w:proofErr w:type="spellEnd"/>
      <w:r>
        <w:t>(l1,l2,l3))</w:t>
      </w:r>
    </w:p>
    <w:p w14:paraId="1479572B" w14:textId="77777777" w:rsidR="009B7B95" w:rsidRDefault="009B7B95" w:rsidP="009B7B95">
      <w:pPr>
        <w:ind w:left="992" w:firstLineChars="0" w:firstLine="0"/>
      </w:pPr>
    </w:p>
    <w:p w14:paraId="0E11B7DC" w14:textId="77777777" w:rsidR="009B7B95" w:rsidRDefault="009B7B95" w:rsidP="009B7B95">
      <w:pPr>
        <w:ind w:left="992" w:firstLineChars="0" w:firstLine="0"/>
      </w:pPr>
      <w:r>
        <w:t xml:space="preserve">def </w:t>
      </w:r>
      <w:proofErr w:type="spellStart"/>
      <w:r>
        <w:t>calculate_d</w:t>
      </w:r>
      <w:proofErr w:type="spellEnd"/>
      <w:r>
        <w:t>(p1,p2,p3):</w:t>
      </w:r>
    </w:p>
    <w:p w14:paraId="58C71EFB" w14:textId="77777777" w:rsidR="009B7B95" w:rsidRDefault="009B7B95" w:rsidP="009B7B95">
      <w:pPr>
        <w:ind w:left="992" w:firstLineChars="0" w:firstLine="0"/>
      </w:pPr>
      <w:r>
        <w:tab/>
        <w:t>global a</w:t>
      </w:r>
    </w:p>
    <w:p w14:paraId="69FC5587" w14:textId="77777777" w:rsidR="009B7B95" w:rsidRDefault="009B7B95" w:rsidP="009B7B95">
      <w:pPr>
        <w:ind w:left="992" w:firstLineChars="0" w:firstLine="0"/>
      </w:pPr>
      <w:r>
        <w:tab/>
        <w:t xml:space="preserve">if(a &gt; </w:t>
      </w:r>
      <w:proofErr w:type="spellStart"/>
      <w:r>
        <w:t>math.pi</w:t>
      </w:r>
      <w:proofErr w:type="spellEnd"/>
      <w:r>
        <w:t>/3):</w:t>
      </w:r>
    </w:p>
    <w:p w14:paraId="106A0DCA" w14:textId="77777777" w:rsidR="009B7B95" w:rsidRDefault="009B7B95" w:rsidP="009B7B95">
      <w:pPr>
        <w:ind w:left="992" w:firstLineChars="0" w:firstLine="0"/>
      </w:pPr>
      <w:r>
        <w:tab/>
      </w:r>
      <w:r>
        <w:tab/>
        <w:t xml:space="preserve">a = </w:t>
      </w:r>
      <w:proofErr w:type="spellStart"/>
      <w:r>
        <w:t>math.pi</w:t>
      </w:r>
      <w:proofErr w:type="spellEnd"/>
      <w:r>
        <w:t xml:space="preserve">/3 </w:t>
      </w:r>
    </w:p>
    <w:p w14:paraId="4F9FA785" w14:textId="77777777" w:rsidR="009B7B95" w:rsidRDefault="009B7B95" w:rsidP="009B7B95">
      <w:pPr>
        <w:ind w:left="992" w:firstLineChars="0" w:firstLine="0"/>
      </w:pPr>
      <w:r>
        <w:lastRenderedPageBreak/>
        <w:tab/>
      </w:r>
      <w:proofErr w:type="spellStart"/>
      <w:r>
        <w:t>tan_a</w:t>
      </w:r>
      <w:proofErr w:type="spellEnd"/>
      <w:r>
        <w:t>=</w:t>
      </w:r>
      <w:proofErr w:type="spellStart"/>
      <w:r>
        <w:t>math.tan</w:t>
      </w:r>
      <w:proofErr w:type="spellEnd"/>
      <w:r>
        <w:t>(a)</w:t>
      </w:r>
    </w:p>
    <w:p w14:paraId="3AEA6871" w14:textId="77777777" w:rsidR="009B7B95" w:rsidRDefault="009B7B95" w:rsidP="009B7B95">
      <w:pPr>
        <w:ind w:left="992" w:firstLineChars="0" w:firstLine="0"/>
      </w:pPr>
      <w:r>
        <w:tab/>
      </w:r>
      <w:proofErr w:type="spellStart"/>
      <w:r>
        <w:t>tan_a</w:t>
      </w:r>
      <w:proofErr w:type="spellEnd"/>
      <w:r>
        <w:t>=round(</w:t>
      </w:r>
      <w:proofErr w:type="spellStart"/>
      <w:r>
        <w:t>tan_a,accuracy</w:t>
      </w:r>
      <w:proofErr w:type="spellEnd"/>
      <w:r>
        <w:t>)</w:t>
      </w:r>
    </w:p>
    <w:p w14:paraId="4DB589B2" w14:textId="77777777" w:rsidR="009B7B95" w:rsidRDefault="009B7B95" w:rsidP="009B7B95">
      <w:pPr>
        <w:ind w:left="992" w:firstLineChars="0" w:firstLine="0"/>
      </w:pPr>
      <w:r>
        <w:tab/>
        <w:t>r1=p1.z*</w:t>
      </w:r>
      <w:proofErr w:type="spellStart"/>
      <w:r>
        <w:t>tan_a</w:t>
      </w:r>
      <w:proofErr w:type="spellEnd"/>
    </w:p>
    <w:p w14:paraId="487058EA" w14:textId="77777777" w:rsidR="009B7B95" w:rsidRDefault="009B7B95" w:rsidP="009B7B95">
      <w:pPr>
        <w:ind w:left="992" w:firstLineChars="0" w:firstLine="0"/>
      </w:pPr>
      <w:r>
        <w:tab/>
        <w:t>r2=p2.z*</w:t>
      </w:r>
      <w:proofErr w:type="spellStart"/>
      <w:r>
        <w:t>tan_a</w:t>
      </w:r>
      <w:proofErr w:type="spellEnd"/>
    </w:p>
    <w:p w14:paraId="190FEE63" w14:textId="77777777" w:rsidR="009B7B95" w:rsidRDefault="009B7B95" w:rsidP="009B7B95">
      <w:pPr>
        <w:ind w:left="992" w:firstLineChars="0" w:firstLine="0"/>
      </w:pPr>
      <w:r>
        <w:tab/>
      </w:r>
      <w:proofErr w:type="spellStart"/>
      <w:r>
        <w:t>r_sum</w:t>
      </w:r>
      <w:proofErr w:type="spellEnd"/>
      <w:r>
        <w:t>=r1+r2</w:t>
      </w:r>
    </w:p>
    <w:p w14:paraId="13391C97" w14:textId="77777777" w:rsidR="009B7B95" w:rsidRDefault="009B7B95" w:rsidP="009B7B95">
      <w:pPr>
        <w:ind w:left="992" w:firstLineChars="0" w:firstLine="0"/>
      </w:pPr>
      <w:r>
        <w:tab/>
      </w:r>
      <w:proofErr w:type="spellStart"/>
      <w:r>
        <w:t>center_dis</w:t>
      </w:r>
      <w:proofErr w:type="spellEnd"/>
      <w:r>
        <w:t>=</w:t>
      </w:r>
      <w:proofErr w:type="spellStart"/>
      <w:r>
        <w:t>math.sqrt</w:t>
      </w:r>
      <w:proofErr w:type="spellEnd"/>
      <w:r>
        <w:t>((p1.x-p2.x)**2+(p1.y-p2.y)**2)</w:t>
      </w:r>
    </w:p>
    <w:p w14:paraId="110A916B" w14:textId="77777777" w:rsidR="009B7B95" w:rsidRDefault="009B7B95" w:rsidP="009B7B95">
      <w:pPr>
        <w:ind w:left="992" w:firstLineChars="0" w:firstLine="0"/>
      </w:pPr>
      <w:r>
        <w:tab/>
      </w:r>
    </w:p>
    <w:p w14:paraId="5D797110" w14:textId="77777777" w:rsidR="009B7B95" w:rsidRDefault="009B7B95" w:rsidP="009B7B95">
      <w:pPr>
        <w:ind w:left="992" w:firstLineChars="0" w:firstLine="0"/>
      </w:pPr>
      <w:r>
        <w:tab/>
      </w:r>
      <w:proofErr w:type="spellStart"/>
      <w:r>
        <w:t>zz</w:t>
      </w:r>
      <w:proofErr w:type="spellEnd"/>
      <w:r>
        <w:t>=(p1.z+p2.z-center_dis/</w:t>
      </w:r>
      <w:proofErr w:type="spellStart"/>
      <w:r>
        <w:t>tan_a</w:t>
      </w:r>
      <w:proofErr w:type="spellEnd"/>
      <w:r>
        <w:t>)/2</w:t>
      </w:r>
    </w:p>
    <w:p w14:paraId="16F35FB0" w14:textId="77777777" w:rsidR="009B7B95" w:rsidRDefault="009B7B95" w:rsidP="009B7B95">
      <w:pPr>
        <w:ind w:left="992" w:firstLineChars="0" w:firstLine="0"/>
      </w:pPr>
      <w:r>
        <w:tab/>
        <w:t>r1_new=r1-zz*</w:t>
      </w:r>
      <w:proofErr w:type="spellStart"/>
      <w:r>
        <w:t>tan_a</w:t>
      </w:r>
      <w:proofErr w:type="spellEnd"/>
    </w:p>
    <w:p w14:paraId="11AA937F" w14:textId="77777777" w:rsidR="009B7B95" w:rsidRDefault="009B7B95" w:rsidP="009B7B95">
      <w:pPr>
        <w:ind w:left="992" w:firstLineChars="0" w:firstLine="0"/>
      </w:pPr>
      <w:r>
        <w:tab/>
        <w:t>r2_new=r2-zz*</w:t>
      </w:r>
      <w:proofErr w:type="spellStart"/>
      <w:r>
        <w:t>tan_a</w:t>
      </w:r>
      <w:proofErr w:type="spellEnd"/>
    </w:p>
    <w:p w14:paraId="57E91739" w14:textId="77777777" w:rsidR="009B7B95" w:rsidRDefault="009B7B95" w:rsidP="009B7B95">
      <w:pPr>
        <w:ind w:left="992" w:firstLineChars="0" w:firstLine="0"/>
      </w:pPr>
      <w:r>
        <w:tab/>
      </w:r>
    </w:p>
    <w:p w14:paraId="242CC65E" w14:textId="77777777" w:rsidR="009B7B95" w:rsidRDefault="009B7B95" w:rsidP="009B7B95">
      <w:pPr>
        <w:ind w:left="992" w:firstLineChars="0" w:firstLine="0"/>
      </w:pPr>
      <w:r>
        <w:tab/>
        <w:t>xx=p1.x+r1_new*(p2.x-p1.x)/(r1_new+r2_new)</w:t>
      </w:r>
    </w:p>
    <w:p w14:paraId="64C2C3C3" w14:textId="77777777" w:rsidR="009B7B95" w:rsidRDefault="009B7B95" w:rsidP="009B7B95">
      <w:pPr>
        <w:ind w:left="992" w:firstLineChars="0" w:firstLine="0"/>
      </w:pPr>
      <w:r>
        <w:tab/>
      </w:r>
      <w:proofErr w:type="spellStart"/>
      <w:r>
        <w:t>yy</w:t>
      </w:r>
      <w:proofErr w:type="spellEnd"/>
      <w:r>
        <w:t>=p1.y+r1_new*(p2.y-p1.y)/(r1_new+r2_new)</w:t>
      </w:r>
    </w:p>
    <w:p w14:paraId="1EDCF1D9" w14:textId="77777777" w:rsidR="009B7B95" w:rsidRDefault="009B7B95" w:rsidP="009B7B95">
      <w:pPr>
        <w:ind w:left="992" w:firstLineChars="0" w:firstLine="0"/>
      </w:pPr>
      <w:r>
        <w:tab/>
        <w:t>xx = round(</w:t>
      </w:r>
      <w:proofErr w:type="spellStart"/>
      <w:r>
        <w:t>xx,accuracy</w:t>
      </w:r>
      <w:proofErr w:type="spellEnd"/>
      <w:r>
        <w:t>)</w:t>
      </w:r>
    </w:p>
    <w:p w14:paraId="1D36DBCA" w14:textId="77777777" w:rsidR="009B7B95" w:rsidRDefault="009B7B95" w:rsidP="009B7B95">
      <w:pPr>
        <w:ind w:left="992" w:firstLineChars="0" w:firstLine="0"/>
      </w:pPr>
      <w:r>
        <w:tab/>
      </w:r>
      <w:proofErr w:type="spellStart"/>
      <w:r>
        <w:t>yy</w:t>
      </w:r>
      <w:proofErr w:type="spellEnd"/>
      <w:r>
        <w:t xml:space="preserve"> = round(</w:t>
      </w:r>
      <w:proofErr w:type="spellStart"/>
      <w:r>
        <w:t>yy,accuracy</w:t>
      </w:r>
      <w:proofErr w:type="spellEnd"/>
      <w:r>
        <w:t>)</w:t>
      </w:r>
    </w:p>
    <w:p w14:paraId="5C9A9292" w14:textId="77777777" w:rsidR="009B7B95" w:rsidRDefault="009B7B95" w:rsidP="009B7B95">
      <w:pPr>
        <w:ind w:left="992" w:firstLineChars="0" w:firstLine="0"/>
      </w:pPr>
      <w:r>
        <w:tab/>
      </w:r>
      <w:proofErr w:type="spellStart"/>
      <w:r>
        <w:t>zz</w:t>
      </w:r>
      <w:proofErr w:type="spellEnd"/>
      <w:r>
        <w:t xml:space="preserve"> = round(</w:t>
      </w:r>
      <w:proofErr w:type="spellStart"/>
      <w:r>
        <w:t>zz,accuracy</w:t>
      </w:r>
      <w:proofErr w:type="spellEnd"/>
      <w:r>
        <w:t>)</w:t>
      </w:r>
    </w:p>
    <w:p w14:paraId="30F5E21A" w14:textId="77777777" w:rsidR="009B7B95" w:rsidRDefault="009B7B95" w:rsidP="009B7B95">
      <w:pPr>
        <w:ind w:left="992" w:firstLineChars="0" w:firstLine="0"/>
      </w:pPr>
      <w:r>
        <w:tab/>
      </w:r>
    </w:p>
    <w:p w14:paraId="63EFCAF9" w14:textId="77777777" w:rsidR="009B7B95" w:rsidRDefault="009B7B95" w:rsidP="009B7B95">
      <w:pPr>
        <w:ind w:left="992" w:firstLineChars="0" w:firstLine="0"/>
      </w:pPr>
      <w:r>
        <w:tab/>
      </w:r>
      <w:proofErr w:type="spellStart"/>
      <w:r>
        <w:t>new_p</w:t>
      </w:r>
      <w:proofErr w:type="spellEnd"/>
      <w:r>
        <w:t xml:space="preserve"> = point(</w:t>
      </w:r>
      <w:proofErr w:type="spellStart"/>
      <w:r>
        <w:t>xx,yy,zz</w:t>
      </w:r>
      <w:proofErr w:type="spellEnd"/>
      <w:r>
        <w:t>)</w:t>
      </w:r>
    </w:p>
    <w:p w14:paraId="014A8FE6" w14:textId="77777777" w:rsidR="009B7B95" w:rsidRDefault="009B7B95" w:rsidP="009B7B95">
      <w:pPr>
        <w:ind w:left="992" w:firstLineChars="0" w:firstLine="0"/>
      </w:pPr>
      <w:r>
        <w:tab/>
      </w:r>
    </w:p>
    <w:p w14:paraId="247F0B13" w14:textId="77777777" w:rsidR="009B7B95" w:rsidRDefault="009B7B95" w:rsidP="009B7B95">
      <w:pPr>
        <w:ind w:left="992" w:firstLineChars="0" w:firstLine="0"/>
      </w:pPr>
      <w:r>
        <w:tab/>
        <w:t>l1 = line(p1,new_p)</w:t>
      </w:r>
    </w:p>
    <w:p w14:paraId="38D8AB4D" w14:textId="77777777" w:rsidR="009B7B95" w:rsidRDefault="009B7B95" w:rsidP="009B7B95">
      <w:pPr>
        <w:ind w:left="992" w:firstLineChars="0" w:firstLine="0"/>
      </w:pPr>
      <w:r>
        <w:tab/>
        <w:t>l2 = line(p2,new_p)</w:t>
      </w:r>
    </w:p>
    <w:p w14:paraId="6B306E51" w14:textId="77777777" w:rsidR="009B7B95" w:rsidRDefault="009B7B95" w:rsidP="009B7B95">
      <w:pPr>
        <w:ind w:left="992" w:firstLineChars="0" w:firstLine="0"/>
      </w:pPr>
      <w:r>
        <w:tab/>
        <w:t xml:space="preserve">l3 = </w:t>
      </w:r>
      <w:proofErr w:type="spellStart"/>
      <w:r>
        <w:t>line_to_ground</w:t>
      </w:r>
      <w:proofErr w:type="spellEnd"/>
      <w:r>
        <w:t>(</w:t>
      </w:r>
      <w:proofErr w:type="spellStart"/>
      <w:r>
        <w:t>new_p</w:t>
      </w:r>
      <w:proofErr w:type="spellEnd"/>
      <w:r>
        <w:t>)</w:t>
      </w:r>
    </w:p>
    <w:p w14:paraId="3C050A91" w14:textId="77777777" w:rsidR="009B7B95" w:rsidRDefault="009B7B95" w:rsidP="009B7B95">
      <w:pPr>
        <w:ind w:left="992" w:firstLineChars="0" w:firstLine="0"/>
      </w:pPr>
      <w:r>
        <w:lastRenderedPageBreak/>
        <w:tab/>
        <w:t xml:space="preserve">l4 = </w:t>
      </w:r>
      <w:proofErr w:type="spellStart"/>
      <w:r>
        <w:t>line_to_ground</w:t>
      </w:r>
      <w:proofErr w:type="spellEnd"/>
      <w:r>
        <w:t>(p3)</w:t>
      </w:r>
    </w:p>
    <w:p w14:paraId="2873414E" w14:textId="77777777" w:rsidR="009B7B95" w:rsidRDefault="009B7B95" w:rsidP="009B7B95">
      <w:pPr>
        <w:ind w:left="992" w:firstLineChars="0" w:firstLine="0"/>
      </w:pPr>
      <w:r>
        <w:tab/>
      </w:r>
    </w:p>
    <w:p w14:paraId="689D2500" w14:textId="77777777" w:rsidR="009B7B95" w:rsidRDefault="009B7B95" w:rsidP="009B7B95">
      <w:pPr>
        <w:ind w:left="992" w:firstLineChars="0" w:firstLine="0"/>
      </w:pPr>
      <w:r>
        <w:tab/>
        <w:t xml:space="preserve">l5 = </w:t>
      </w:r>
      <w:proofErr w:type="spellStart"/>
      <w:r>
        <w:t>line_to_ground</w:t>
      </w:r>
      <w:proofErr w:type="spellEnd"/>
      <w:r>
        <w:t>(p1)</w:t>
      </w:r>
    </w:p>
    <w:p w14:paraId="6FA15EC4" w14:textId="77777777" w:rsidR="009B7B95" w:rsidRDefault="009B7B95" w:rsidP="009B7B95">
      <w:pPr>
        <w:ind w:left="992" w:firstLineChars="0" w:firstLine="0"/>
      </w:pPr>
      <w:r>
        <w:tab/>
        <w:t xml:space="preserve">l6 = </w:t>
      </w:r>
      <w:proofErr w:type="spellStart"/>
      <w:r>
        <w:t>line_to_ground</w:t>
      </w:r>
      <w:proofErr w:type="spellEnd"/>
      <w:r>
        <w:t>(p2)</w:t>
      </w:r>
    </w:p>
    <w:p w14:paraId="1CBD8961" w14:textId="77777777" w:rsidR="009B7B95" w:rsidRDefault="009B7B95" w:rsidP="009B7B95">
      <w:pPr>
        <w:ind w:left="992" w:firstLineChars="0" w:firstLine="0"/>
      </w:pPr>
      <w:r>
        <w:tab/>
      </w:r>
    </w:p>
    <w:p w14:paraId="2E4C119A" w14:textId="77777777" w:rsidR="009B7B95" w:rsidRDefault="009B7B95" w:rsidP="009B7B95">
      <w:pPr>
        <w:ind w:left="992" w:firstLineChars="0" w:firstLine="0"/>
      </w:pPr>
      <w:r>
        <w:tab/>
        <w:t>flag = 1</w:t>
      </w:r>
    </w:p>
    <w:p w14:paraId="374BFFBC" w14:textId="77777777" w:rsidR="009B7B95" w:rsidRDefault="009B7B95" w:rsidP="009B7B95">
      <w:pPr>
        <w:ind w:left="992" w:firstLineChars="0" w:firstLine="0"/>
      </w:pPr>
      <w:r>
        <w:tab/>
        <w:t>l7 = line(p1,p2)</w:t>
      </w:r>
    </w:p>
    <w:p w14:paraId="799EB160" w14:textId="77777777" w:rsidR="009B7B95" w:rsidRDefault="009B7B95" w:rsidP="009B7B95">
      <w:pPr>
        <w:ind w:left="992" w:firstLineChars="0" w:firstLine="0"/>
      </w:pPr>
      <w:r>
        <w:tab/>
        <w:t>if(l7.angle()&gt;</w:t>
      </w:r>
      <w:proofErr w:type="spellStart"/>
      <w:r>
        <w:t>tan_a</w:t>
      </w:r>
      <w:proofErr w:type="spellEnd"/>
      <w:r>
        <w:t>): flag = 0</w:t>
      </w:r>
    </w:p>
    <w:p w14:paraId="5807A729" w14:textId="77777777" w:rsidR="009B7B95" w:rsidRDefault="009B7B95" w:rsidP="009B7B95">
      <w:pPr>
        <w:ind w:left="992" w:firstLineChars="0" w:firstLine="0"/>
      </w:pPr>
    </w:p>
    <w:p w14:paraId="38A4B054" w14:textId="77777777" w:rsidR="009B7B95" w:rsidRDefault="009B7B95" w:rsidP="009B7B95">
      <w:pPr>
        <w:ind w:left="992" w:firstLineChars="0" w:firstLine="0"/>
      </w:pPr>
      <w:r>
        <w:tab/>
      </w:r>
    </w:p>
    <w:p w14:paraId="210D5797" w14:textId="77777777" w:rsidR="009B7B95" w:rsidRDefault="009B7B95" w:rsidP="009B7B95">
      <w:pPr>
        <w:ind w:left="992" w:firstLineChars="0" w:firstLine="0"/>
      </w:pPr>
      <w:r>
        <w:tab/>
        <w:t xml:space="preserve">if(p1.z &gt; p2.z): l8 = </w:t>
      </w:r>
      <w:proofErr w:type="spellStart"/>
      <w:r>
        <w:t>line_to_ground</w:t>
      </w:r>
      <w:proofErr w:type="spellEnd"/>
      <w:r>
        <w:t>(p2)</w:t>
      </w:r>
    </w:p>
    <w:p w14:paraId="17E603DD" w14:textId="77777777" w:rsidR="009B7B95" w:rsidRDefault="009B7B95" w:rsidP="009B7B95">
      <w:pPr>
        <w:ind w:left="992" w:firstLineChars="0" w:firstLine="0"/>
      </w:pPr>
      <w:r>
        <w:tab/>
        <w:t xml:space="preserve">else: l8 = </w:t>
      </w:r>
      <w:proofErr w:type="spellStart"/>
      <w:r>
        <w:t>line_to_ground</w:t>
      </w:r>
      <w:proofErr w:type="spellEnd"/>
      <w:r>
        <w:t>(p1)</w:t>
      </w:r>
    </w:p>
    <w:p w14:paraId="6E2EFE1D" w14:textId="77777777" w:rsidR="009B7B95" w:rsidRDefault="009B7B95" w:rsidP="009B7B95">
      <w:pPr>
        <w:ind w:left="992" w:firstLineChars="0" w:firstLine="0"/>
      </w:pPr>
      <w:r>
        <w:tab/>
      </w:r>
    </w:p>
    <w:p w14:paraId="1BD78DA8" w14:textId="77777777" w:rsidR="009B7B95" w:rsidRDefault="009B7B95" w:rsidP="009B7B95">
      <w:pPr>
        <w:ind w:left="992" w:firstLineChars="0" w:firstLine="0"/>
      </w:pPr>
      <w:r>
        <w:tab/>
        <w:t xml:space="preserve">lenth1 = </w:t>
      </w:r>
      <w:proofErr w:type="spellStart"/>
      <w:r>
        <w:t>lenth</w:t>
      </w:r>
      <w:proofErr w:type="spellEnd"/>
      <w:r>
        <w:t>(l1,l2,l3,l4)</w:t>
      </w:r>
    </w:p>
    <w:p w14:paraId="376227E5" w14:textId="77777777" w:rsidR="009B7B95" w:rsidRDefault="009B7B95" w:rsidP="009B7B95">
      <w:pPr>
        <w:ind w:left="992" w:firstLineChars="0" w:firstLine="0"/>
      </w:pPr>
      <w:r>
        <w:tab/>
        <w:t xml:space="preserve">lenth2 = </w:t>
      </w:r>
      <w:proofErr w:type="spellStart"/>
      <w:r>
        <w:t>lenth</w:t>
      </w:r>
      <w:proofErr w:type="spellEnd"/>
      <w:r>
        <w:t>(l4,l5,l6)</w:t>
      </w:r>
    </w:p>
    <w:p w14:paraId="4BA14911" w14:textId="77777777" w:rsidR="009B7B95" w:rsidRDefault="009B7B95" w:rsidP="009B7B95">
      <w:pPr>
        <w:ind w:left="992" w:firstLineChars="0" w:firstLine="0"/>
      </w:pPr>
      <w:r>
        <w:tab/>
        <w:t xml:space="preserve">lenth3 = </w:t>
      </w:r>
      <w:proofErr w:type="spellStart"/>
      <w:r>
        <w:t>lenth</w:t>
      </w:r>
      <w:proofErr w:type="spellEnd"/>
      <w:r>
        <w:t>(l7,l8,l4)</w:t>
      </w:r>
    </w:p>
    <w:p w14:paraId="057CF8F5" w14:textId="77777777" w:rsidR="009B7B95" w:rsidRDefault="009B7B95" w:rsidP="009B7B95">
      <w:pPr>
        <w:ind w:left="992" w:firstLineChars="0" w:firstLine="0"/>
      </w:pPr>
      <w:r>
        <w:tab/>
      </w:r>
    </w:p>
    <w:p w14:paraId="26677212" w14:textId="77777777" w:rsidR="009B7B95" w:rsidRDefault="009B7B95" w:rsidP="009B7B95">
      <w:pPr>
        <w:ind w:left="992" w:firstLineChars="0" w:firstLine="0"/>
      </w:pPr>
      <w:r>
        <w:tab/>
        <w:t>if (flag == 0): lenth3 = lenth1 + lenth2 +1</w:t>
      </w:r>
    </w:p>
    <w:p w14:paraId="698FF6AD" w14:textId="77777777" w:rsidR="009B7B95" w:rsidRDefault="009B7B95" w:rsidP="009B7B95">
      <w:pPr>
        <w:ind w:left="992" w:firstLineChars="0" w:firstLine="0"/>
      </w:pPr>
      <w:r>
        <w:tab/>
      </w:r>
    </w:p>
    <w:p w14:paraId="52F73864" w14:textId="77777777" w:rsidR="009B7B95" w:rsidRDefault="009B7B95" w:rsidP="009B7B95">
      <w:pPr>
        <w:ind w:left="992" w:firstLineChars="0" w:firstLine="0"/>
      </w:pPr>
      <w:r>
        <w:tab/>
        <w:t>if(lenth1 &lt;= lenth2 and lenth1 &lt;= lenth3):</w:t>
      </w:r>
    </w:p>
    <w:p w14:paraId="713B4398" w14:textId="77777777" w:rsidR="009B7B95" w:rsidRDefault="009B7B95" w:rsidP="009B7B95">
      <w:pPr>
        <w:ind w:left="992" w:firstLineChars="0" w:firstLine="0"/>
      </w:pPr>
      <w:r>
        <w:tab/>
      </w:r>
      <w:r>
        <w:tab/>
        <w:t>l1.print_line()</w:t>
      </w:r>
    </w:p>
    <w:p w14:paraId="099D144F" w14:textId="77777777" w:rsidR="009B7B95" w:rsidRDefault="009B7B95" w:rsidP="009B7B95">
      <w:pPr>
        <w:ind w:left="992" w:firstLineChars="0" w:firstLine="0"/>
      </w:pPr>
      <w:r>
        <w:tab/>
      </w:r>
      <w:r>
        <w:tab/>
        <w:t>l2.print_line()</w:t>
      </w:r>
    </w:p>
    <w:p w14:paraId="6A20D85D" w14:textId="77777777" w:rsidR="009B7B95" w:rsidRDefault="009B7B95" w:rsidP="009B7B95">
      <w:pPr>
        <w:ind w:left="992" w:firstLineChars="0" w:firstLine="0"/>
      </w:pPr>
      <w:r>
        <w:lastRenderedPageBreak/>
        <w:tab/>
      </w:r>
      <w:r>
        <w:tab/>
        <w:t>l3.print_line()</w:t>
      </w:r>
    </w:p>
    <w:p w14:paraId="0919546F" w14:textId="77777777" w:rsidR="009B7B95" w:rsidRDefault="009B7B95" w:rsidP="009B7B95">
      <w:pPr>
        <w:ind w:left="992" w:firstLineChars="0" w:firstLine="0"/>
      </w:pPr>
      <w:r>
        <w:tab/>
      </w:r>
      <w:r>
        <w:tab/>
        <w:t>l4.print_line()</w:t>
      </w:r>
    </w:p>
    <w:p w14:paraId="2BC8E856" w14:textId="77777777" w:rsidR="009B7B95" w:rsidRDefault="009B7B95" w:rsidP="009B7B95">
      <w:pPr>
        <w:ind w:left="992" w:firstLineChars="0" w:firstLine="0"/>
      </w:pPr>
      <w:r>
        <w:tab/>
      </w:r>
      <w:r>
        <w:tab/>
        <w:t>print(lenth1)</w:t>
      </w:r>
    </w:p>
    <w:p w14:paraId="5586060E" w14:textId="77777777" w:rsidR="009B7B95" w:rsidRDefault="009B7B95" w:rsidP="009B7B95">
      <w:pPr>
        <w:ind w:left="992" w:firstLineChars="0" w:firstLine="0"/>
      </w:pPr>
      <w:r>
        <w:tab/>
      </w:r>
    </w:p>
    <w:p w14:paraId="11A3269F" w14:textId="77777777" w:rsidR="009B7B95" w:rsidRDefault="009B7B95" w:rsidP="009B7B95">
      <w:pPr>
        <w:ind w:left="992" w:firstLineChars="0" w:firstLine="0"/>
      </w:pPr>
      <w:r>
        <w:tab/>
      </w:r>
      <w:proofErr w:type="spellStart"/>
      <w:r>
        <w:t>elif</w:t>
      </w:r>
      <w:proofErr w:type="spellEnd"/>
      <w:r>
        <w:t>(lenth2 &lt;= lenth1 and lenth2 &lt;= lenth3):</w:t>
      </w:r>
    </w:p>
    <w:p w14:paraId="3B0D6BF1" w14:textId="77777777" w:rsidR="009B7B95" w:rsidRDefault="009B7B95" w:rsidP="009B7B95">
      <w:pPr>
        <w:ind w:left="992" w:firstLineChars="0" w:firstLine="0"/>
      </w:pPr>
      <w:r>
        <w:tab/>
      </w:r>
      <w:r>
        <w:tab/>
        <w:t>l4.print_line()</w:t>
      </w:r>
    </w:p>
    <w:p w14:paraId="0CF2CFA6" w14:textId="77777777" w:rsidR="009B7B95" w:rsidRDefault="009B7B95" w:rsidP="009B7B95">
      <w:pPr>
        <w:ind w:left="992" w:firstLineChars="0" w:firstLine="0"/>
      </w:pPr>
      <w:r>
        <w:tab/>
      </w:r>
      <w:r>
        <w:tab/>
        <w:t>l5.print_line()</w:t>
      </w:r>
    </w:p>
    <w:p w14:paraId="5A14D7A3" w14:textId="77777777" w:rsidR="009B7B95" w:rsidRDefault="009B7B95" w:rsidP="009B7B95">
      <w:pPr>
        <w:ind w:left="992" w:firstLineChars="0" w:firstLine="0"/>
      </w:pPr>
      <w:r>
        <w:tab/>
      </w:r>
      <w:r>
        <w:tab/>
        <w:t>l6.print_line()</w:t>
      </w:r>
    </w:p>
    <w:p w14:paraId="6CA17B3A" w14:textId="77777777" w:rsidR="009B7B95" w:rsidRDefault="009B7B95" w:rsidP="009B7B95">
      <w:pPr>
        <w:ind w:left="992" w:firstLineChars="0" w:firstLine="0"/>
      </w:pPr>
      <w:r>
        <w:tab/>
      </w:r>
      <w:r>
        <w:tab/>
        <w:t>print(lenth2)</w:t>
      </w:r>
    </w:p>
    <w:p w14:paraId="0A01594F" w14:textId="77777777" w:rsidR="009B7B95" w:rsidRDefault="009B7B95" w:rsidP="009B7B95">
      <w:pPr>
        <w:ind w:left="992" w:firstLineChars="0" w:firstLine="0"/>
      </w:pPr>
      <w:r>
        <w:tab/>
      </w:r>
    </w:p>
    <w:p w14:paraId="70CBDB47" w14:textId="77777777" w:rsidR="009B7B95" w:rsidRDefault="009B7B95" w:rsidP="009B7B95">
      <w:pPr>
        <w:ind w:left="992" w:firstLineChars="0" w:firstLine="0"/>
      </w:pPr>
      <w:r>
        <w:tab/>
        <w:t>else:</w:t>
      </w:r>
    </w:p>
    <w:p w14:paraId="57A819BE" w14:textId="77777777" w:rsidR="009B7B95" w:rsidRDefault="009B7B95" w:rsidP="009B7B95">
      <w:pPr>
        <w:ind w:left="992" w:firstLineChars="0" w:firstLine="0"/>
      </w:pPr>
      <w:r>
        <w:tab/>
      </w:r>
      <w:r>
        <w:tab/>
        <w:t>l4.print_line()</w:t>
      </w:r>
    </w:p>
    <w:p w14:paraId="66F07E0A" w14:textId="77777777" w:rsidR="009B7B95" w:rsidRDefault="009B7B95" w:rsidP="009B7B95">
      <w:pPr>
        <w:ind w:left="992" w:firstLineChars="0" w:firstLine="0"/>
      </w:pPr>
      <w:r>
        <w:tab/>
      </w:r>
      <w:r>
        <w:tab/>
        <w:t>l7.print_line()</w:t>
      </w:r>
    </w:p>
    <w:p w14:paraId="332034AD" w14:textId="77777777" w:rsidR="009B7B95" w:rsidRDefault="009B7B95" w:rsidP="009B7B95">
      <w:pPr>
        <w:ind w:left="992" w:firstLineChars="0" w:firstLine="0"/>
      </w:pPr>
      <w:r>
        <w:tab/>
      </w:r>
      <w:r>
        <w:tab/>
        <w:t>l8.print_line()</w:t>
      </w:r>
    </w:p>
    <w:p w14:paraId="7591B207" w14:textId="77777777" w:rsidR="009B7B95" w:rsidRDefault="009B7B95" w:rsidP="009B7B95">
      <w:pPr>
        <w:ind w:left="992" w:firstLineChars="0" w:firstLine="0"/>
      </w:pPr>
      <w:r>
        <w:tab/>
      </w:r>
      <w:r>
        <w:tab/>
        <w:t>print(lenth3)</w:t>
      </w:r>
    </w:p>
    <w:p w14:paraId="7167A6EF" w14:textId="77777777" w:rsidR="009B7B95" w:rsidRDefault="009B7B95" w:rsidP="009B7B95">
      <w:pPr>
        <w:ind w:left="992" w:firstLineChars="0" w:firstLine="0"/>
      </w:pPr>
    </w:p>
    <w:p w14:paraId="307C0A59" w14:textId="77777777" w:rsidR="009B7B95" w:rsidRDefault="009B7B95" w:rsidP="009B7B95">
      <w:pPr>
        <w:ind w:left="992" w:firstLineChars="0" w:firstLine="0"/>
      </w:pPr>
      <w:r>
        <w:t xml:space="preserve">def </w:t>
      </w:r>
      <w:proofErr w:type="spellStart"/>
      <w:r>
        <w:t>check_intersection</w:t>
      </w:r>
      <w:proofErr w:type="spellEnd"/>
      <w:r>
        <w:t>(p1,p2,angle1,angle2):</w:t>
      </w:r>
    </w:p>
    <w:p w14:paraId="21A5C4FC" w14:textId="77777777" w:rsidR="009B7B95" w:rsidRDefault="009B7B95" w:rsidP="009B7B95">
      <w:pPr>
        <w:ind w:left="992" w:firstLineChars="0" w:firstLine="0"/>
      </w:pPr>
      <w:r>
        <w:tab/>
        <w:t>tan_a1=</w:t>
      </w:r>
      <w:proofErr w:type="spellStart"/>
      <w:r>
        <w:t>math.tan</w:t>
      </w:r>
      <w:proofErr w:type="spellEnd"/>
      <w:r>
        <w:t>(angle1)</w:t>
      </w:r>
    </w:p>
    <w:p w14:paraId="6F82CA6A" w14:textId="77777777" w:rsidR="009B7B95" w:rsidRDefault="009B7B95" w:rsidP="009B7B95">
      <w:pPr>
        <w:ind w:left="992" w:firstLineChars="0" w:firstLine="0"/>
      </w:pPr>
      <w:r>
        <w:tab/>
        <w:t>tan_a2=</w:t>
      </w:r>
      <w:proofErr w:type="spellStart"/>
      <w:r>
        <w:t>math.tan</w:t>
      </w:r>
      <w:proofErr w:type="spellEnd"/>
      <w:r>
        <w:t>(angle2)</w:t>
      </w:r>
    </w:p>
    <w:p w14:paraId="079C40AB" w14:textId="77777777" w:rsidR="009B7B95" w:rsidRDefault="009B7B95" w:rsidP="009B7B95">
      <w:pPr>
        <w:ind w:left="992" w:firstLineChars="0" w:firstLine="0"/>
      </w:pPr>
      <w:r>
        <w:tab/>
        <w:t>tan_a1=round(tan_a1,accuracy)</w:t>
      </w:r>
    </w:p>
    <w:p w14:paraId="106992DA" w14:textId="77777777" w:rsidR="009B7B95" w:rsidRDefault="009B7B95" w:rsidP="009B7B95">
      <w:pPr>
        <w:ind w:left="992" w:firstLineChars="0" w:firstLine="0"/>
      </w:pPr>
      <w:r>
        <w:tab/>
        <w:t>tan_a2=round(tan_a2,accuracy)</w:t>
      </w:r>
    </w:p>
    <w:p w14:paraId="3D33678C" w14:textId="77777777" w:rsidR="009B7B95" w:rsidRDefault="009B7B95" w:rsidP="009B7B95">
      <w:pPr>
        <w:ind w:left="992" w:firstLineChars="0" w:firstLine="0"/>
      </w:pPr>
      <w:r>
        <w:tab/>
      </w:r>
    </w:p>
    <w:p w14:paraId="78184218" w14:textId="77777777" w:rsidR="009B7B95" w:rsidRDefault="009B7B95" w:rsidP="009B7B95">
      <w:pPr>
        <w:ind w:left="992" w:firstLineChars="0" w:firstLine="0"/>
      </w:pPr>
      <w:r>
        <w:lastRenderedPageBreak/>
        <w:tab/>
        <w:t>r1=p1.z*tan_a1</w:t>
      </w:r>
    </w:p>
    <w:p w14:paraId="55AC838F" w14:textId="77777777" w:rsidR="009B7B95" w:rsidRDefault="009B7B95" w:rsidP="009B7B95">
      <w:pPr>
        <w:ind w:left="992" w:firstLineChars="0" w:firstLine="0"/>
      </w:pPr>
      <w:r>
        <w:tab/>
        <w:t>r2=p2.z*tan_a2</w:t>
      </w:r>
    </w:p>
    <w:p w14:paraId="563FF411" w14:textId="77777777" w:rsidR="009B7B95" w:rsidRDefault="009B7B95" w:rsidP="009B7B95">
      <w:pPr>
        <w:ind w:left="992" w:firstLineChars="0" w:firstLine="0"/>
      </w:pPr>
      <w:r>
        <w:tab/>
      </w:r>
      <w:proofErr w:type="spellStart"/>
      <w:r>
        <w:t>r_sum</w:t>
      </w:r>
      <w:proofErr w:type="spellEnd"/>
      <w:r>
        <w:t>=r1+r2</w:t>
      </w:r>
    </w:p>
    <w:p w14:paraId="6E831853" w14:textId="77777777" w:rsidR="009B7B95" w:rsidRDefault="009B7B95" w:rsidP="009B7B95">
      <w:pPr>
        <w:ind w:left="992" w:firstLineChars="0" w:firstLine="0"/>
      </w:pPr>
      <w:r>
        <w:tab/>
      </w:r>
      <w:proofErr w:type="spellStart"/>
      <w:r>
        <w:t>r_minus</w:t>
      </w:r>
      <w:proofErr w:type="spellEnd"/>
      <w:r>
        <w:t>=abs(r1-r2)</w:t>
      </w:r>
    </w:p>
    <w:p w14:paraId="3649146D" w14:textId="77777777" w:rsidR="009B7B95" w:rsidRDefault="009B7B95" w:rsidP="009B7B95">
      <w:pPr>
        <w:ind w:left="992" w:firstLineChars="0" w:firstLine="0"/>
      </w:pPr>
      <w:r>
        <w:tab/>
      </w:r>
      <w:proofErr w:type="spellStart"/>
      <w:r>
        <w:t>center_dis</w:t>
      </w:r>
      <w:proofErr w:type="spellEnd"/>
      <w:r>
        <w:t>=</w:t>
      </w:r>
      <w:proofErr w:type="spellStart"/>
      <w:r>
        <w:t>math.sqrt</w:t>
      </w:r>
      <w:proofErr w:type="spellEnd"/>
      <w:r>
        <w:t>((p1.x-p2.x)**2+(p1.y-p2.y)**2)</w:t>
      </w:r>
    </w:p>
    <w:p w14:paraId="2CA15F35" w14:textId="77777777" w:rsidR="009B7B95" w:rsidRDefault="009B7B95" w:rsidP="009B7B95">
      <w:pPr>
        <w:ind w:left="992" w:firstLineChars="0" w:firstLine="0"/>
      </w:pPr>
      <w:r>
        <w:tab/>
      </w:r>
    </w:p>
    <w:p w14:paraId="45CE4447" w14:textId="77777777" w:rsidR="009B7B95" w:rsidRDefault="009B7B95" w:rsidP="009B7B95">
      <w:pPr>
        <w:ind w:left="992" w:firstLineChars="0" w:firstLine="0"/>
      </w:pPr>
      <w:r>
        <w:rPr>
          <w:rFonts w:hint="eastAsia"/>
        </w:rPr>
        <w:tab/>
        <w:t>if(</w:t>
      </w:r>
      <w:proofErr w:type="spellStart"/>
      <w:r>
        <w:rPr>
          <w:rFonts w:hint="eastAsia"/>
        </w:rPr>
        <w:t>r_sum</w:t>
      </w:r>
      <w:proofErr w:type="spellEnd"/>
      <w:r>
        <w:rPr>
          <w:rFonts w:hint="eastAsia"/>
        </w:rPr>
        <w:t>&lt;</w:t>
      </w:r>
      <w:proofErr w:type="spellStart"/>
      <w:r>
        <w:rPr>
          <w:rFonts w:hint="eastAsia"/>
        </w:rPr>
        <w:t>center_dis</w:t>
      </w:r>
      <w:proofErr w:type="spellEnd"/>
      <w:r>
        <w:rPr>
          <w:rFonts w:hint="eastAsia"/>
        </w:rPr>
        <w:t>):#</w:t>
      </w:r>
      <w:r>
        <w:rPr>
          <w:rFonts w:hint="eastAsia"/>
        </w:rPr>
        <w:t>外离</w:t>
      </w:r>
    </w:p>
    <w:p w14:paraId="151E3156" w14:textId="77777777" w:rsidR="009B7B95" w:rsidRDefault="009B7B95" w:rsidP="009B7B95">
      <w:pPr>
        <w:ind w:left="992" w:firstLineChars="0" w:firstLine="0"/>
      </w:pPr>
      <w:r>
        <w:tab/>
      </w:r>
      <w:r>
        <w:tab/>
        <w:t>return 0</w:t>
      </w:r>
    </w:p>
    <w:p w14:paraId="4257660A" w14:textId="77777777" w:rsidR="009B7B95" w:rsidRDefault="009B7B95" w:rsidP="009B7B95">
      <w:pPr>
        <w:ind w:left="992" w:firstLineChars="0" w:firstLine="0"/>
      </w:pPr>
      <w:r>
        <w:rPr>
          <w:rFonts w:hint="eastAsia"/>
        </w:rPr>
        <w:tab/>
        <w:t>if(</w:t>
      </w:r>
      <w:proofErr w:type="spellStart"/>
      <w:r>
        <w:rPr>
          <w:rFonts w:hint="eastAsia"/>
        </w:rPr>
        <w:t>r_sum</w:t>
      </w:r>
      <w:proofErr w:type="spellEnd"/>
      <w:r>
        <w:rPr>
          <w:rFonts w:hint="eastAsia"/>
        </w:rPr>
        <w:t>==</w:t>
      </w:r>
      <w:proofErr w:type="spellStart"/>
      <w:r>
        <w:rPr>
          <w:rFonts w:hint="eastAsia"/>
        </w:rPr>
        <w:t>center_dis</w:t>
      </w:r>
      <w:proofErr w:type="spellEnd"/>
      <w:r>
        <w:rPr>
          <w:rFonts w:hint="eastAsia"/>
        </w:rPr>
        <w:t>):#</w:t>
      </w:r>
      <w:r>
        <w:rPr>
          <w:rFonts w:hint="eastAsia"/>
        </w:rPr>
        <w:t>外切</w:t>
      </w:r>
    </w:p>
    <w:p w14:paraId="2DF27782" w14:textId="77777777" w:rsidR="009B7B95" w:rsidRDefault="009B7B95" w:rsidP="009B7B95">
      <w:pPr>
        <w:ind w:left="992" w:firstLineChars="0" w:firstLine="0"/>
      </w:pPr>
      <w:r>
        <w:tab/>
      </w:r>
      <w:r>
        <w:tab/>
      </w:r>
      <w:r>
        <w:tab/>
        <w:t>return 1</w:t>
      </w:r>
    </w:p>
    <w:p w14:paraId="49DF82F4" w14:textId="77777777" w:rsidR="009B7B95" w:rsidRDefault="009B7B95" w:rsidP="009B7B95">
      <w:pPr>
        <w:ind w:left="992" w:firstLineChars="0" w:firstLine="0"/>
      </w:pPr>
      <w:r>
        <w:rPr>
          <w:rFonts w:hint="eastAsia"/>
        </w:rPr>
        <w:tab/>
        <w:t>if(</w:t>
      </w:r>
      <w:proofErr w:type="spellStart"/>
      <w:r>
        <w:rPr>
          <w:rFonts w:hint="eastAsia"/>
        </w:rPr>
        <w:t>r_sum</w:t>
      </w:r>
      <w:proofErr w:type="spellEnd"/>
      <w:r>
        <w:rPr>
          <w:rFonts w:hint="eastAsia"/>
        </w:rPr>
        <w:t>&gt;</w:t>
      </w:r>
      <w:proofErr w:type="spellStart"/>
      <w:r>
        <w:rPr>
          <w:rFonts w:hint="eastAsia"/>
        </w:rPr>
        <w:t>center_dis</w:t>
      </w:r>
      <w:proofErr w:type="spellEnd"/>
      <w:r>
        <w:rPr>
          <w:rFonts w:hint="eastAsia"/>
        </w:rPr>
        <w:t xml:space="preserve"> and </w:t>
      </w:r>
      <w:proofErr w:type="spellStart"/>
      <w:r>
        <w:rPr>
          <w:rFonts w:hint="eastAsia"/>
        </w:rPr>
        <w:t>center_dis</w:t>
      </w:r>
      <w:proofErr w:type="spellEnd"/>
      <w:r>
        <w:rPr>
          <w:rFonts w:hint="eastAsia"/>
        </w:rPr>
        <w:t>&gt;</w:t>
      </w:r>
      <w:proofErr w:type="spellStart"/>
      <w:r>
        <w:rPr>
          <w:rFonts w:hint="eastAsia"/>
        </w:rPr>
        <w:t>r_minus</w:t>
      </w:r>
      <w:proofErr w:type="spellEnd"/>
      <w:r>
        <w:rPr>
          <w:rFonts w:hint="eastAsia"/>
        </w:rPr>
        <w:t>):#</w:t>
      </w:r>
      <w:r>
        <w:rPr>
          <w:rFonts w:hint="eastAsia"/>
        </w:rPr>
        <w:t>相交</w:t>
      </w:r>
    </w:p>
    <w:p w14:paraId="1EAFA47B" w14:textId="77777777" w:rsidR="009B7B95" w:rsidRDefault="009B7B95" w:rsidP="009B7B95">
      <w:pPr>
        <w:ind w:left="992" w:firstLineChars="0" w:firstLine="0"/>
      </w:pPr>
      <w:r>
        <w:tab/>
      </w:r>
      <w:r>
        <w:tab/>
      </w:r>
      <w:r>
        <w:tab/>
        <w:t>return 1</w:t>
      </w:r>
    </w:p>
    <w:p w14:paraId="5345D45B" w14:textId="77777777" w:rsidR="009B7B95" w:rsidRDefault="009B7B95" w:rsidP="009B7B95">
      <w:pPr>
        <w:ind w:left="992" w:firstLineChars="0" w:firstLine="0"/>
      </w:pPr>
      <w:r>
        <w:rPr>
          <w:rFonts w:hint="eastAsia"/>
        </w:rPr>
        <w:tab/>
        <w:t>if(</w:t>
      </w:r>
      <w:proofErr w:type="spellStart"/>
      <w:r>
        <w:rPr>
          <w:rFonts w:hint="eastAsia"/>
        </w:rPr>
        <w:t>r_minus</w:t>
      </w:r>
      <w:proofErr w:type="spellEnd"/>
      <w:r>
        <w:rPr>
          <w:rFonts w:hint="eastAsia"/>
        </w:rPr>
        <w:t>==</w:t>
      </w:r>
      <w:proofErr w:type="spellStart"/>
      <w:r>
        <w:rPr>
          <w:rFonts w:hint="eastAsia"/>
        </w:rPr>
        <w:t>center_dis</w:t>
      </w:r>
      <w:proofErr w:type="spellEnd"/>
      <w:r>
        <w:rPr>
          <w:rFonts w:hint="eastAsia"/>
        </w:rPr>
        <w:t>):#</w:t>
      </w:r>
      <w:r>
        <w:rPr>
          <w:rFonts w:hint="eastAsia"/>
        </w:rPr>
        <w:t>内切</w:t>
      </w:r>
    </w:p>
    <w:p w14:paraId="38F08073" w14:textId="77777777" w:rsidR="009B7B95" w:rsidRDefault="009B7B95" w:rsidP="009B7B95">
      <w:pPr>
        <w:ind w:left="992" w:firstLineChars="0" w:firstLine="0"/>
      </w:pPr>
      <w:r>
        <w:tab/>
      </w:r>
      <w:r>
        <w:tab/>
      </w:r>
      <w:r>
        <w:tab/>
        <w:t>return 1</w:t>
      </w:r>
    </w:p>
    <w:p w14:paraId="7D7C8A00" w14:textId="77777777" w:rsidR="009B7B95" w:rsidRDefault="009B7B95" w:rsidP="009B7B95">
      <w:pPr>
        <w:ind w:left="992" w:firstLineChars="0" w:firstLine="0"/>
      </w:pPr>
      <w:r>
        <w:rPr>
          <w:rFonts w:hint="eastAsia"/>
        </w:rPr>
        <w:tab/>
        <w:t>if(</w:t>
      </w:r>
      <w:proofErr w:type="spellStart"/>
      <w:r>
        <w:rPr>
          <w:rFonts w:hint="eastAsia"/>
        </w:rPr>
        <w:t>r_minus</w:t>
      </w:r>
      <w:proofErr w:type="spellEnd"/>
      <w:r>
        <w:rPr>
          <w:rFonts w:hint="eastAsia"/>
        </w:rPr>
        <w:t>&gt;</w:t>
      </w:r>
      <w:proofErr w:type="spellStart"/>
      <w:r>
        <w:rPr>
          <w:rFonts w:hint="eastAsia"/>
        </w:rPr>
        <w:t>center_dis</w:t>
      </w:r>
      <w:proofErr w:type="spellEnd"/>
      <w:r>
        <w:rPr>
          <w:rFonts w:hint="eastAsia"/>
        </w:rPr>
        <w:t>):#</w:t>
      </w:r>
      <w:r>
        <w:rPr>
          <w:rFonts w:hint="eastAsia"/>
        </w:rPr>
        <w:t>包含</w:t>
      </w:r>
    </w:p>
    <w:p w14:paraId="2DC7141E" w14:textId="77777777" w:rsidR="009B7B95" w:rsidRDefault="009B7B95" w:rsidP="009B7B95">
      <w:pPr>
        <w:ind w:left="992" w:firstLineChars="0" w:firstLine="0"/>
      </w:pPr>
      <w:r>
        <w:tab/>
      </w:r>
      <w:r>
        <w:tab/>
      </w:r>
      <w:r>
        <w:tab/>
        <w:t>return 2</w:t>
      </w:r>
    </w:p>
    <w:p w14:paraId="495B8EF3" w14:textId="77777777" w:rsidR="009B7B95" w:rsidRDefault="009B7B95" w:rsidP="009B7B95">
      <w:pPr>
        <w:ind w:left="992" w:firstLineChars="0" w:firstLine="0"/>
      </w:pPr>
    </w:p>
    <w:p w14:paraId="5887E820" w14:textId="77777777" w:rsidR="009B7B95" w:rsidRDefault="009B7B95" w:rsidP="009B7B95">
      <w:pPr>
        <w:ind w:left="992" w:firstLineChars="0" w:firstLine="0"/>
      </w:pPr>
    </w:p>
    <w:p w14:paraId="70E10A62" w14:textId="77777777" w:rsidR="009B7B95" w:rsidRDefault="009B7B95" w:rsidP="009B7B95">
      <w:pPr>
        <w:ind w:left="992" w:firstLineChars="0" w:firstLine="0"/>
      </w:pPr>
      <w:r>
        <w:t>a=float(input("Angle:"))</w:t>
      </w:r>
    </w:p>
    <w:p w14:paraId="04584DFD" w14:textId="77777777" w:rsidR="009B7B95" w:rsidRDefault="009B7B95" w:rsidP="009B7B95">
      <w:pPr>
        <w:ind w:left="992" w:firstLineChars="0" w:firstLine="0"/>
      </w:pPr>
      <w:proofErr w:type="spellStart"/>
      <w:r>
        <w:t>x,y,z</w:t>
      </w:r>
      <w:proofErr w:type="spellEnd"/>
      <w:r>
        <w:t xml:space="preserve"> = map(</w:t>
      </w:r>
      <w:proofErr w:type="spellStart"/>
      <w:r>
        <w:t>float,input</w:t>
      </w:r>
      <w:proofErr w:type="spellEnd"/>
      <w:r>
        <w:t>("P1:").split())</w:t>
      </w:r>
    </w:p>
    <w:p w14:paraId="4AB4841A" w14:textId="77777777" w:rsidR="009B7B95" w:rsidRDefault="009B7B95" w:rsidP="009B7B95">
      <w:pPr>
        <w:ind w:left="992" w:firstLineChars="0" w:firstLine="0"/>
      </w:pPr>
      <w:r>
        <w:t>f1 = point(</w:t>
      </w:r>
      <w:proofErr w:type="spellStart"/>
      <w:r>
        <w:t>x,y,z</w:t>
      </w:r>
      <w:proofErr w:type="spellEnd"/>
      <w:r>
        <w:t>)</w:t>
      </w:r>
    </w:p>
    <w:p w14:paraId="0A3CC532" w14:textId="77777777" w:rsidR="009B7B95" w:rsidRDefault="009B7B95" w:rsidP="009B7B95">
      <w:pPr>
        <w:ind w:left="992" w:firstLineChars="0" w:firstLine="0"/>
      </w:pPr>
      <w:proofErr w:type="spellStart"/>
      <w:r>
        <w:t>x,y,z</w:t>
      </w:r>
      <w:proofErr w:type="spellEnd"/>
      <w:r>
        <w:t xml:space="preserve"> = map(</w:t>
      </w:r>
      <w:proofErr w:type="spellStart"/>
      <w:r>
        <w:t>float,input</w:t>
      </w:r>
      <w:proofErr w:type="spellEnd"/>
      <w:r>
        <w:t>("P2:").split())</w:t>
      </w:r>
    </w:p>
    <w:p w14:paraId="5865CA48" w14:textId="77777777" w:rsidR="009B7B95" w:rsidRDefault="009B7B95" w:rsidP="009B7B95">
      <w:pPr>
        <w:ind w:left="992" w:firstLineChars="0" w:firstLine="0"/>
      </w:pPr>
      <w:r>
        <w:lastRenderedPageBreak/>
        <w:t>f2 = point(</w:t>
      </w:r>
      <w:proofErr w:type="spellStart"/>
      <w:r>
        <w:t>x,y,z</w:t>
      </w:r>
      <w:proofErr w:type="spellEnd"/>
      <w:r>
        <w:t>)</w:t>
      </w:r>
    </w:p>
    <w:p w14:paraId="540E120F" w14:textId="77777777" w:rsidR="009B7B95" w:rsidRDefault="009B7B95" w:rsidP="009B7B95">
      <w:pPr>
        <w:ind w:left="992" w:firstLineChars="0" w:firstLine="0"/>
      </w:pPr>
      <w:proofErr w:type="spellStart"/>
      <w:r>
        <w:t>x,y,z</w:t>
      </w:r>
      <w:proofErr w:type="spellEnd"/>
      <w:r>
        <w:t xml:space="preserve"> = map(</w:t>
      </w:r>
      <w:proofErr w:type="spellStart"/>
      <w:r>
        <w:t>float,input</w:t>
      </w:r>
      <w:proofErr w:type="spellEnd"/>
      <w:r>
        <w:t>("P3:").split())</w:t>
      </w:r>
    </w:p>
    <w:p w14:paraId="3AD7A47D" w14:textId="77777777" w:rsidR="009B7B95" w:rsidRDefault="009B7B95" w:rsidP="009B7B95">
      <w:pPr>
        <w:ind w:left="992" w:firstLineChars="0" w:firstLine="0"/>
      </w:pPr>
      <w:r>
        <w:t>f3 = point(</w:t>
      </w:r>
      <w:proofErr w:type="spellStart"/>
      <w:r>
        <w:t>x,y,z</w:t>
      </w:r>
      <w:proofErr w:type="spellEnd"/>
      <w:r>
        <w:t>)</w:t>
      </w:r>
    </w:p>
    <w:p w14:paraId="7DCE1D7B" w14:textId="77777777" w:rsidR="009B7B95" w:rsidRDefault="009B7B95" w:rsidP="009B7B95">
      <w:pPr>
        <w:ind w:left="992" w:firstLineChars="0" w:firstLine="0"/>
      </w:pPr>
    </w:p>
    <w:p w14:paraId="674E0239" w14:textId="77777777" w:rsidR="009B7B95" w:rsidRDefault="009B7B95" w:rsidP="009B7B95">
      <w:pPr>
        <w:ind w:left="992" w:firstLineChars="0" w:firstLine="0"/>
      </w:pPr>
      <w:r>
        <w:t>if(f1.z&lt;f2.z): f1,f2 = f2,f1</w:t>
      </w:r>
    </w:p>
    <w:p w14:paraId="36B83F5E" w14:textId="77777777" w:rsidR="009B7B95" w:rsidRDefault="009B7B95" w:rsidP="009B7B95">
      <w:pPr>
        <w:ind w:left="992" w:firstLineChars="0" w:firstLine="0"/>
      </w:pPr>
      <w:r>
        <w:t>if(f1.z&lt;f3.z): f1,f3 = f3,f1</w:t>
      </w:r>
    </w:p>
    <w:p w14:paraId="5563B9E3" w14:textId="77777777" w:rsidR="009B7B95" w:rsidRDefault="009B7B95" w:rsidP="009B7B95">
      <w:pPr>
        <w:ind w:left="992" w:firstLineChars="0" w:firstLine="0"/>
      </w:pPr>
      <w:r>
        <w:t>if(f2.z&lt;f3.z): f2,f3 = f3,f2</w:t>
      </w:r>
    </w:p>
    <w:p w14:paraId="6DDF10E7" w14:textId="77777777" w:rsidR="009B7B95" w:rsidRDefault="009B7B95" w:rsidP="009B7B95">
      <w:pPr>
        <w:ind w:left="992" w:firstLineChars="0" w:firstLine="0"/>
      </w:pPr>
    </w:p>
    <w:p w14:paraId="21986D26" w14:textId="77777777" w:rsidR="009B7B95" w:rsidRDefault="009B7B95" w:rsidP="009B7B95">
      <w:pPr>
        <w:ind w:left="992" w:firstLineChars="0" w:firstLine="0"/>
      </w:pPr>
      <w:r>
        <w:t>if(a==0):</w:t>
      </w:r>
    </w:p>
    <w:p w14:paraId="6FA00EC3" w14:textId="77777777" w:rsidR="009B7B95" w:rsidRDefault="009B7B95" w:rsidP="009B7B95">
      <w:pPr>
        <w:ind w:left="992" w:firstLineChars="0" w:firstLine="0"/>
      </w:pPr>
      <w:r>
        <w:tab/>
        <w:t>if(f1.x == f2.x == f3.x and f1.y == f2.y == f3.y):</w:t>
      </w:r>
    </w:p>
    <w:p w14:paraId="6A634560" w14:textId="77777777" w:rsidR="009B7B95" w:rsidRDefault="009B7B95" w:rsidP="009B7B95">
      <w:pPr>
        <w:ind w:left="992" w:firstLineChars="0" w:firstLine="0"/>
      </w:pPr>
      <w:r>
        <w:tab/>
      </w:r>
      <w:r>
        <w:tab/>
      </w:r>
      <w:proofErr w:type="spellStart"/>
      <w:r>
        <w:t>calculate_a</w:t>
      </w:r>
      <w:proofErr w:type="spellEnd"/>
      <w:r>
        <w:t>(f1,f2,f3)</w:t>
      </w:r>
    </w:p>
    <w:p w14:paraId="7D695B7F" w14:textId="77777777" w:rsidR="009B7B95" w:rsidRDefault="009B7B95" w:rsidP="009B7B95">
      <w:pPr>
        <w:ind w:left="992" w:firstLineChars="0" w:firstLine="0"/>
      </w:pPr>
      <w:r>
        <w:tab/>
      </w:r>
      <w:proofErr w:type="spellStart"/>
      <w:r>
        <w:t>elif</w:t>
      </w:r>
      <w:proofErr w:type="spellEnd"/>
      <w:r>
        <w:t xml:space="preserve"> (f1.x == f2.x and  f1.y == f2.y):</w:t>
      </w:r>
    </w:p>
    <w:p w14:paraId="4DE81F5B" w14:textId="77777777" w:rsidR="009B7B95" w:rsidRDefault="009B7B95" w:rsidP="009B7B95">
      <w:pPr>
        <w:ind w:left="992" w:firstLineChars="0" w:firstLine="0"/>
      </w:pPr>
      <w:r>
        <w:tab/>
      </w:r>
      <w:r>
        <w:tab/>
      </w:r>
      <w:proofErr w:type="spellStart"/>
      <w:r>
        <w:t>calculate_b</w:t>
      </w:r>
      <w:proofErr w:type="spellEnd"/>
      <w:r>
        <w:t>(f1,f2,f3)</w:t>
      </w:r>
    </w:p>
    <w:p w14:paraId="5D07C896" w14:textId="77777777" w:rsidR="009B7B95" w:rsidRDefault="009B7B95" w:rsidP="009B7B95">
      <w:pPr>
        <w:ind w:left="992" w:firstLineChars="0" w:firstLine="0"/>
      </w:pPr>
      <w:r>
        <w:tab/>
      </w:r>
      <w:proofErr w:type="spellStart"/>
      <w:r>
        <w:t>elif</w:t>
      </w:r>
      <w:proofErr w:type="spellEnd"/>
      <w:r>
        <w:t xml:space="preserve"> (f1.x == f3.x and  f1.y == f3.y):</w:t>
      </w:r>
    </w:p>
    <w:p w14:paraId="0EA71D3A" w14:textId="77777777" w:rsidR="009B7B95" w:rsidRDefault="009B7B95" w:rsidP="009B7B95">
      <w:pPr>
        <w:ind w:left="992" w:firstLineChars="0" w:firstLine="0"/>
      </w:pPr>
      <w:r>
        <w:tab/>
      </w:r>
      <w:r>
        <w:tab/>
      </w:r>
      <w:proofErr w:type="spellStart"/>
      <w:r>
        <w:t>calculate_b</w:t>
      </w:r>
      <w:proofErr w:type="spellEnd"/>
      <w:r>
        <w:t>(f1,f3,f2)</w:t>
      </w:r>
    </w:p>
    <w:p w14:paraId="3C1901C7" w14:textId="77777777" w:rsidR="009B7B95" w:rsidRDefault="009B7B95" w:rsidP="009B7B95">
      <w:pPr>
        <w:ind w:left="992" w:firstLineChars="0" w:firstLine="0"/>
      </w:pPr>
      <w:r>
        <w:tab/>
      </w:r>
      <w:proofErr w:type="spellStart"/>
      <w:r>
        <w:t>elif</w:t>
      </w:r>
      <w:proofErr w:type="spellEnd"/>
      <w:r>
        <w:t xml:space="preserve"> (f2.x == f3.x and  f2.y == f3.y):</w:t>
      </w:r>
    </w:p>
    <w:p w14:paraId="2666029D" w14:textId="77777777" w:rsidR="009B7B95" w:rsidRDefault="009B7B95" w:rsidP="009B7B95">
      <w:pPr>
        <w:ind w:left="992" w:firstLineChars="0" w:firstLine="0"/>
      </w:pPr>
      <w:r>
        <w:tab/>
      </w:r>
      <w:r>
        <w:tab/>
      </w:r>
      <w:proofErr w:type="spellStart"/>
      <w:r>
        <w:t>calculate_b</w:t>
      </w:r>
      <w:proofErr w:type="spellEnd"/>
      <w:r>
        <w:t>(f2,f3,f1)</w:t>
      </w:r>
    </w:p>
    <w:p w14:paraId="327F1A47" w14:textId="77777777" w:rsidR="009B7B95" w:rsidRDefault="009B7B95" w:rsidP="009B7B95">
      <w:pPr>
        <w:ind w:left="992" w:firstLineChars="0" w:firstLine="0"/>
      </w:pPr>
      <w:r>
        <w:tab/>
        <w:t>else:</w:t>
      </w:r>
    </w:p>
    <w:p w14:paraId="511FD615" w14:textId="77777777" w:rsidR="009B7B95" w:rsidRDefault="009B7B95" w:rsidP="009B7B95">
      <w:pPr>
        <w:ind w:left="992" w:firstLineChars="0" w:firstLine="0"/>
      </w:pPr>
      <w:r>
        <w:tab/>
      </w:r>
      <w:r>
        <w:tab/>
      </w:r>
      <w:proofErr w:type="spellStart"/>
      <w:r>
        <w:t>calculate_c</w:t>
      </w:r>
      <w:proofErr w:type="spellEnd"/>
      <w:r>
        <w:t>(f1,f2,f3)</w:t>
      </w:r>
    </w:p>
    <w:p w14:paraId="4D64B79F" w14:textId="77777777" w:rsidR="009B7B95" w:rsidRDefault="009B7B95" w:rsidP="009B7B95">
      <w:pPr>
        <w:ind w:left="992" w:firstLineChars="0" w:firstLine="0"/>
      </w:pPr>
    </w:p>
    <w:p w14:paraId="2BE5405B" w14:textId="77777777" w:rsidR="009B7B95" w:rsidRDefault="009B7B95" w:rsidP="009B7B95">
      <w:pPr>
        <w:ind w:left="992" w:firstLineChars="0" w:firstLine="0"/>
      </w:pPr>
      <w:proofErr w:type="spellStart"/>
      <w:r>
        <w:t>elif</w:t>
      </w:r>
      <w:proofErr w:type="spellEnd"/>
      <w:r>
        <w:t>(a&lt;0 or a&gt;=90):</w:t>
      </w:r>
    </w:p>
    <w:p w14:paraId="14E2A4A0" w14:textId="77777777" w:rsidR="009B7B95" w:rsidRDefault="009B7B95" w:rsidP="009B7B95">
      <w:pPr>
        <w:ind w:left="992" w:firstLineChars="0" w:firstLine="0"/>
      </w:pPr>
      <w:r>
        <w:tab/>
        <w:t>print("Invalid Syntax")</w:t>
      </w:r>
    </w:p>
    <w:p w14:paraId="55D23F21" w14:textId="77777777" w:rsidR="009B7B95" w:rsidRDefault="009B7B95" w:rsidP="009B7B95">
      <w:pPr>
        <w:ind w:left="992" w:firstLineChars="0" w:firstLine="0"/>
      </w:pPr>
    </w:p>
    <w:p w14:paraId="7DCCA6E2" w14:textId="77777777" w:rsidR="009B7B95" w:rsidRDefault="009B7B95" w:rsidP="009B7B95">
      <w:pPr>
        <w:ind w:left="992" w:firstLineChars="0" w:firstLine="0"/>
      </w:pPr>
      <w:r>
        <w:t>else:</w:t>
      </w:r>
    </w:p>
    <w:p w14:paraId="2F2B1A66" w14:textId="77777777" w:rsidR="009B7B95" w:rsidRDefault="009B7B95" w:rsidP="009B7B95">
      <w:pPr>
        <w:ind w:left="992" w:firstLineChars="0" w:firstLine="0"/>
      </w:pPr>
      <w:r>
        <w:tab/>
        <w:t xml:space="preserve">a = </w:t>
      </w:r>
      <w:proofErr w:type="spellStart"/>
      <w:r>
        <w:t>math.radians</w:t>
      </w:r>
      <w:proofErr w:type="spellEnd"/>
      <w:r>
        <w:t>(a)</w:t>
      </w:r>
    </w:p>
    <w:p w14:paraId="23A07CEB" w14:textId="77777777" w:rsidR="009B7B95" w:rsidRDefault="009B7B95" w:rsidP="009B7B95">
      <w:pPr>
        <w:ind w:left="992" w:firstLineChars="0" w:firstLine="0"/>
      </w:pPr>
      <w:r>
        <w:tab/>
        <w:t xml:space="preserve">po12 = </w:t>
      </w:r>
      <w:proofErr w:type="spellStart"/>
      <w:r>
        <w:t>check_intersection</w:t>
      </w:r>
      <w:proofErr w:type="spellEnd"/>
      <w:r>
        <w:t>(f1,f2,a,a)</w:t>
      </w:r>
    </w:p>
    <w:p w14:paraId="5EE5103F" w14:textId="77777777" w:rsidR="009B7B95" w:rsidRDefault="009B7B95" w:rsidP="009B7B95">
      <w:pPr>
        <w:ind w:left="992" w:firstLineChars="0" w:firstLine="0"/>
      </w:pPr>
      <w:r>
        <w:tab/>
        <w:t xml:space="preserve">po23 = </w:t>
      </w:r>
      <w:proofErr w:type="spellStart"/>
      <w:r>
        <w:t>check_intersection</w:t>
      </w:r>
      <w:proofErr w:type="spellEnd"/>
      <w:r>
        <w:t>(f2,f3,a,a)</w:t>
      </w:r>
    </w:p>
    <w:p w14:paraId="14AD28AA" w14:textId="77777777" w:rsidR="009B7B95" w:rsidRDefault="009B7B95" w:rsidP="009B7B95">
      <w:pPr>
        <w:ind w:left="992" w:firstLineChars="0" w:firstLine="0"/>
      </w:pPr>
      <w:r>
        <w:tab/>
        <w:t xml:space="preserve">po13 = </w:t>
      </w:r>
      <w:proofErr w:type="spellStart"/>
      <w:r>
        <w:t>check_intersection</w:t>
      </w:r>
      <w:proofErr w:type="spellEnd"/>
      <w:r>
        <w:t>(f1,f3,a,a)</w:t>
      </w:r>
    </w:p>
    <w:p w14:paraId="51FDCB30" w14:textId="77777777" w:rsidR="009B7B95" w:rsidRDefault="009B7B95" w:rsidP="009B7B95">
      <w:pPr>
        <w:ind w:left="992" w:firstLineChars="0" w:firstLine="0"/>
      </w:pPr>
      <w:r>
        <w:tab/>
        <w:t>if(po12 == po23 == po13 == 0):</w:t>
      </w:r>
    </w:p>
    <w:p w14:paraId="1068CA94" w14:textId="77777777" w:rsidR="009B7B95" w:rsidRDefault="009B7B95" w:rsidP="009B7B95">
      <w:pPr>
        <w:ind w:left="992" w:firstLineChars="0" w:firstLine="0"/>
      </w:pPr>
      <w:r>
        <w:tab/>
      </w:r>
      <w:r>
        <w:tab/>
      </w:r>
      <w:proofErr w:type="spellStart"/>
      <w:r>
        <w:t>calculate_c</w:t>
      </w:r>
      <w:proofErr w:type="spellEnd"/>
      <w:r>
        <w:t>(f1,f2,f3)</w:t>
      </w:r>
    </w:p>
    <w:p w14:paraId="1F3056F3" w14:textId="77777777" w:rsidR="009B7B95" w:rsidRDefault="009B7B95" w:rsidP="009B7B95">
      <w:pPr>
        <w:ind w:left="992" w:firstLineChars="0" w:firstLine="0"/>
      </w:pPr>
      <w:r>
        <w:tab/>
      </w:r>
      <w:proofErr w:type="spellStart"/>
      <w:r>
        <w:t>elif</w:t>
      </w:r>
      <w:proofErr w:type="spellEnd"/>
      <w:r>
        <w:t>(po12 == 0 and po13 == 0):</w:t>
      </w:r>
    </w:p>
    <w:p w14:paraId="1C84712F" w14:textId="77777777" w:rsidR="009B7B95" w:rsidRDefault="009B7B95" w:rsidP="009B7B95">
      <w:pPr>
        <w:ind w:left="992" w:firstLineChars="0" w:firstLine="0"/>
      </w:pPr>
      <w:r>
        <w:tab/>
      </w:r>
      <w:r>
        <w:tab/>
      </w:r>
      <w:proofErr w:type="spellStart"/>
      <w:r>
        <w:t>calculate_d</w:t>
      </w:r>
      <w:proofErr w:type="spellEnd"/>
      <w:r>
        <w:t>(f2, f3, f1)</w:t>
      </w:r>
    </w:p>
    <w:p w14:paraId="1FF6E7CD" w14:textId="77777777" w:rsidR="009B7B95" w:rsidRDefault="009B7B95" w:rsidP="009B7B95">
      <w:pPr>
        <w:ind w:left="992" w:firstLineChars="0" w:firstLine="0"/>
      </w:pPr>
      <w:r>
        <w:tab/>
      </w:r>
      <w:proofErr w:type="spellStart"/>
      <w:r>
        <w:t>elif</w:t>
      </w:r>
      <w:proofErr w:type="spellEnd"/>
      <w:r>
        <w:t>(po12 == 0 and po23 == 0):</w:t>
      </w:r>
    </w:p>
    <w:p w14:paraId="5E276123" w14:textId="77777777" w:rsidR="009B7B95" w:rsidRDefault="009B7B95" w:rsidP="009B7B95">
      <w:pPr>
        <w:ind w:left="992" w:firstLineChars="0" w:firstLine="0"/>
      </w:pPr>
      <w:r>
        <w:tab/>
      </w:r>
      <w:r>
        <w:tab/>
      </w:r>
      <w:proofErr w:type="spellStart"/>
      <w:r>
        <w:t>calculate_d</w:t>
      </w:r>
      <w:proofErr w:type="spellEnd"/>
      <w:r>
        <w:t>(f1, f3, f2)</w:t>
      </w:r>
    </w:p>
    <w:p w14:paraId="27C6685D" w14:textId="77777777" w:rsidR="009B7B95" w:rsidRDefault="009B7B95" w:rsidP="009B7B95">
      <w:pPr>
        <w:ind w:left="992" w:firstLineChars="0" w:firstLine="0"/>
      </w:pPr>
      <w:r>
        <w:tab/>
      </w:r>
      <w:proofErr w:type="spellStart"/>
      <w:r>
        <w:t>elif</w:t>
      </w:r>
      <w:proofErr w:type="spellEnd"/>
      <w:r>
        <w:t>(po13 == 0 and po23 == 0):</w:t>
      </w:r>
    </w:p>
    <w:p w14:paraId="019E79CD" w14:textId="77777777" w:rsidR="009B7B95" w:rsidRDefault="009B7B95" w:rsidP="009B7B95">
      <w:pPr>
        <w:ind w:left="992" w:firstLineChars="0" w:firstLine="0"/>
      </w:pPr>
      <w:r>
        <w:tab/>
      </w:r>
      <w:r>
        <w:tab/>
      </w:r>
      <w:proofErr w:type="spellStart"/>
      <w:r>
        <w:t>calculate_d</w:t>
      </w:r>
      <w:proofErr w:type="spellEnd"/>
      <w:r>
        <w:t>(f1, f2, f3)</w:t>
      </w:r>
    </w:p>
    <w:p w14:paraId="37B361EC" w14:textId="77777777" w:rsidR="009B7B95" w:rsidRDefault="009B7B95" w:rsidP="009B7B95">
      <w:pPr>
        <w:ind w:left="992" w:firstLineChars="0" w:firstLine="0"/>
      </w:pPr>
      <w:r>
        <w:tab/>
        <w:t>else:</w:t>
      </w:r>
    </w:p>
    <w:p w14:paraId="6DE50A68" w14:textId="77C07A44" w:rsidR="009B7B95" w:rsidRDefault="009B7B95" w:rsidP="00091D09">
      <w:pPr>
        <w:ind w:left="992" w:firstLineChars="0" w:firstLine="0"/>
      </w:pPr>
      <w:r>
        <w:tab/>
      </w:r>
      <w:r>
        <w:tab/>
        <w:t xml:space="preserve">print("Not </w:t>
      </w:r>
      <w:proofErr w:type="spellStart"/>
      <w:r>
        <w:t>slove</w:t>
      </w:r>
      <w:proofErr w:type="spellEnd"/>
      <w:r>
        <w:t xml:space="preserve"> yet")</w:t>
      </w:r>
    </w:p>
    <w:p w14:paraId="0225EB46" w14:textId="6954B029" w:rsidR="009B7B95" w:rsidRPr="00934CB7" w:rsidRDefault="009B7B95" w:rsidP="009B7B95">
      <w:pPr>
        <w:shd w:val="clear" w:color="auto" w:fill="00FFFF"/>
        <w:ind w:firstLine="640"/>
      </w:pPr>
      <w:r>
        <w:rPr>
          <w:rFonts w:hint="eastAsia"/>
        </w:rPr>
        <w:t>贡献认定</w:t>
      </w:r>
      <w:r>
        <w:rPr>
          <w:rFonts w:hint="eastAsia"/>
        </w:rPr>
        <w:t xml:space="preserve">: </w:t>
      </w:r>
      <w:r>
        <w:rPr>
          <w:rFonts w:hint="eastAsia"/>
        </w:rPr>
        <w:t>由汪子涵提供。</w:t>
      </w:r>
    </w:p>
    <w:p w14:paraId="74E0509B" w14:textId="65D6FD05" w:rsidR="00F539F0" w:rsidRDefault="00F539F0" w:rsidP="00657E2E">
      <w:pPr>
        <w:ind w:firstLineChars="0"/>
      </w:pPr>
    </w:p>
    <w:p w14:paraId="42874A32" w14:textId="77777777" w:rsidR="00A030E2" w:rsidRDefault="00A030E2" w:rsidP="00A030E2">
      <w:pPr>
        <w:pStyle w:val="a9"/>
        <w:numPr>
          <w:ilvl w:val="1"/>
          <w:numId w:val="11"/>
        </w:numPr>
        <w:ind w:firstLineChars="0"/>
      </w:pPr>
      <w:r>
        <w:rPr>
          <w:rFonts w:hint="eastAsia"/>
        </w:rPr>
        <w:t>算法说明</w:t>
      </w:r>
    </w:p>
    <w:p w14:paraId="5B364039" w14:textId="672198C3" w:rsidR="00A030E2" w:rsidRDefault="00A030E2" w:rsidP="00A030E2">
      <w:pPr>
        <w:pStyle w:val="a9"/>
        <w:numPr>
          <w:ilvl w:val="1"/>
          <w:numId w:val="11"/>
        </w:numPr>
        <w:ind w:firstLineChars="0"/>
      </w:pPr>
      <w:r>
        <w:rPr>
          <w:rFonts w:hint="eastAsia"/>
        </w:rPr>
        <w:t>算法理论验证</w:t>
      </w:r>
    </w:p>
    <w:p w14:paraId="0EEE5792" w14:textId="15AC6B41" w:rsidR="00337FF6" w:rsidRDefault="00337FF6">
      <w:pPr>
        <w:ind w:firstLineChars="0" w:firstLine="640"/>
        <w:pPrChange w:id="136" w:author="Lee Vastalian" w:date="2019-10-23T23:36:00Z">
          <w:pPr>
            <w:pStyle w:val="a9"/>
            <w:ind w:left="1429" w:firstLineChars="0" w:firstLine="0"/>
          </w:pPr>
        </w:pPrChange>
      </w:pPr>
      <w:r>
        <w:rPr>
          <w:rFonts w:hint="eastAsia"/>
        </w:rPr>
        <w:t>下面逐一说明三种备选方案各自的合理性</w:t>
      </w:r>
    </w:p>
    <w:p w14:paraId="65192A34" w14:textId="77777777" w:rsidR="0079343F" w:rsidRDefault="00337FF6">
      <w:pPr>
        <w:ind w:firstLineChars="0" w:firstLine="640"/>
        <w:pPrChange w:id="137" w:author="Lee Vastalian" w:date="2019-10-23T23:36:00Z">
          <w:pPr>
            <w:pStyle w:val="a9"/>
            <w:ind w:left="1429" w:firstLineChars="0" w:firstLine="0"/>
          </w:pPr>
        </w:pPrChange>
      </w:pPr>
      <w:r>
        <w:rPr>
          <w:rFonts w:hint="eastAsia"/>
        </w:rPr>
        <w:t>第一种备选方案的合理性是考虑到以下情况：一个点的</w:t>
      </w:r>
      <w:r>
        <w:rPr>
          <w:rFonts w:hint="eastAsia"/>
        </w:rPr>
        <w:lastRenderedPageBreak/>
        <w:t>支撑圆锥和其他两个不相交，那么它不可能和任何一个</w:t>
      </w:r>
      <w:r w:rsidR="0079343F">
        <w:rPr>
          <w:rFonts w:hint="eastAsia"/>
        </w:rPr>
        <w:t>结点相通，这样的话对两个支撑圆锥相交的两个点运用算法一是最好的；</w:t>
      </w:r>
    </w:p>
    <w:p w14:paraId="3607568C" w14:textId="3D3D0782" w:rsidR="00337FF6" w:rsidRDefault="0079343F">
      <w:pPr>
        <w:ind w:firstLineChars="0" w:firstLine="640"/>
        <w:pPrChange w:id="138" w:author="Lee Vastalian" w:date="2019-10-23T23:36:00Z">
          <w:pPr>
            <w:pStyle w:val="a9"/>
            <w:ind w:left="1429" w:firstLineChars="0" w:firstLine="0"/>
          </w:pPr>
        </w:pPrChange>
      </w:pPr>
      <w:r>
        <w:rPr>
          <w:rFonts w:hint="eastAsia"/>
        </w:rPr>
        <w:t>第二种和第三种备选方案是考虑到</w:t>
      </w:r>
      <w:r w:rsidR="00B13910">
        <w:rPr>
          <w:rFonts w:hint="eastAsia"/>
        </w:rPr>
        <w:t>贪心的算法：</w:t>
      </w:r>
    </w:p>
    <w:p w14:paraId="6C1F7FE2" w14:textId="77777777" w:rsidR="00B13910" w:rsidRDefault="00B13910">
      <w:pPr>
        <w:ind w:firstLineChars="0" w:firstLine="640"/>
        <w:pPrChange w:id="139" w:author="Lee Vastalian" w:date="2019-10-23T23:36:00Z">
          <w:pPr>
            <w:pStyle w:val="a9"/>
            <w:ind w:left="1429" w:firstLineChars="0" w:firstLine="0"/>
          </w:pPr>
        </w:pPrChange>
      </w:pPr>
      <w:r>
        <w:rPr>
          <w:rFonts w:hint="eastAsia"/>
        </w:rPr>
        <w:t>先选取三个点当中的两个点，对他们选取一个节点，使得到结点的两条支撑线段的线段长度之和“最短”，但是此处的“最短”有很多理解方式。</w:t>
      </w:r>
    </w:p>
    <w:p w14:paraId="6955E575" w14:textId="4141E24C" w:rsidR="00B13910" w:rsidRDefault="00B13910">
      <w:pPr>
        <w:ind w:firstLineChars="0" w:firstLine="640"/>
        <w:pPrChange w:id="140" w:author="Lee Vastalian" w:date="2019-10-23T23:36:00Z">
          <w:pPr>
            <w:pStyle w:val="a9"/>
            <w:ind w:left="1429" w:firstLineChars="0" w:firstLine="0"/>
          </w:pPr>
        </w:pPrChange>
      </w:pPr>
      <w:r>
        <w:rPr>
          <w:rFonts w:hint="eastAsia"/>
        </w:rPr>
        <w:t>第一种便是直观的理解：两个线段长度之和线段最短，这便是备选方案三的想法，通过两个点的支撑线段之和最短性定理（定理</w:t>
      </w:r>
      <w:r>
        <w:rPr>
          <w:rFonts w:hint="eastAsia"/>
        </w:rPr>
        <w:t>3.2</w:t>
      </w:r>
      <w:r>
        <w:rPr>
          <w:rFonts w:hint="eastAsia"/>
        </w:rPr>
        <w:t>）保证所取的两条支撑线段长度和确实是最短的；</w:t>
      </w:r>
    </w:p>
    <w:p w14:paraId="179350B5" w14:textId="6F88743D" w:rsidR="00B13910" w:rsidRDefault="00B13910">
      <w:pPr>
        <w:ind w:firstLineChars="0" w:firstLine="640"/>
        <w:pPrChange w:id="141" w:author="Lee Vastalian" w:date="2019-10-23T23:36:00Z">
          <w:pPr>
            <w:pStyle w:val="a9"/>
            <w:ind w:left="1429" w:firstLineChars="0" w:firstLine="0"/>
          </w:pPr>
        </w:pPrChange>
      </w:pPr>
      <w:r>
        <w:rPr>
          <w:rFonts w:hint="eastAsia"/>
        </w:rPr>
        <w:t>第二种属于更加“优化”的一种想法，我们将这个相交的结点和地面的距离也加入进考虑（因为这个节点最终将连接到地面上，所以我们不太能脱离结点纵坐标来考虑问题），一个显然的想法便是直接运用算法一，得出一个近似解的结点；</w:t>
      </w:r>
    </w:p>
    <w:p w14:paraId="60E0284B" w14:textId="226EDF21" w:rsidR="00BF64FE" w:rsidRDefault="00BF64FE">
      <w:pPr>
        <w:ind w:firstLineChars="0" w:firstLine="640"/>
        <w:pPrChange w:id="142" w:author="Lee Vastalian" w:date="2019-10-23T23:36:00Z">
          <w:pPr>
            <w:pStyle w:val="a9"/>
            <w:ind w:left="1429" w:firstLineChars="0" w:firstLine="0"/>
          </w:pPr>
        </w:pPrChange>
      </w:pPr>
      <w:r>
        <w:rPr>
          <w:rFonts w:hint="eastAsia"/>
        </w:rPr>
        <w:t>通过这几种想法得出几种备选方案然后</w:t>
      </w:r>
      <w:r w:rsidR="00C95B51">
        <w:rPr>
          <w:rFonts w:hint="eastAsia"/>
        </w:rPr>
        <w:t>比较便可以得出一个较优的方案；</w:t>
      </w:r>
    </w:p>
    <w:p w14:paraId="4B4A9F4D" w14:textId="77777777" w:rsidR="00A030E2" w:rsidRDefault="00A030E2" w:rsidP="00A030E2">
      <w:pPr>
        <w:pStyle w:val="a9"/>
        <w:numPr>
          <w:ilvl w:val="1"/>
          <w:numId w:val="11"/>
        </w:numPr>
        <w:ind w:firstLineChars="0"/>
      </w:pPr>
      <w:r>
        <w:rPr>
          <w:rFonts w:hint="eastAsia"/>
        </w:rPr>
        <w:t>算法数值验证</w:t>
      </w:r>
    </w:p>
    <w:p w14:paraId="08CE2996" w14:textId="77777777" w:rsidR="00A030E2" w:rsidRDefault="00A030E2" w:rsidP="00A030E2">
      <w:pPr>
        <w:pStyle w:val="a9"/>
        <w:numPr>
          <w:ilvl w:val="1"/>
          <w:numId w:val="11"/>
        </w:numPr>
        <w:ind w:firstLineChars="0"/>
      </w:pPr>
      <w:r>
        <w:rPr>
          <w:rFonts w:hint="eastAsia"/>
        </w:rPr>
        <w:t>算法数值认证正例</w:t>
      </w:r>
    </w:p>
    <w:p w14:paraId="1E74B5B0" w14:textId="77777777" w:rsidR="00A030E2" w:rsidRPr="00A030E2" w:rsidRDefault="00A030E2" w:rsidP="000A3066">
      <w:pPr>
        <w:ind w:firstLineChars="62" w:firstLine="198"/>
      </w:pPr>
    </w:p>
    <w:p w14:paraId="613C25F1" w14:textId="47805F92" w:rsidR="0087241C" w:rsidRDefault="0087241C" w:rsidP="00E13DA9">
      <w:pPr>
        <w:pStyle w:val="2"/>
        <w:ind w:left="643" w:hanging="643"/>
      </w:pPr>
      <w:r>
        <w:rPr>
          <w:rFonts w:hint="eastAsia"/>
        </w:rPr>
        <w:lastRenderedPageBreak/>
        <w:t>猜想</w:t>
      </w:r>
    </w:p>
    <w:p w14:paraId="5B887640" w14:textId="133A99EF" w:rsidR="008050CF" w:rsidRDefault="008050CF" w:rsidP="00E13DA9">
      <w:pPr>
        <w:pStyle w:val="3"/>
        <w:ind w:left="643" w:hanging="643"/>
      </w:pPr>
      <w:r>
        <w:rPr>
          <w:rFonts w:hint="eastAsia"/>
        </w:rPr>
        <w:t>猜想</w:t>
      </w:r>
      <w:r>
        <w:rPr>
          <w:rFonts w:hint="eastAsia"/>
        </w:rPr>
        <w:t xml:space="preserve">: </w:t>
      </w:r>
      <w:r w:rsidR="00BF64FE">
        <w:rPr>
          <w:rFonts w:hint="eastAsia"/>
        </w:rPr>
        <w:t>在</w:t>
      </w:r>
      <w:r w:rsidR="00BF64FE">
        <w:rPr>
          <w:rFonts w:hint="eastAsia"/>
        </w:rPr>
        <w:t>n=3</w:t>
      </w:r>
      <w:r w:rsidR="00BF64FE">
        <w:rPr>
          <w:rFonts w:hint="eastAsia"/>
        </w:rPr>
        <w:t>的情况下如何考虑结点处于三个点当中的位置？</w:t>
      </w:r>
    </w:p>
    <w:p w14:paraId="1D2D5E14" w14:textId="42C4BA0C" w:rsidR="006E7E80" w:rsidRDefault="006E7E80" w:rsidP="006E7E80">
      <w:pPr>
        <w:ind w:firstLine="640"/>
      </w:pPr>
      <w:r>
        <w:rPr>
          <w:rFonts w:hint="eastAsia"/>
        </w:rPr>
        <w:t>结论部分：</w:t>
      </w:r>
      <w:r w:rsidR="00C95B51">
        <w:rPr>
          <w:rFonts w:hint="eastAsia"/>
        </w:rPr>
        <w:t>直观来看，如果利用上述算法没有考虑到第一个确定的结点不在确定它的两个点所在的竖直平面内</w:t>
      </w:r>
      <w:r w:rsidR="00915501">
        <w:rPr>
          <w:rFonts w:hint="eastAsia"/>
        </w:rPr>
        <w:t>的情况，我们可以先研究三个原始点只有一个结点的情况。</w:t>
      </w:r>
    </w:p>
    <w:p w14:paraId="707EDD29" w14:textId="10222E3C" w:rsidR="006E7E80" w:rsidRPr="00934CB7" w:rsidRDefault="006E7E80" w:rsidP="006E7E80">
      <w:pPr>
        <w:shd w:val="clear" w:color="auto" w:fill="00FFFF"/>
        <w:ind w:firstLine="640"/>
      </w:pPr>
      <w:r>
        <w:rPr>
          <w:rFonts w:hint="eastAsia"/>
        </w:rPr>
        <w:t>贡献认定</w:t>
      </w:r>
      <w:r>
        <w:rPr>
          <w:rFonts w:hint="eastAsia"/>
        </w:rPr>
        <w:t xml:space="preserve">: </w:t>
      </w:r>
      <w:r>
        <w:rPr>
          <w:rFonts w:hint="eastAsia"/>
        </w:rPr>
        <w:t>由</w:t>
      </w:r>
      <w:r w:rsidR="00915501">
        <w:rPr>
          <w:rFonts w:hint="eastAsia"/>
        </w:rPr>
        <w:t>周海刚</w:t>
      </w:r>
      <w:r>
        <w:rPr>
          <w:rFonts w:hint="eastAsia"/>
        </w:rPr>
        <w:t>提供。</w:t>
      </w:r>
    </w:p>
    <w:p w14:paraId="4F670AC8" w14:textId="012F9FD0" w:rsidR="00BF64FE" w:rsidDel="00B4231C" w:rsidRDefault="006E7E80" w:rsidP="00B4231C">
      <w:pPr>
        <w:ind w:firstLineChars="0" w:firstLine="0"/>
        <w:rPr>
          <w:del w:id="143" w:author="Lee Vastalian" w:date="2019-10-23T22:28:00Z"/>
        </w:rPr>
      </w:pPr>
      <w:r>
        <w:rPr>
          <w:rFonts w:hint="eastAsia"/>
        </w:rPr>
        <w:t>对上面结论的分析或思考部分：</w:t>
      </w:r>
      <w:r w:rsidR="00BF64FE">
        <w:rPr>
          <w:rFonts w:hint="eastAsia"/>
        </w:rPr>
        <w:t>对于最初想法当中这两种想法都有一个缺陷，便是在这两种方案当中都是使用算法</w:t>
      </w:r>
      <w:r w:rsidR="00BF64FE">
        <w:rPr>
          <w:rFonts w:hint="eastAsia"/>
        </w:rPr>
        <w:t>1</w:t>
      </w:r>
      <w:r w:rsidR="00BF64FE">
        <w:rPr>
          <w:rFonts w:hint="eastAsia"/>
        </w:rPr>
        <w:t>得出来的结点，我们由算法</w:t>
      </w:r>
      <w:r w:rsidR="00BF64FE">
        <w:rPr>
          <w:rFonts w:hint="eastAsia"/>
        </w:rPr>
        <w:t>1</w:t>
      </w:r>
      <w:r w:rsidR="00BF64FE">
        <w:rPr>
          <w:rFonts w:hint="eastAsia"/>
        </w:rPr>
        <w:t>的特征可以知道这个结点一定是和“计算出”它的两个点是处于同一个平面上的，但是在我们的想法当中，一直存在一个疑问，对于下图的情况是否可能更加优化？</w:t>
      </w:r>
    </w:p>
    <w:p w14:paraId="1B12A317" w14:textId="0735D5A0" w:rsidR="00B4231C" w:rsidRDefault="00B4231C" w:rsidP="00B4231C">
      <w:pPr>
        <w:ind w:firstLineChars="0" w:firstLine="640"/>
        <w:rPr>
          <w:ins w:id="144" w:author="Lee Vastalian" w:date="2019-10-23T22:28:00Z"/>
        </w:rPr>
      </w:pPr>
    </w:p>
    <w:p w14:paraId="37510935" w14:textId="19AA63A5" w:rsidR="00B4231C" w:rsidRDefault="00B4231C">
      <w:pPr>
        <w:ind w:firstLineChars="0" w:firstLine="640"/>
        <w:rPr>
          <w:ins w:id="145" w:author="Lee Vastalian" w:date="2019-10-23T22:28:00Z"/>
        </w:rPr>
        <w:pPrChange w:id="146" w:author="Lee Vastalian" w:date="2019-10-23T22:28:00Z">
          <w:pPr>
            <w:pStyle w:val="a9"/>
            <w:ind w:left="1429" w:firstLineChars="0" w:firstLine="0"/>
          </w:pPr>
        </w:pPrChange>
      </w:pPr>
      <w:ins w:id="147" w:author="Lee Vastalian" w:date="2019-10-23T22:28:00Z">
        <w:r>
          <w:rPr>
            <w:noProof/>
          </w:rPr>
          <w:drawing>
            <wp:inline distT="0" distB="0" distL="0" distR="0" wp14:anchorId="38BD6DB6" wp14:editId="258CD9D9">
              <wp:extent cx="5274310" cy="3515995"/>
              <wp:effectExtent l="0" t="0" r="2540" b="825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2"/>
                      <a:stretch>
                        <a:fillRect/>
                      </a:stretch>
                    </pic:blipFill>
                    <pic:spPr>
                      <a:xfrm>
                        <a:off x="0" y="0"/>
                        <a:ext cx="5274310" cy="3515995"/>
                      </a:xfrm>
                      <a:prstGeom prst="rect">
                        <a:avLst/>
                      </a:prstGeom>
                    </pic:spPr>
                  </pic:pic>
                </a:graphicData>
              </a:graphic>
            </wp:inline>
          </w:drawing>
        </w:r>
      </w:ins>
    </w:p>
    <w:p w14:paraId="3F158115" w14:textId="6F532D5D" w:rsidR="00BF64FE" w:rsidDel="00B4231C" w:rsidRDefault="00B4231C">
      <w:pPr>
        <w:ind w:firstLineChars="0" w:firstLine="0"/>
        <w:rPr>
          <w:del w:id="148" w:author="Lee Vastalian" w:date="2019-10-23T22:28:00Z"/>
        </w:rPr>
        <w:pPrChange w:id="149" w:author="Lee Vastalian" w:date="2019-10-23T22:28:00Z">
          <w:pPr>
            <w:ind w:firstLineChars="0" w:firstLine="640"/>
          </w:pPr>
        </w:pPrChange>
      </w:pPr>
      <w:ins w:id="150" w:author="Lee Vastalian" w:date="2019-10-23T22:29:00Z">
        <w:r>
          <w:lastRenderedPageBreak/>
          <w:t xml:space="preserve">    </w:t>
        </w:r>
      </w:ins>
      <w:del w:id="151" w:author="Lee Vastalian" w:date="2019-10-23T22:25:00Z">
        <w:r w:rsidR="00BF64FE" w:rsidDel="00B4231C">
          <w:rPr>
            <w:rFonts w:hint="eastAsia"/>
            <w:noProof/>
          </w:rPr>
          <mc:AlternateContent>
            <mc:Choice Requires="wpc">
              <w:drawing>
                <wp:inline distT="0" distB="0" distL="0" distR="0" wp14:anchorId="78A54538" wp14:editId="7A0B535B">
                  <wp:extent cx="5274310" cy="3076575"/>
                  <wp:effectExtent l="0" t="0" r="2540" b="9525"/>
                  <wp:docPr id="913" name="画布 9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c:wpc>
                    </a:graphicData>
                  </a:graphic>
                </wp:inline>
              </w:drawing>
            </mc:Choice>
            <mc:Fallback>
              <w:pict>
                <v:group w14:anchorId="382FAF0B" id="画布 913" o:spid="_x0000_s1026"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">
                  <v:shape id="_x0000_s1027" type="#_x0000_t75" style="position:absolute;width:52743;height:30765;visibility:visible;mso-wrap-style:square" filled="t">
                    <v:fill o:detectmouseclick="t"/>
                    <v:path o:connecttype="none"/>
                  </v:shape>
                  <w10:anchorlock/>
                </v:group>
              </w:pict>
            </mc:Fallback>
          </mc:AlternateContent>
        </w:r>
      </w:del>
    </w:p>
    <w:p w14:paraId="7567EB04" w14:textId="65016293" w:rsidR="009F74B0" w:rsidRDefault="00BF64FE">
      <w:pPr>
        <w:ind w:firstLineChars="0" w:firstLine="0"/>
        <w:pPrChange w:id="152" w:author="Lee Vastalian" w:date="2019-10-23T22:28:00Z">
          <w:pPr>
            <w:ind w:firstLineChars="0" w:firstLine="640"/>
          </w:pPr>
        </w:pPrChange>
      </w:pPr>
      <w:r>
        <w:rPr>
          <w:rFonts w:hint="eastAsia"/>
        </w:rPr>
        <w:t>也就是说，将图中的</w:t>
      </w:r>
      <w:r>
        <w:rPr>
          <w:rFonts w:hint="eastAsia"/>
        </w:rPr>
        <w:t>S</w:t>
      </w:r>
      <w:r>
        <w:rPr>
          <w:rFonts w:hint="eastAsia"/>
        </w:rPr>
        <w:t>从和</w:t>
      </w:r>
      <w:r>
        <w:rPr>
          <w:rFonts w:hint="eastAsia"/>
        </w:rPr>
        <w:t>PQ</w:t>
      </w:r>
      <w:r>
        <w:rPr>
          <w:rFonts w:hint="eastAsia"/>
        </w:rPr>
        <w:t>处于同一个竖直平面的位置靠近，那么</w:t>
      </w:r>
      <w:r>
        <w:rPr>
          <w:rFonts w:hint="eastAsia"/>
        </w:rPr>
        <w:t>ST</w:t>
      </w:r>
      <w:r>
        <w:rPr>
          <w:rFonts w:hint="eastAsia"/>
        </w:rPr>
        <w:t>的长度就会减少，那么总长度会不会因此减少呢？暂时放到猜想里面。</w:t>
      </w:r>
    </w:p>
    <w:p w14:paraId="53878866" w14:textId="46E0843E" w:rsidR="00AE3577" w:rsidRDefault="00B4231C">
      <w:pPr>
        <w:ind w:firstLine="640"/>
        <w:rPr>
          <w:ins w:id="153" w:author="Lee Vastalian" w:date="2019-10-25T19:08:00Z"/>
        </w:rPr>
      </w:pPr>
      <w:ins w:id="154" w:author="Lee Vastalian" w:date="2019-10-23T22:20:00Z">
        <w:r>
          <w:rPr>
            <w:rFonts w:hint="eastAsia"/>
          </w:rPr>
          <w:t>我们考虑图中的情况：我们对于</w:t>
        </w:r>
        <w:r>
          <w:rPr>
            <w:rFonts w:hint="eastAsia"/>
          </w:rPr>
          <w:t>PQ</w:t>
        </w:r>
        <w:r>
          <w:rPr>
            <w:rFonts w:hint="eastAsia"/>
          </w:rPr>
          <w:t>使用了算法一，</w:t>
        </w:r>
      </w:ins>
      <w:ins w:id="155" w:author="Lee Vastalian" w:date="2019-10-23T22:21:00Z">
        <w:r>
          <w:rPr>
            <w:rFonts w:hint="eastAsia"/>
          </w:rPr>
          <w:t>得出了一个结点</w:t>
        </w:r>
        <w:r>
          <w:rPr>
            <w:rFonts w:hint="eastAsia"/>
          </w:rPr>
          <w:t>R</w:t>
        </w:r>
        <w:r>
          <w:rPr>
            <w:rFonts w:hint="eastAsia"/>
          </w:rPr>
          <w:t>，然后对于结点</w:t>
        </w:r>
        <w:r>
          <w:rPr>
            <w:rFonts w:hint="eastAsia"/>
          </w:rPr>
          <w:t>R</w:t>
        </w:r>
        <w:r>
          <w:rPr>
            <w:rFonts w:hint="eastAsia"/>
          </w:rPr>
          <w:t>和</w:t>
        </w:r>
        <w:r>
          <w:rPr>
            <w:rFonts w:hint="eastAsia"/>
          </w:rPr>
          <w:t>T</w:t>
        </w:r>
        <w:r>
          <w:rPr>
            <w:rFonts w:hint="eastAsia"/>
          </w:rPr>
          <w:t>使用了算法一，得到了一个新的结点</w:t>
        </w:r>
      </w:ins>
      <w:ins w:id="156" w:author="Lee Vastalian" w:date="2019-10-23T22:22:00Z">
        <w:r>
          <w:rPr>
            <w:rFonts w:hint="eastAsia"/>
          </w:rPr>
          <w:t>S</w:t>
        </w:r>
        <w:r>
          <w:rPr>
            <w:rFonts w:hint="eastAsia"/>
          </w:rPr>
          <w:t>，我们考虑猜想当中的最初想法：在“大多数情况”下，</w:t>
        </w:r>
        <w:r>
          <w:rPr>
            <w:rFonts w:hint="eastAsia"/>
          </w:rPr>
          <w:t>R</w:t>
        </w:r>
      </w:ins>
      <w:ins w:id="157" w:author="Lee Vastalian" w:date="2019-10-23T22:23:00Z">
        <w:r>
          <w:rPr>
            <w:rFonts w:hint="eastAsia"/>
          </w:rPr>
          <w:t>向</w:t>
        </w:r>
      </w:ins>
      <w:ins w:id="158" w:author="Lee Vastalian" w:date="2019-10-23T22:22:00Z">
        <w:r>
          <w:rPr>
            <w:rFonts w:hint="eastAsia"/>
          </w:rPr>
          <w:t>靠近</w:t>
        </w:r>
        <w:r>
          <w:rPr>
            <w:rFonts w:hint="eastAsia"/>
          </w:rPr>
          <w:t>S</w:t>
        </w:r>
      </w:ins>
      <w:ins w:id="159" w:author="Lee Vastalian" w:date="2019-10-23T22:23:00Z">
        <w:r>
          <w:rPr>
            <w:rFonts w:hint="eastAsia"/>
          </w:rPr>
          <w:t>的方向运动是“好的”</w:t>
        </w:r>
      </w:ins>
      <w:ins w:id="160" w:author="Lee Vastalian" w:date="2019-10-25T15:02:00Z">
        <w:r w:rsidR="00AE3577">
          <w:rPr>
            <w:rFonts w:hint="eastAsia"/>
          </w:rPr>
          <w:t>。事实上，这是由于当我们从</w:t>
        </w:r>
        <w:r w:rsidR="00AE3577">
          <w:rPr>
            <w:rFonts w:hint="eastAsia"/>
          </w:rPr>
          <w:t>R</w:t>
        </w:r>
        <w:r w:rsidR="00AE3577">
          <w:rPr>
            <w:rFonts w:hint="eastAsia"/>
          </w:rPr>
          <w:t>点向</w:t>
        </w:r>
        <w:r w:rsidR="00AE3577">
          <w:rPr>
            <w:rFonts w:hint="eastAsia"/>
          </w:rPr>
          <w:t>PQS</w:t>
        </w:r>
        <w:r w:rsidR="00AE3577">
          <w:rPr>
            <w:rFonts w:hint="eastAsia"/>
          </w:rPr>
          <w:t>这个平面作</w:t>
        </w:r>
      </w:ins>
      <w:ins w:id="161" w:author="Lee Vastalian" w:date="2019-10-25T15:03:00Z">
        <w:r w:rsidR="00AE3577">
          <w:rPr>
            <w:rFonts w:hint="eastAsia"/>
          </w:rPr>
          <w:t>垂线的时候</w:t>
        </w:r>
      </w:ins>
      <w:ins w:id="162" w:author="Lee Vastalian" w:date="2019-10-25T15:04:00Z">
        <w:r w:rsidR="00C61DB3">
          <w:rPr>
            <w:rFonts w:hint="eastAsia"/>
          </w:rPr>
          <w:t>，设垂足为</w:t>
        </w:r>
        <w:r w:rsidR="00C61DB3">
          <w:rPr>
            <w:rFonts w:hint="eastAsia"/>
          </w:rPr>
          <w:t>H</w:t>
        </w:r>
        <w:r w:rsidR="00C61DB3">
          <w:rPr>
            <w:rFonts w:hint="eastAsia"/>
          </w:rPr>
          <w:t>，那么我们由直角三角形的</w:t>
        </w:r>
      </w:ins>
      <w:ins w:id="163" w:author="Lee Vastalian" w:date="2019-10-25T15:05:00Z">
        <w:r w:rsidR="00C61DB3">
          <w:rPr>
            <w:rFonts w:hint="eastAsia"/>
          </w:rPr>
          <w:t>斜边大于直角边可以得到：</w:t>
        </w:r>
      </w:ins>
      <w:ins w:id="164" w:author="Lee Vastalian" w:date="2019-10-25T19:04:00Z">
        <w:r w:rsidR="0010783A">
          <w:rPr>
            <w:rFonts w:hint="eastAsia"/>
          </w:rPr>
          <w:t>PH</w:t>
        </w:r>
        <w:r w:rsidR="0010783A">
          <w:rPr>
            <w:rFonts w:hint="eastAsia"/>
          </w:rPr>
          <w:t>、</w:t>
        </w:r>
        <w:r w:rsidR="0010783A">
          <w:rPr>
            <w:rFonts w:hint="eastAsia"/>
          </w:rPr>
          <w:t>QH</w:t>
        </w:r>
        <w:r w:rsidR="0010783A">
          <w:rPr>
            <w:rFonts w:hint="eastAsia"/>
          </w:rPr>
          <w:t>、</w:t>
        </w:r>
      </w:ins>
      <w:ins w:id="165" w:author="Lee Vastalian" w:date="2019-10-25T19:05:00Z">
        <w:r w:rsidR="0010783A">
          <w:rPr>
            <w:rFonts w:hint="eastAsia"/>
          </w:rPr>
          <w:t>SH</w:t>
        </w:r>
        <w:r w:rsidR="0010783A">
          <w:rPr>
            <w:rFonts w:hint="eastAsia"/>
          </w:rPr>
          <w:t>分别小于</w:t>
        </w:r>
        <w:r w:rsidR="0010783A">
          <w:rPr>
            <w:rFonts w:hint="eastAsia"/>
          </w:rPr>
          <w:t>PR</w:t>
        </w:r>
        <w:r w:rsidR="0010783A">
          <w:rPr>
            <w:rFonts w:hint="eastAsia"/>
          </w:rPr>
          <w:t>、</w:t>
        </w:r>
        <w:r w:rsidR="0010783A">
          <w:rPr>
            <w:rFonts w:hint="eastAsia"/>
          </w:rPr>
          <w:t>QR</w:t>
        </w:r>
        <w:r w:rsidR="0010783A">
          <w:rPr>
            <w:rFonts w:hint="eastAsia"/>
          </w:rPr>
          <w:t>、</w:t>
        </w:r>
        <w:r w:rsidR="0010783A">
          <w:rPr>
            <w:rFonts w:hint="eastAsia"/>
          </w:rPr>
          <w:t>SR</w:t>
        </w:r>
        <w:r w:rsidR="0010783A">
          <w:rPr>
            <w:rFonts w:hint="eastAsia"/>
          </w:rPr>
          <w:t>，那么我们就有</w:t>
        </w:r>
        <w:r w:rsidR="0010783A">
          <w:rPr>
            <w:rFonts w:hint="eastAsia"/>
          </w:rPr>
          <w:t>H</w:t>
        </w:r>
        <w:r w:rsidR="0010783A">
          <w:rPr>
            <w:rFonts w:hint="eastAsia"/>
          </w:rPr>
          <w:t>点比</w:t>
        </w:r>
        <w:r w:rsidR="0010783A">
          <w:rPr>
            <w:rFonts w:hint="eastAsia"/>
          </w:rPr>
          <w:t>R</w:t>
        </w:r>
        <w:r w:rsidR="0010783A">
          <w:rPr>
            <w:rFonts w:hint="eastAsia"/>
          </w:rPr>
          <w:t>点更</w:t>
        </w:r>
      </w:ins>
      <w:ins w:id="166" w:author="Lee Vastalian" w:date="2019-10-25T19:06:00Z">
        <w:r w:rsidR="0010783A">
          <w:rPr>
            <w:rFonts w:hint="eastAsia"/>
          </w:rPr>
          <w:t>为优化；同时我们</w:t>
        </w:r>
      </w:ins>
      <w:ins w:id="167" w:author="Lee Vastalian" w:date="2019-10-25T19:07:00Z">
        <w:r w:rsidR="0010783A">
          <w:rPr>
            <w:rFonts w:hint="eastAsia"/>
          </w:rPr>
          <w:t>由费马点定理从而我们可以知道我们再调整</w:t>
        </w:r>
        <w:r w:rsidR="0010783A">
          <w:rPr>
            <w:rFonts w:hint="eastAsia"/>
          </w:rPr>
          <w:t>H</w:t>
        </w:r>
        <w:r w:rsidR="0010783A">
          <w:rPr>
            <w:rFonts w:hint="eastAsia"/>
          </w:rPr>
          <w:t>的位置直到</w:t>
        </w:r>
        <w:r w:rsidR="0010783A">
          <w:rPr>
            <w:rFonts w:hint="eastAsia"/>
          </w:rPr>
          <w:t>H</w:t>
        </w:r>
        <w:r w:rsidR="0010783A">
          <w:rPr>
            <w:rFonts w:hint="eastAsia"/>
          </w:rPr>
          <w:t>为三角形</w:t>
        </w:r>
        <w:r w:rsidR="0010783A">
          <w:rPr>
            <w:rFonts w:hint="eastAsia"/>
          </w:rPr>
          <w:t>PQS</w:t>
        </w:r>
        <w:r w:rsidR="0010783A">
          <w:rPr>
            <w:rFonts w:hint="eastAsia"/>
          </w:rPr>
          <w:t>的费马点</w:t>
        </w:r>
      </w:ins>
      <w:ins w:id="168" w:author="Lee Vastalian" w:date="2019-10-25T19:08:00Z">
        <w:r w:rsidR="0010783A">
          <w:rPr>
            <w:rFonts w:hint="eastAsia"/>
          </w:rPr>
          <w:t>——也就是说</w:t>
        </w:r>
        <w:r w:rsidR="0010783A">
          <w:rPr>
            <w:rFonts w:hint="eastAsia"/>
          </w:rPr>
          <w:t>R</w:t>
        </w:r>
        <w:r w:rsidR="0010783A">
          <w:rPr>
            <w:rFonts w:hint="eastAsia"/>
          </w:rPr>
          <w:t>如果是最优的，那么它“应该”满足以下条件：</w:t>
        </w:r>
      </w:ins>
    </w:p>
    <w:p w14:paraId="34817B19" w14:textId="3D84D525" w:rsidR="0010783A" w:rsidRDefault="0010783A" w:rsidP="0010783A">
      <w:pPr>
        <w:pStyle w:val="a9"/>
        <w:numPr>
          <w:ilvl w:val="0"/>
          <w:numId w:val="14"/>
        </w:numPr>
        <w:ind w:firstLineChars="0"/>
        <w:rPr>
          <w:ins w:id="169" w:author="Lee Vastalian" w:date="2019-10-25T19:09:00Z"/>
        </w:rPr>
        <w:pPrChange w:id="170" w:author="Lee Vastalian" w:date="2019-10-25T19:09:00Z">
          <w:pPr>
            <w:ind w:firstLine="640"/>
          </w:pPr>
        </w:pPrChange>
      </w:pPr>
      <w:ins w:id="171" w:author="Lee Vastalian" w:date="2019-10-25T19:08:00Z">
        <w:r>
          <w:rPr>
            <w:rFonts w:hint="eastAsia"/>
          </w:rPr>
          <w:t>R</w:t>
        </w:r>
      </w:ins>
      <w:ins w:id="172" w:author="Lee Vastalian" w:date="2019-10-25T19:09:00Z">
        <w:r>
          <w:rPr>
            <w:rFonts w:hint="eastAsia"/>
          </w:rPr>
          <w:t>在平面</w:t>
        </w:r>
        <w:r>
          <w:rPr>
            <w:rFonts w:hint="eastAsia"/>
          </w:rPr>
          <w:t>PQS</w:t>
        </w:r>
        <w:r>
          <w:rPr>
            <w:rFonts w:hint="eastAsia"/>
          </w:rPr>
          <w:t>上并且</w:t>
        </w:r>
        <w:r>
          <w:rPr>
            <w:rFonts w:hint="eastAsia"/>
          </w:rPr>
          <w:t>R</w:t>
        </w:r>
        <w:r>
          <w:rPr>
            <w:rFonts w:hint="eastAsia"/>
          </w:rPr>
          <w:t>点为三角形</w:t>
        </w:r>
        <w:r>
          <w:rPr>
            <w:rFonts w:hint="eastAsia"/>
          </w:rPr>
          <w:t>PQS</w:t>
        </w:r>
        <w:r>
          <w:rPr>
            <w:rFonts w:hint="eastAsia"/>
          </w:rPr>
          <w:t>的费马点</w:t>
        </w:r>
      </w:ins>
    </w:p>
    <w:p w14:paraId="6D6079EE" w14:textId="2754521B" w:rsidR="0010783A" w:rsidRDefault="0010783A" w:rsidP="0010783A">
      <w:pPr>
        <w:pStyle w:val="a9"/>
        <w:numPr>
          <w:ilvl w:val="0"/>
          <w:numId w:val="14"/>
        </w:numPr>
        <w:ind w:firstLineChars="0"/>
        <w:rPr>
          <w:ins w:id="173" w:author="Lee Vastalian" w:date="2019-10-25T19:12:00Z"/>
        </w:rPr>
      </w:pPr>
      <w:ins w:id="174" w:author="Lee Vastalian" w:date="2019-10-25T19:09:00Z">
        <w:r>
          <w:rPr>
            <w:rFonts w:hint="eastAsia"/>
          </w:rPr>
          <w:t>S</w:t>
        </w:r>
        <w:r>
          <w:rPr>
            <w:rFonts w:hint="eastAsia"/>
          </w:rPr>
          <w:t>是</w:t>
        </w:r>
        <w:r>
          <w:rPr>
            <w:rFonts w:hint="eastAsia"/>
          </w:rPr>
          <w:t>RT</w:t>
        </w:r>
        <w:r>
          <w:rPr>
            <w:rFonts w:hint="eastAsia"/>
          </w:rPr>
          <w:t>两个点运用</w:t>
        </w:r>
      </w:ins>
      <w:ins w:id="175" w:author="Lee Vastalian" w:date="2019-10-25T19:11:00Z">
        <w:r>
          <w:rPr>
            <w:rFonts w:hint="eastAsia"/>
          </w:rPr>
          <w:t>算法一得出来的结点</w:t>
        </w:r>
      </w:ins>
    </w:p>
    <w:p w14:paraId="68DEA288" w14:textId="7D633571" w:rsidR="0010783A" w:rsidRDefault="0010783A" w:rsidP="0010783A">
      <w:pPr>
        <w:ind w:firstLineChars="0"/>
        <w:rPr>
          <w:ins w:id="176" w:author="Lee Vastalian" w:date="2019-10-25T19:15:00Z"/>
        </w:rPr>
      </w:pPr>
      <w:ins w:id="177" w:author="Lee Vastalian" w:date="2019-10-25T19:12:00Z">
        <w:r>
          <w:rPr>
            <w:rFonts w:hint="eastAsia"/>
          </w:rPr>
          <w:t>前文当中我们给“应该”打了引号是因为我们有角度的限制，而</w:t>
        </w:r>
      </w:ins>
      <w:ins w:id="178" w:author="Lee Vastalian" w:date="2019-10-25T19:13:00Z">
        <w:r>
          <w:rPr>
            <w:rFonts w:hint="eastAsia"/>
          </w:rPr>
          <w:t>平面上的这个费马点</w:t>
        </w:r>
        <w:r>
          <w:rPr>
            <w:rFonts w:hint="eastAsia"/>
          </w:rPr>
          <w:t>R</w:t>
        </w:r>
        <w:r>
          <w:rPr>
            <w:rFonts w:hint="eastAsia"/>
          </w:rPr>
          <w:t>并不一定</w:t>
        </w:r>
      </w:ins>
      <w:ins w:id="179" w:author="Lee Vastalian" w:date="2019-10-25T19:14:00Z">
        <w:r>
          <w:rPr>
            <w:rFonts w:hint="eastAsia"/>
          </w:rPr>
          <w:t>能够满足和</w:t>
        </w:r>
        <w:r>
          <w:rPr>
            <w:rFonts w:hint="eastAsia"/>
          </w:rPr>
          <w:t>P</w:t>
        </w:r>
        <w:r>
          <w:rPr>
            <w:rFonts w:hint="eastAsia"/>
          </w:rPr>
          <w:t>，</w:t>
        </w:r>
        <w:r>
          <w:rPr>
            <w:rFonts w:hint="eastAsia"/>
          </w:rPr>
          <w:t>Q</w:t>
        </w:r>
        <w:r>
          <w:rPr>
            <w:rFonts w:hint="eastAsia"/>
          </w:rPr>
          <w:t>两点的连线形成支撑线段</w:t>
        </w:r>
        <w:r w:rsidR="003A3DBB">
          <w:rPr>
            <w:rFonts w:hint="eastAsia"/>
          </w:rPr>
          <w:t>，但是我们还是先研究</w:t>
        </w:r>
      </w:ins>
      <w:ins w:id="180" w:author="Lee Vastalian" w:date="2019-10-25T19:15:00Z">
        <w:r w:rsidR="003A3DBB">
          <w:rPr>
            <w:rFonts w:hint="eastAsia"/>
          </w:rPr>
          <w:t>上文中简单的情况：</w:t>
        </w:r>
      </w:ins>
    </w:p>
    <w:p w14:paraId="62061E32" w14:textId="60CB0D58" w:rsidR="003A3DBB" w:rsidRDefault="003A3DBB" w:rsidP="0010783A">
      <w:pPr>
        <w:ind w:firstLineChars="0"/>
        <w:rPr>
          <w:rFonts w:hint="eastAsia"/>
        </w:rPr>
        <w:pPrChange w:id="181" w:author="Lee Vastalian" w:date="2019-10-25T19:12:00Z">
          <w:pPr>
            <w:ind w:firstLine="640"/>
          </w:pPr>
        </w:pPrChange>
      </w:pPr>
      <w:ins w:id="182" w:author="Lee Vastalian" w:date="2019-10-25T19:15:00Z">
        <w:r>
          <w:rPr>
            <w:rFonts w:hint="eastAsia"/>
          </w:rPr>
          <w:t>还是从简单情况入手，我们考虑在算法一当中，所得到的结点和产生它的两个点的连线的夹角在“大部分情况下”</w:t>
        </w:r>
      </w:ins>
      <w:ins w:id="183" w:author="Lee Vastalian" w:date="2019-10-25T19:16:00Z">
        <w:r>
          <w:rPr>
            <w:rFonts w:hint="eastAsia"/>
          </w:rPr>
          <w:t>都是</w:t>
        </w:r>
        <w:r>
          <w:rPr>
            <w:rFonts w:hint="eastAsia"/>
          </w:rPr>
          <w:t>120</w:t>
        </w:r>
        <w:r>
          <w:rPr>
            <w:rFonts w:hint="eastAsia"/>
          </w:rPr>
          <w:t>°，而在其他情况下</w:t>
        </w:r>
      </w:ins>
      <w:ins w:id="184" w:author="Lee Vastalian" w:date="2019-10-25T19:17:00Z">
        <w:r>
          <w:rPr>
            <w:rFonts w:hint="eastAsia"/>
          </w:rPr>
          <w:t>情况显得比较好研究（这是因为我们注意到在其他情况下，情况是</w:t>
        </w:r>
      </w:ins>
      <w:ins w:id="185" w:author="Lee Vastalian" w:date="2019-10-25T19:18:00Z">
        <w:r>
          <w:rPr>
            <w:rFonts w:hint="eastAsia"/>
          </w:rPr>
          <w:t>产生的结点在地面上或者是</w:t>
        </w:r>
      </w:ins>
      <w:ins w:id="186" w:author="Lee Vastalian" w:date="2019-10-25T19:45:00Z">
        <w:r w:rsidR="00CC737D">
          <w:rPr>
            <w:rFonts w:hint="eastAsia"/>
          </w:rPr>
          <w:t>较</w:t>
        </w:r>
        <w:r w:rsidR="00CC737D">
          <w:rPr>
            <w:rFonts w:hint="eastAsia"/>
          </w:rPr>
          <w:lastRenderedPageBreak/>
          <w:t>低的那个原始点</w:t>
        </w:r>
        <w:r w:rsidR="00CC2F63">
          <w:rPr>
            <w:rFonts w:hint="eastAsia"/>
          </w:rPr>
          <w:t>，这些都是可以进行讨论的</w:t>
        </w:r>
      </w:ins>
      <w:ins w:id="187" w:author="Lee Vastalian" w:date="2019-10-25T19:17:00Z">
        <w:r>
          <w:rPr>
            <w:rFonts w:hint="eastAsia"/>
          </w:rPr>
          <w:t>）</w:t>
        </w:r>
      </w:ins>
      <w:ins w:id="188" w:author="Lee Vastalian" w:date="2019-10-25T19:47:00Z">
        <w:r w:rsidR="00CC2F63">
          <w:rPr>
            <w:rFonts w:hint="eastAsia"/>
          </w:rPr>
          <w:t>，</w:t>
        </w:r>
      </w:ins>
      <w:ins w:id="189" w:author="Lee Vastalian" w:date="2019-10-25T19:48:00Z">
        <w:r w:rsidR="00CC2F63">
          <w:rPr>
            <w:rFonts w:hint="eastAsia"/>
          </w:rPr>
          <w:t>下面我们对于同时满足上述</w:t>
        </w:r>
        <w:r w:rsidR="00CC2F63">
          <w:rPr>
            <w:rFonts w:hint="eastAsia"/>
          </w:rPr>
          <w:t>1</w:t>
        </w:r>
        <w:r w:rsidR="00CC2F63">
          <w:rPr>
            <w:rFonts w:hint="eastAsia"/>
          </w:rPr>
          <w:t>）</w:t>
        </w:r>
        <w:r w:rsidR="00CC2F63">
          <w:rPr>
            <w:rFonts w:hint="eastAsia"/>
          </w:rPr>
          <w:t>&amp;2</w:t>
        </w:r>
        <w:r w:rsidR="00CC2F63">
          <w:rPr>
            <w:rFonts w:hint="eastAsia"/>
          </w:rPr>
          <w:t>）以及使用算法一的时候取到夹角为</w:t>
        </w:r>
        <w:r w:rsidR="00CC2F63">
          <w:rPr>
            <w:rFonts w:hint="eastAsia"/>
          </w:rPr>
          <w:t>120</w:t>
        </w:r>
        <w:r w:rsidR="00CC2F63">
          <w:rPr>
            <w:rFonts w:hint="eastAsia"/>
          </w:rPr>
          <w:t>°的情况进行讨论，看是否</w:t>
        </w:r>
      </w:ins>
      <w:ins w:id="190" w:author="Lee Vastalian" w:date="2019-10-25T19:49:00Z">
        <w:r w:rsidR="00CC2F63">
          <w:rPr>
            <w:rFonts w:hint="eastAsia"/>
          </w:rPr>
          <w:t>能够求出</w:t>
        </w:r>
        <w:r w:rsidR="00CC2F63">
          <w:rPr>
            <w:rFonts w:hint="eastAsia"/>
          </w:rPr>
          <w:t>R</w:t>
        </w:r>
        <w:r w:rsidR="00CC2F63">
          <w:rPr>
            <w:rFonts w:hint="eastAsia"/>
          </w:rPr>
          <w:t>，</w:t>
        </w:r>
        <w:r w:rsidR="00CC2F63">
          <w:rPr>
            <w:rFonts w:hint="eastAsia"/>
          </w:rPr>
          <w:t>S</w:t>
        </w:r>
        <w:r w:rsidR="00CC2F63">
          <w:rPr>
            <w:rFonts w:hint="eastAsia"/>
          </w:rPr>
          <w:t>两个点的显性表达式：</w:t>
        </w:r>
      </w:ins>
    </w:p>
    <w:p w14:paraId="554EF4C1" w14:textId="0171AFD2" w:rsidR="00367EB2" w:rsidRDefault="006E7E80" w:rsidP="00367EB2">
      <w:pPr>
        <w:shd w:val="clear" w:color="auto" w:fill="00FFFF"/>
        <w:ind w:firstLine="640"/>
      </w:pPr>
      <w:r>
        <w:rPr>
          <w:rFonts w:hint="eastAsia"/>
        </w:rPr>
        <w:t>贡献认定</w:t>
      </w:r>
      <w:r>
        <w:rPr>
          <w:rFonts w:hint="eastAsia"/>
        </w:rPr>
        <w:t xml:space="preserve">: </w:t>
      </w:r>
      <w:r>
        <w:rPr>
          <w:rFonts w:hint="eastAsia"/>
        </w:rPr>
        <w:t>由</w:t>
      </w:r>
      <w:r w:rsidR="00BF64FE">
        <w:rPr>
          <w:rFonts w:hint="eastAsia"/>
        </w:rPr>
        <w:t>周海刚</w:t>
      </w:r>
      <w:r>
        <w:rPr>
          <w:rFonts w:hint="eastAsia"/>
        </w:rPr>
        <w:t>提供。</w:t>
      </w:r>
    </w:p>
    <w:p w14:paraId="395F823E" w14:textId="77777777" w:rsidR="00D60015" w:rsidRDefault="00367EB2" w:rsidP="00D60015">
      <w:pPr>
        <w:pStyle w:val="2"/>
        <w:ind w:left="640" w:hanging="640"/>
        <w:rPr>
          <w:rFonts w:asciiTheme="minorEastAsia" w:eastAsiaTheme="minorEastAsia" w:hAnsiTheme="minorEastAsia"/>
          <w:b w:val="0"/>
          <w:bCs w:val="0"/>
        </w:rPr>
      </w:pPr>
      <w:r>
        <w:rPr>
          <w:rFonts w:asciiTheme="minorEastAsia" w:eastAsiaTheme="minorEastAsia" w:hAnsiTheme="minorEastAsia" w:hint="eastAsia"/>
          <w:b w:val="0"/>
          <w:bCs w:val="0"/>
        </w:rPr>
        <w:t>联系方式</w:t>
      </w:r>
      <w:r w:rsidR="00D60015">
        <w:rPr>
          <w:rFonts w:asciiTheme="minorEastAsia" w:eastAsiaTheme="minorEastAsia" w:hAnsiTheme="minorEastAsia" w:hint="eastAsia"/>
          <w:b w:val="0"/>
          <w:bCs w:val="0"/>
        </w:rPr>
        <w:t>：</w:t>
      </w:r>
    </w:p>
    <w:p w14:paraId="69A21BEC" w14:textId="20144DCE" w:rsidR="00D60015" w:rsidRPr="00D60015" w:rsidRDefault="00D60015" w:rsidP="00D60015">
      <w:pPr>
        <w:pStyle w:val="2"/>
        <w:numPr>
          <w:ilvl w:val="0"/>
          <w:numId w:val="0"/>
        </w:numPr>
        <w:ind w:firstLineChars="200" w:firstLine="640"/>
        <w:jc w:val="left"/>
        <w:rPr>
          <w:rFonts w:asciiTheme="minorEastAsia" w:eastAsiaTheme="minorEastAsia" w:hAnsiTheme="minorEastAsia"/>
          <w:b w:val="0"/>
          <w:bCs w:val="0"/>
        </w:rPr>
      </w:pPr>
      <w:r w:rsidRPr="00D60015">
        <w:rPr>
          <w:rFonts w:asciiTheme="minorEastAsia" w:eastAsiaTheme="minorEastAsia" w:hAnsiTheme="minorEastAsia" w:hint="eastAsia"/>
          <w:b w:val="0"/>
          <w:bCs w:val="0"/>
        </w:rPr>
        <w:t>姓名:周海刚</w:t>
      </w:r>
    </w:p>
    <w:p w14:paraId="0B1612F1" w14:textId="19B38823" w:rsidR="00D60015" w:rsidRDefault="00D60015" w:rsidP="00D60015">
      <w:pPr>
        <w:ind w:firstLine="640"/>
      </w:pPr>
      <w:r>
        <w:rPr>
          <w:rFonts w:hint="eastAsia"/>
        </w:rPr>
        <w:t>班级</w:t>
      </w:r>
      <w:r>
        <w:rPr>
          <w:rFonts w:hint="eastAsia"/>
        </w:rPr>
        <w:t xml:space="preserve">: </w:t>
      </w:r>
      <w:r>
        <w:rPr>
          <w:rFonts w:hint="eastAsia"/>
        </w:rPr>
        <w:t>数</w:t>
      </w:r>
      <w:r>
        <w:rPr>
          <w:rFonts w:hint="eastAsia"/>
        </w:rPr>
        <w:t>93</w:t>
      </w:r>
    </w:p>
    <w:p w14:paraId="68E151BC" w14:textId="77777777" w:rsidR="00D60015" w:rsidRDefault="00D60015" w:rsidP="00D60015">
      <w:pPr>
        <w:ind w:firstLine="640"/>
      </w:pPr>
      <w:r>
        <w:t>电话</w:t>
      </w:r>
      <w:r>
        <w:rPr>
          <w:rFonts w:hint="eastAsia"/>
        </w:rPr>
        <w:t>: 13974948791</w:t>
      </w:r>
    </w:p>
    <w:p w14:paraId="27097D41" w14:textId="77777777" w:rsidR="00D60015" w:rsidRDefault="00D60015" w:rsidP="00D60015">
      <w:pPr>
        <w:ind w:firstLine="640"/>
      </w:pPr>
      <w:r>
        <w:t xml:space="preserve">Email: </w:t>
      </w:r>
      <w:r>
        <w:rPr>
          <w:rFonts w:hint="eastAsia"/>
        </w:rPr>
        <w:t>zhouhg1</w:t>
      </w:r>
      <w:r>
        <w:t>9@mails.tsinghua.edu.cn</w:t>
      </w:r>
    </w:p>
    <w:p w14:paraId="3216E5EE" w14:textId="77777777" w:rsidR="00D60015" w:rsidRDefault="00D60015" w:rsidP="00D60015">
      <w:pPr>
        <w:ind w:firstLine="640"/>
      </w:pPr>
    </w:p>
    <w:p w14:paraId="6D4F2A60" w14:textId="77777777" w:rsidR="00D60015" w:rsidRPr="00D60015" w:rsidRDefault="00D60015" w:rsidP="00D60015">
      <w:pPr>
        <w:ind w:firstLine="640"/>
      </w:pPr>
    </w:p>
    <w:p w14:paraId="54E67B08" w14:textId="77777777" w:rsidR="00B87280" w:rsidRPr="009B0D1C" w:rsidRDefault="00B87280" w:rsidP="00C65507">
      <w:pPr>
        <w:ind w:firstLine="640"/>
      </w:pPr>
    </w:p>
    <w:p w14:paraId="53671B5B" w14:textId="1D4C720A" w:rsidR="002D5100" w:rsidRDefault="005905E8" w:rsidP="002D5100">
      <w:pPr>
        <w:pStyle w:val="2"/>
        <w:ind w:left="640" w:hanging="640"/>
      </w:pPr>
      <w:r>
        <w:rPr>
          <w:rFonts w:hint="eastAsia"/>
        </w:rPr>
        <w:t>参考文献</w:t>
      </w:r>
    </w:p>
    <w:p w14:paraId="18D3AA40" w14:textId="510F3128" w:rsidR="000D5D4D" w:rsidRDefault="003A3DBB" w:rsidP="003A3DBB">
      <w:pPr>
        <w:pStyle w:val="2"/>
        <w:rPr>
          <w:ins w:id="191" w:author="Lee Vastalian" w:date="2019-10-25T19:20:00Z"/>
        </w:rPr>
      </w:pPr>
      <w:ins w:id="192" w:author="Lee Vastalian" w:date="2019-10-25T19:19:00Z">
        <w:r>
          <w:rPr>
            <w:rFonts w:hint="eastAsia"/>
          </w:rPr>
          <w:t>总结与感想</w:t>
        </w:r>
      </w:ins>
    </w:p>
    <w:p w14:paraId="4EDDA61E" w14:textId="235EC778" w:rsidR="003A3DBB" w:rsidRDefault="003A3DBB" w:rsidP="003A3DBB">
      <w:pPr>
        <w:pStyle w:val="3"/>
        <w:rPr>
          <w:ins w:id="193" w:author="Lee Vastalian" w:date="2019-10-25T19:49:00Z"/>
        </w:rPr>
      </w:pPr>
      <w:ins w:id="194" w:author="Lee Vastalian" w:date="2019-10-25T19:20:00Z">
        <w:r>
          <w:rPr>
            <w:rFonts w:hint="eastAsia"/>
          </w:rPr>
          <w:t>回顾：</w:t>
        </w:r>
      </w:ins>
    </w:p>
    <w:p w14:paraId="061702B1" w14:textId="6FBB9552" w:rsidR="00CC2F63" w:rsidRDefault="00CC2F63" w:rsidP="00CC2F63">
      <w:pPr>
        <w:ind w:firstLine="640"/>
        <w:rPr>
          <w:ins w:id="195" w:author="Lee Vastalian" w:date="2019-10-25T19:56:00Z"/>
        </w:rPr>
      </w:pPr>
      <w:ins w:id="196" w:author="Lee Vastalian" w:date="2019-10-25T19:49:00Z">
        <w:r>
          <w:rPr>
            <w:rFonts w:hint="eastAsia"/>
          </w:rPr>
          <w:t>在这次新生研讨课当中我选择了“最短支撑路径”</w:t>
        </w:r>
      </w:ins>
      <w:ins w:id="197" w:author="Lee Vastalian" w:date="2019-10-25T19:50:00Z">
        <w:r>
          <w:rPr>
            <w:rFonts w:hint="eastAsia"/>
          </w:rPr>
          <w:t>问题，首先是因为对于三个选题当中的最长</w:t>
        </w:r>
      </w:ins>
      <w:ins w:id="198" w:author="Lee Vastalian" w:date="2019-10-25T19:51:00Z">
        <w:r>
          <w:rPr>
            <w:rFonts w:hint="eastAsia"/>
          </w:rPr>
          <w:t>公共</w:t>
        </w:r>
      </w:ins>
      <w:ins w:id="199" w:author="Lee Vastalian" w:date="2019-10-25T19:50:00Z">
        <w:r>
          <w:rPr>
            <w:rFonts w:hint="eastAsia"/>
          </w:rPr>
          <w:t>有序字符串</w:t>
        </w:r>
      </w:ins>
      <w:ins w:id="200" w:author="Lee Vastalian" w:date="2019-10-25T19:51:00Z">
        <w:r>
          <w:rPr>
            <w:rFonts w:hint="eastAsia"/>
          </w:rPr>
          <w:t>的问题没有相关的了解和背景知识，所以觉得比较难然后没有选择；然后对于服装排料的问题觉得问题比较复杂，思索了一下觉得没有什么思路</w:t>
        </w:r>
      </w:ins>
      <w:ins w:id="201" w:author="Lee Vastalian" w:date="2019-10-25T19:54:00Z">
        <w:r>
          <w:rPr>
            <w:rFonts w:hint="eastAsia"/>
          </w:rPr>
          <w:t>（服装布料的大小变量太多，不管是长宽或者是倾斜放置的角度），所以也没有选择，加上当时没有</w:t>
        </w:r>
      </w:ins>
      <w:ins w:id="202" w:author="Lee Vastalian" w:date="2019-10-25T19:55:00Z">
        <w:r>
          <w:rPr>
            <w:rFonts w:hint="eastAsia"/>
          </w:rPr>
          <w:lastRenderedPageBreak/>
          <w:t>了解什么和算法有关的问题所以就选择了看起来和数学比较有关系的最短支撑路的问题</w:t>
        </w:r>
      </w:ins>
      <w:ins w:id="203" w:author="Lee Vastalian" w:date="2019-10-25T19:56:00Z">
        <w:r w:rsidR="000A6E70">
          <w:rPr>
            <w:rFonts w:hint="eastAsia"/>
          </w:rPr>
          <w:t>。</w:t>
        </w:r>
      </w:ins>
    </w:p>
    <w:p w14:paraId="0A5C54E4" w14:textId="379AE5B6" w:rsidR="000A6E70" w:rsidRDefault="000A6E70" w:rsidP="00CC2F63">
      <w:pPr>
        <w:ind w:firstLine="640"/>
        <w:rPr>
          <w:ins w:id="204" w:author="Lee Vastalian" w:date="2019-10-25T20:05:00Z"/>
        </w:rPr>
      </w:pPr>
      <w:ins w:id="205" w:author="Lee Vastalian" w:date="2019-10-25T19:56:00Z">
        <w:r>
          <w:rPr>
            <w:rFonts w:hint="eastAsia"/>
          </w:rPr>
          <w:t>拿到这个问题的时候首先查询了一下有关的文献，首先便确定了一个错误的方向（也就是</w:t>
        </w:r>
      </w:ins>
      <w:ins w:id="206" w:author="Lee Vastalian" w:date="2019-10-25T19:57:00Z">
        <w:r>
          <w:rPr>
            <w:rFonts w:hint="eastAsia"/>
          </w:rPr>
          <w:t>n=3</w:t>
        </w:r>
        <w:r>
          <w:rPr>
            <w:rFonts w:hint="eastAsia"/>
          </w:rPr>
          <w:t>的时候的第二种选取结点的方法，有他的合理之处但是并不是</w:t>
        </w:r>
        <w:r>
          <w:rPr>
            <w:rFonts w:hint="eastAsia"/>
          </w:rPr>
          <w:t>n=2</w:t>
        </w:r>
        <w:r>
          <w:rPr>
            <w:rFonts w:hint="eastAsia"/>
          </w:rPr>
          <w:t>的情况时最优的情况</w:t>
        </w:r>
      </w:ins>
      <w:ins w:id="207" w:author="Lee Vastalian" w:date="2019-10-25T19:56:00Z">
        <w:r>
          <w:rPr>
            <w:rFonts w:hint="eastAsia"/>
          </w:rPr>
          <w:t>）</w:t>
        </w:r>
      </w:ins>
      <w:ins w:id="208" w:author="Lee Vastalian" w:date="2019-10-25T19:59:00Z">
        <w:r>
          <w:rPr>
            <w:rFonts w:hint="eastAsia"/>
          </w:rPr>
          <w:t>，所以第一周基本上时间就被浪费了</w:t>
        </w:r>
      </w:ins>
      <w:ins w:id="209" w:author="Lee Vastalian" w:date="2019-10-25T20:00:00Z">
        <w:r>
          <w:rPr>
            <w:rFonts w:hint="eastAsia"/>
          </w:rPr>
          <w:t>。这件事告诉我们两个道理：一个是只有真正将每个命题写出来的</w:t>
        </w:r>
      </w:ins>
      <w:ins w:id="210" w:author="Lee Vastalian" w:date="2019-10-25T20:03:00Z">
        <w:r>
          <w:rPr>
            <w:rFonts w:hint="eastAsia"/>
          </w:rPr>
          <w:t>时候才能发现自己想法的错误之处；</w:t>
        </w:r>
      </w:ins>
      <w:ins w:id="211" w:author="Lee Vastalian" w:date="2019-10-25T20:04:00Z">
        <w:r>
          <w:rPr>
            <w:rFonts w:hint="eastAsia"/>
          </w:rPr>
          <w:t>二是不要随便相信文献中的结论，特别是这种实际而又比较冷门的问题</w:t>
        </w:r>
      </w:ins>
      <w:ins w:id="212" w:author="Lee Vastalian" w:date="2019-10-25T20:05:00Z">
        <w:r>
          <w:rPr>
            <w:rFonts w:hint="eastAsia"/>
          </w:rPr>
          <w:t>。</w:t>
        </w:r>
      </w:ins>
    </w:p>
    <w:p w14:paraId="434DA7EA" w14:textId="3F4F7AB9" w:rsidR="000A6E70" w:rsidRDefault="000A6E70" w:rsidP="000A6E70">
      <w:pPr>
        <w:ind w:firstLine="640"/>
        <w:rPr>
          <w:ins w:id="213" w:author="Lee Vastalian" w:date="2019-10-25T20:10:00Z"/>
        </w:rPr>
      </w:pPr>
      <w:ins w:id="214" w:author="Lee Vastalian" w:date="2019-10-25T20:05:00Z">
        <w:r>
          <w:rPr>
            <w:rFonts w:hint="eastAsia"/>
          </w:rPr>
          <w:t>然后就花了一周的时间写完了基础的</w:t>
        </w:r>
        <w:r>
          <w:rPr>
            <w:rFonts w:hint="eastAsia"/>
          </w:rPr>
          <w:t>n=2</w:t>
        </w:r>
        <w:r>
          <w:rPr>
            <w:rFonts w:hint="eastAsia"/>
          </w:rPr>
          <w:t>的情况的大部分内容，然后发现</w:t>
        </w:r>
      </w:ins>
      <w:ins w:id="215" w:author="Lee Vastalian" w:date="2019-10-25T20:06:00Z">
        <w:r>
          <w:rPr>
            <w:rFonts w:hint="eastAsia"/>
          </w:rPr>
          <w:t>很多结论还存在不严谨的证明</w:t>
        </w:r>
      </w:ins>
      <w:ins w:id="216" w:author="Lee Vastalian" w:date="2019-10-25T20:09:00Z">
        <w:r>
          <w:rPr>
            <w:rFonts w:hint="eastAsia"/>
          </w:rPr>
          <w:t>，然后花了一周来补各种证明，然后基本上处于“发现</w:t>
        </w:r>
        <w:r>
          <w:rPr>
            <w:rFonts w:hint="eastAsia"/>
          </w:rPr>
          <w:t>trivial</w:t>
        </w:r>
        <w:r>
          <w:rPr>
            <w:rFonts w:hint="eastAsia"/>
          </w:rPr>
          <w:t>的结论，然后</w:t>
        </w:r>
      </w:ins>
      <w:ins w:id="217" w:author="Lee Vastalian" w:date="2019-10-25T20:10:00Z">
        <w:r>
          <w:rPr>
            <w:rFonts w:hint="eastAsia"/>
          </w:rPr>
          <w:t>花好久证明</w:t>
        </w:r>
      </w:ins>
      <w:ins w:id="218" w:author="Lee Vastalian" w:date="2019-10-25T20:09:00Z">
        <w:r>
          <w:rPr>
            <w:rFonts w:hint="eastAsia"/>
          </w:rPr>
          <w:t>”</w:t>
        </w:r>
      </w:ins>
      <w:ins w:id="219" w:author="Lee Vastalian" w:date="2019-10-25T20:10:00Z">
        <w:r>
          <w:rPr>
            <w:rFonts w:hint="eastAsia"/>
          </w:rPr>
          <w:t>的状态</w:t>
        </w:r>
        <w:r w:rsidR="00872384">
          <w:rPr>
            <w:rFonts w:hint="eastAsia"/>
          </w:rPr>
          <w:t>。</w:t>
        </w:r>
      </w:ins>
    </w:p>
    <w:p w14:paraId="6723D5FC" w14:textId="341D3945" w:rsidR="00872384" w:rsidRDefault="00872384" w:rsidP="000A6E70">
      <w:pPr>
        <w:ind w:firstLine="640"/>
        <w:rPr>
          <w:ins w:id="220" w:author="Lee Vastalian" w:date="2019-10-25T20:12:00Z"/>
        </w:rPr>
      </w:pPr>
      <w:ins w:id="221" w:author="Lee Vastalian" w:date="2019-10-25T20:10:00Z">
        <w:r>
          <w:rPr>
            <w:rFonts w:hint="eastAsia"/>
          </w:rPr>
          <w:t>再下一周就开始研究</w:t>
        </w:r>
        <w:r>
          <w:rPr>
            <w:rFonts w:hint="eastAsia"/>
          </w:rPr>
          <w:t>n=3</w:t>
        </w:r>
        <w:r>
          <w:rPr>
            <w:rFonts w:hint="eastAsia"/>
          </w:rPr>
          <w:t>的情况，然后发现其实之前提到的文章中的选取结点的方法也是有道理的，把它添加到了</w:t>
        </w:r>
      </w:ins>
      <w:ins w:id="222" w:author="Lee Vastalian" w:date="2019-10-25T20:12:00Z">
        <w:r>
          <w:rPr>
            <w:rFonts w:hint="eastAsia"/>
          </w:rPr>
          <w:t>备选方案当中。</w:t>
        </w:r>
      </w:ins>
    </w:p>
    <w:p w14:paraId="0D5A678E" w14:textId="46C4C2D4" w:rsidR="00872384" w:rsidRPr="00CC2F63" w:rsidRDefault="00872384" w:rsidP="0049685D">
      <w:pPr>
        <w:ind w:firstLine="640"/>
        <w:rPr>
          <w:ins w:id="223" w:author="Lee Vastalian" w:date="2019-10-25T19:20:00Z"/>
          <w:rFonts w:hint="eastAsia"/>
          <w:rPrChange w:id="224" w:author="Lee Vastalian" w:date="2019-10-25T19:49:00Z">
            <w:rPr>
              <w:ins w:id="225" w:author="Lee Vastalian" w:date="2019-10-25T19:20:00Z"/>
            </w:rPr>
          </w:rPrChange>
        </w:rPr>
        <w:pPrChange w:id="226" w:author="Lee Vastalian" w:date="2019-10-25T20:20:00Z">
          <w:pPr>
            <w:pStyle w:val="3"/>
          </w:pPr>
        </w:pPrChange>
      </w:pPr>
      <w:ins w:id="227" w:author="Lee Vastalian" w:date="2019-10-25T20:12:00Z">
        <w:r>
          <w:rPr>
            <w:rFonts w:hint="eastAsia"/>
          </w:rPr>
          <w:t>再下一周主要在忙</w:t>
        </w:r>
      </w:ins>
      <w:ins w:id="228" w:author="Lee Vastalian" w:date="2019-10-25T20:13:00Z">
        <w:r>
          <w:rPr>
            <w:rFonts w:hint="eastAsia"/>
          </w:rPr>
          <w:t>思修的实践活动，所以没怎么研究这方面；再下一周开始</w:t>
        </w:r>
      </w:ins>
      <w:ins w:id="229" w:author="Lee Vastalian" w:date="2019-10-25T20:14:00Z">
        <w:r>
          <w:rPr>
            <w:rFonts w:hint="eastAsia"/>
          </w:rPr>
          <w:t>思考</w:t>
        </w:r>
        <w:r>
          <w:rPr>
            <w:rFonts w:hint="eastAsia"/>
          </w:rPr>
          <w:t>n=3</w:t>
        </w:r>
        <w:r>
          <w:rPr>
            <w:rFonts w:hint="eastAsia"/>
          </w:rPr>
          <w:t>的情况的时候发现实际上这个问题非常困难，和</w:t>
        </w:r>
        <w:r>
          <w:rPr>
            <w:rFonts w:hint="eastAsia"/>
          </w:rPr>
          <w:t>n=2</w:t>
        </w:r>
        <w:r>
          <w:rPr>
            <w:rFonts w:hint="eastAsia"/>
          </w:rPr>
          <w:t>的情况完全不属于一个数量级，因为</w:t>
        </w:r>
      </w:ins>
      <w:ins w:id="230" w:author="Lee Vastalian" w:date="2019-10-25T20:17:00Z">
        <w:r>
          <w:rPr>
            <w:rFonts w:hint="eastAsia"/>
          </w:rPr>
          <w:t>n=2</w:t>
        </w:r>
        <w:r>
          <w:rPr>
            <w:rFonts w:hint="eastAsia"/>
          </w:rPr>
          <w:t>的情况很容易归化到平面上的情况，而</w:t>
        </w:r>
        <w:r>
          <w:rPr>
            <w:rFonts w:hint="eastAsia"/>
          </w:rPr>
          <w:t>n=3</w:t>
        </w:r>
        <w:r>
          <w:rPr>
            <w:rFonts w:hint="eastAsia"/>
          </w:rPr>
          <w:t>的情况</w:t>
        </w:r>
      </w:ins>
      <w:ins w:id="231" w:author="Lee Vastalian" w:date="2019-10-25T20:19:00Z">
        <w:r>
          <w:rPr>
            <w:rFonts w:hint="eastAsia"/>
          </w:rPr>
          <w:t>处于平面当中，直接就没办法考虑了</w:t>
        </w:r>
        <w:proofErr w:type="spellStart"/>
        <w:r>
          <w:rPr>
            <w:rFonts w:hint="eastAsia"/>
          </w:rPr>
          <w:t>orz</w:t>
        </w:r>
        <w:proofErr w:type="spellEnd"/>
        <w:r>
          <w:rPr>
            <w:rFonts w:hint="eastAsia"/>
          </w:rPr>
          <w:t>，同时两个结点的自由度使得问题变得极其复杂</w:t>
        </w:r>
      </w:ins>
      <w:ins w:id="232" w:author="Lee Vastalian" w:date="2019-10-25T20:20:00Z">
        <w:r w:rsidR="0049685D">
          <w:rPr>
            <w:rFonts w:hint="eastAsia"/>
          </w:rPr>
          <w:t>，这也说明这个问题并没有看起来那</w:t>
        </w:r>
        <w:r w:rsidR="0049685D">
          <w:rPr>
            <w:rFonts w:hint="eastAsia"/>
          </w:rPr>
          <w:lastRenderedPageBreak/>
          <w:t>么容易考虑。</w:t>
        </w:r>
      </w:ins>
    </w:p>
    <w:p w14:paraId="474E016D" w14:textId="05730766" w:rsidR="003A3DBB" w:rsidRDefault="003A3DBB" w:rsidP="003A3DBB">
      <w:pPr>
        <w:pStyle w:val="3"/>
        <w:rPr>
          <w:ins w:id="233" w:author="Lee Vastalian" w:date="2019-10-25T20:20:00Z"/>
        </w:rPr>
      </w:pPr>
      <w:ins w:id="234" w:author="Lee Vastalian" w:date="2019-10-25T19:22:00Z">
        <w:r>
          <w:rPr>
            <w:rFonts w:hint="eastAsia"/>
          </w:rPr>
          <w:t>现状：</w:t>
        </w:r>
      </w:ins>
    </w:p>
    <w:p w14:paraId="28EF995D" w14:textId="77D6181F" w:rsidR="0049685D" w:rsidRPr="0049685D" w:rsidRDefault="0049685D" w:rsidP="0049685D">
      <w:pPr>
        <w:ind w:firstLine="640"/>
        <w:rPr>
          <w:ins w:id="235" w:author="Lee Vastalian" w:date="2019-10-25T19:22:00Z"/>
          <w:rFonts w:hint="eastAsia"/>
          <w:rPrChange w:id="236" w:author="Lee Vastalian" w:date="2019-10-25T20:20:00Z">
            <w:rPr>
              <w:ins w:id="237" w:author="Lee Vastalian" w:date="2019-10-25T19:22:00Z"/>
            </w:rPr>
          </w:rPrChange>
        </w:rPr>
        <w:pPrChange w:id="238" w:author="Lee Vastalian" w:date="2019-10-25T20:20:00Z">
          <w:pPr>
            <w:pStyle w:val="3"/>
          </w:pPr>
        </w:pPrChange>
      </w:pPr>
      <w:ins w:id="239" w:author="Lee Vastalian" w:date="2019-10-25T20:20:00Z">
        <w:r>
          <w:rPr>
            <w:rFonts w:hint="eastAsia"/>
          </w:rPr>
          <w:t>现在在考虑</w:t>
        </w:r>
        <w:r>
          <w:rPr>
            <w:rFonts w:hint="eastAsia"/>
          </w:rPr>
          <w:t>n=</w:t>
        </w:r>
      </w:ins>
      <w:ins w:id="240" w:author="Lee Vastalian" w:date="2019-10-25T20:21:00Z">
        <w:r>
          <w:rPr>
            <w:rFonts w:hint="eastAsia"/>
          </w:rPr>
          <w:t>3</w:t>
        </w:r>
        <w:r>
          <w:rPr>
            <w:rFonts w:hint="eastAsia"/>
          </w:rPr>
          <w:t>的情况，正在考虑</w:t>
        </w:r>
      </w:ins>
      <w:ins w:id="241" w:author="Lee Vastalian" w:date="2019-10-25T20:24:00Z">
        <w:r>
          <w:rPr>
            <w:rFonts w:hint="eastAsia"/>
          </w:rPr>
          <w:t>从最优情况需要满足的条件反过来考虑最优的情况</w:t>
        </w:r>
      </w:ins>
      <w:ins w:id="242" w:author="Lee Vastalian" w:date="2019-10-25T20:29:00Z">
        <w:r>
          <w:rPr>
            <w:rFonts w:hint="eastAsia"/>
          </w:rPr>
          <w:t>应该满足的一些条件，希望从费马点的有关性质考虑命题</w:t>
        </w:r>
      </w:ins>
      <w:ins w:id="243" w:author="Lee Vastalian" w:date="2019-10-25T20:30:00Z">
        <w:r>
          <w:rPr>
            <w:rFonts w:hint="eastAsia"/>
          </w:rPr>
          <w:t>，但是支撑线段的角度限制实在是太过于强，所以</w:t>
        </w:r>
        <w:r w:rsidR="00E43738">
          <w:rPr>
            <w:rFonts w:hint="eastAsia"/>
          </w:rPr>
          <w:t>估计想要有很大的进展比较难，只希望能够在一些比较</w:t>
        </w:r>
        <w:r w:rsidR="00E43738">
          <w:rPr>
            <w:rFonts w:hint="eastAsia"/>
          </w:rPr>
          <w:t>trivial</w:t>
        </w:r>
        <w:r w:rsidR="00E43738">
          <w:rPr>
            <w:rFonts w:hint="eastAsia"/>
          </w:rPr>
          <w:t>的情况当中得出一些结论。</w:t>
        </w:r>
      </w:ins>
    </w:p>
    <w:p w14:paraId="2461D612" w14:textId="6B684CA4" w:rsidR="003A3DBB" w:rsidRDefault="003A3DBB" w:rsidP="003A3DBB">
      <w:pPr>
        <w:pStyle w:val="3"/>
        <w:rPr>
          <w:ins w:id="244" w:author="Lee Vastalian" w:date="2019-10-25T20:30:00Z"/>
        </w:rPr>
      </w:pPr>
      <w:ins w:id="245" w:author="Lee Vastalian" w:date="2019-10-25T19:22:00Z">
        <w:r>
          <w:rPr>
            <w:rFonts w:hint="eastAsia"/>
          </w:rPr>
          <w:t>感想：</w:t>
        </w:r>
      </w:ins>
    </w:p>
    <w:p w14:paraId="1B511D0D" w14:textId="78DAFAD1" w:rsidR="00E43738" w:rsidRDefault="00E43738" w:rsidP="00E43738">
      <w:pPr>
        <w:ind w:firstLine="640"/>
        <w:rPr>
          <w:ins w:id="246" w:author="Lee Vastalian" w:date="2019-10-25T20:36:00Z"/>
        </w:rPr>
      </w:pPr>
      <w:ins w:id="247" w:author="Lee Vastalian" w:date="2019-10-25T20:32:00Z">
        <w:r>
          <w:rPr>
            <w:rFonts w:hint="eastAsia"/>
          </w:rPr>
          <w:t>报名这个新生研讨课的时候完全没有想到这门课是这种只研究一个课题的形式</w:t>
        </w:r>
      </w:ins>
      <w:ins w:id="248" w:author="Lee Vastalian" w:date="2019-10-25T20:34:00Z">
        <w:r>
          <w:rPr>
            <w:rFonts w:hint="eastAsia"/>
          </w:rPr>
          <w:t>（</w:t>
        </w:r>
      </w:ins>
      <w:ins w:id="249" w:author="Lee Vastalian" w:date="2019-10-25T20:33:00Z">
        <w:r>
          <w:rPr>
            <w:rFonts w:hint="eastAsia"/>
          </w:rPr>
          <w:t>以为是每周做一个比较困难的小作业</w:t>
        </w:r>
      </w:ins>
      <w:ins w:id="250" w:author="Lee Vastalian" w:date="2019-10-25T20:34:00Z">
        <w:r>
          <w:rPr>
            <w:rFonts w:hint="eastAsia"/>
          </w:rPr>
          <w:t>），但是这种方式应该是比较接近于以后做学术研究写研究报告什么的时候的真实状况吧，觉得还是</w:t>
        </w:r>
      </w:ins>
      <w:ins w:id="251" w:author="Lee Vastalian" w:date="2019-10-25T20:35:00Z">
        <w:r>
          <w:rPr>
            <w:rFonts w:hint="eastAsia"/>
          </w:rPr>
          <w:t>挺有意义同时也有很多感想。</w:t>
        </w:r>
      </w:ins>
    </w:p>
    <w:p w14:paraId="03D518AB" w14:textId="6C3546FD" w:rsidR="00E43738" w:rsidRDefault="00E43738" w:rsidP="00E43738">
      <w:pPr>
        <w:ind w:firstLine="640"/>
        <w:rPr>
          <w:ins w:id="252" w:author="Lee Vastalian" w:date="2019-10-25T20:41:00Z"/>
        </w:rPr>
      </w:pPr>
      <w:ins w:id="253" w:author="Lee Vastalian" w:date="2019-10-25T20:36:00Z">
        <w:r>
          <w:rPr>
            <w:rFonts w:hint="eastAsia"/>
          </w:rPr>
          <w:t>首先是意识到了：那些看起来很简单的问题可能并没有想象的那么简单，这个道理的另一个表现形式也就是说，</w:t>
        </w:r>
      </w:ins>
      <w:ins w:id="254" w:author="Lee Vastalian" w:date="2019-10-25T20:37:00Z">
        <w:r>
          <w:rPr>
            <w:rFonts w:hint="eastAsia"/>
          </w:rPr>
          <w:t>对于任何问题的最初想法都是粗糙的、需要打磨的、甚至不一定是正确的</w:t>
        </w:r>
      </w:ins>
      <w:ins w:id="255" w:author="Lee Vastalian" w:date="2019-10-25T20:38:00Z">
        <w:r>
          <w:rPr>
            <w:rFonts w:hint="eastAsia"/>
          </w:rPr>
          <w:t>，只有当最后写在文档里面的时候</w:t>
        </w:r>
      </w:ins>
      <w:ins w:id="256" w:author="Lee Vastalian" w:date="2019-10-25T20:39:00Z">
        <w:r>
          <w:rPr>
            <w:rFonts w:hint="eastAsia"/>
          </w:rPr>
          <w:t>才能发现逻辑上的</w:t>
        </w:r>
      </w:ins>
      <w:ins w:id="257" w:author="Lee Vastalian" w:date="2019-10-25T20:40:00Z">
        <w:r>
          <w:rPr>
            <w:rFonts w:hint="eastAsia"/>
          </w:rPr>
          <w:t>哪怕一点点错误都有可能导致整个证明都不正确（这应该也是理论研究上的很常见的事件</w:t>
        </w:r>
        <w:r w:rsidR="00F778F8">
          <w:rPr>
            <w:rFonts w:hint="eastAsia"/>
          </w:rPr>
          <w:t>吧</w:t>
        </w:r>
        <w:r>
          <w:rPr>
            <w:rFonts w:hint="eastAsia"/>
          </w:rPr>
          <w:t>）</w:t>
        </w:r>
        <w:r w:rsidR="00F778F8">
          <w:rPr>
            <w:rFonts w:hint="eastAsia"/>
          </w:rPr>
          <w:t>，所以一定在研究问题的时候需要严谨，自认为还做的不错，</w:t>
        </w:r>
      </w:ins>
      <w:ins w:id="258" w:author="Lee Vastalian" w:date="2019-10-25T20:41:00Z">
        <w:r w:rsidR="00F778F8">
          <w:rPr>
            <w:rFonts w:hint="eastAsia"/>
          </w:rPr>
          <w:t>至少用到的结论都进行了证明而不管是否</w:t>
        </w:r>
        <w:r w:rsidR="00F778F8">
          <w:rPr>
            <w:rFonts w:hint="eastAsia"/>
          </w:rPr>
          <w:t>trivial</w:t>
        </w:r>
        <w:r w:rsidR="00F778F8">
          <w:rPr>
            <w:rFonts w:hint="eastAsia"/>
          </w:rPr>
          <w:t>。</w:t>
        </w:r>
      </w:ins>
    </w:p>
    <w:p w14:paraId="52F1521E" w14:textId="7B394FBF" w:rsidR="00F778F8" w:rsidRDefault="00F778F8" w:rsidP="00E43738">
      <w:pPr>
        <w:ind w:firstLine="640"/>
        <w:rPr>
          <w:ins w:id="259" w:author="Lee Vastalian" w:date="2019-10-25T20:52:00Z"/>
        </w:rPr>
      </w:pPr>
      <w:ins w:id="260" w:author="Lee Vastalian" w:date="2019-10-25T20:41:00Z">
        <w:r>
          <w:rPr>
            <w:rFonts w:hint="eastAsia"/>
          </w:rPr>
          <w:t>第二点是心态的问题</w:t>
        </w:r>
      </w:ins>
      <w:ins w:id="261" w:author="Lee Vastalian" w:date="2019-10-25T20:42:00Z">
        <w:r>
          <w:rPr>
            <w:rFonts w:hint="eastAsia"/>
          </w:rPr>
          <w:t>，在第六周第五周的时候被</w:t>
        </w:r>
        <w:r>
          <w:rPr>
            <w:rFonts w:hint="eastAsia"/>
          </w:rPr>
          <w:t>n=3</w:t>
        </w:r>
        <w:r>
          <w:rPr>
            <w:rFonts w:hint="eastAsia"/>
          </w:rPr>
          <w:t>的</w:t>
        </w:r>
      </w:ins>
      <w:ins w:id="262" w:author="Lee Vastalian" w:date="2019-10-25T20:43:00Z">
        <w:r>
          <w:rPr>
            <w:rFonts w:hint="eastAsia"/>
          </w:rPr>
          <w:lastRenderedPageBreak/>
          <w:t>情况难到了，完全一点想法都没有，再加上各种事情以及写不完的作业都弄得心态有点爆炸；其实主要原因还是奢求自己</w:t>
        </w:r>
      </w:ins>
      <w:ins w:id="263" w:author="Lee Vastalian" w:date="2019-10-25T20:46:00Z">
        <w:r>
          <w:rPr>
            <w:rFonts w:hint="eastAsia"/>
          </w:rPr>
          <w:t>想要</w:t>
        </w:r>
      </w:ins>
      <w:ins w:id="264" w:author="Lee Vastalian" w:date="2019-10-25T20:47:00Z">
        <w:r>
          <w:rPr>
            <w:rFonts w:hint="eastAsia"/>
          </w:rPr>
          <w:t>找到某种方法一举解决吧，心里一直觉得</w:t>
        </w:r>
        <w:r>
          <w:rPr>
            <w:rFonts w:hint="eastAsia"/>
          </w:rPr>
          <w:t>n=3</w:t>
        </w:r>
        <w:r>
          <w:rPr>
            <w:rFonts w:hint="eastAsia"/>
          </w:rPr>
          <w:t>的时候，两个结点的</w:t>
        </w:r>
      </w:ins>
      <w:ins w:id="265" w:author="Lee Vastalian" w:date="2019-10-25T20:48:00Z">
        <w:r>
          <w:rPr>
            <w:rFonts w:hint="eastAsia"/>
          </w:rPr>
          <w:t>自由度还是属于比较简单而且好控制的，但是</w:t>
        </w:r>
      </w:ins>
      <w:ins w:id="266" w:author="Lee Vastalian" w:date="2019-10-25T20:49:00Z">
        <w:r>
          <w:rPr>
            <w:rFonts w:hint="eastAsia"/>
          </w:rPr>
          <w:t>实际上是存在比较大的</w:t>
        </w:r>
      </w:ins>
      <w:ins w:id="267" w:author="Lee Vastalian" w:date="2019-10-25T20:50:00Z">
        <w:r>
          <w:rPr>
            <w:rFonts w:hint="eastAsia"/>
          </w:rPr>
          <w:t>困难的，至少在支撑线段的倾角限制之下很多操作的可行性都是不确定的，甚至在没有倾角的</w:t>
        </w:r>
      </w:ins>
      <w:ins w:id="268" w:author="Lee Vastalian" w:date="2019-10-25T20:51:00Z">
        <w:r>
          <w:rPr>
            <w:rFonts w:hint="eastAsia"/>
          </w:rPr>
          <w:t>情况之下</w:t>
        </w:r>
        <w:r w:rsidR="0028664C">
          <w:rPr>
            <w:rFonts w:hint="eastAsia"/>
          </w:rPr>
          <w:t>都感觉没有研究到很令人满意的程度，感觉立体的问题还是存在本质上的难度吧</w:t>
        </w:r>
      </w:ins>
      <w:ins w:id="269" w:author="Lee Vastalian" w:date="2019-10-25T20:52:00Z">
        <w:r w:rsidR="0028664C">
          <w:rPr>
            <w:rFonts w:hint="eastAsia"/>
          </w:rPr>
          <w:t>，心态也算调整好了，也算是一次磨练罢。</w:t>
        </w:r>
      </w:ins>
    </w:p>
    <w:p w14:paraId="60B54DB8" w14:textId="3D3C21B8" w:rsidR="0028664C" w:rsidRDefault="0028664C" w:rsidP="00EA5E1D">
      <w:pPr>
        <w:ind w:firstLine="640"/>
        <w:rPr>
          <w:ins w:id="270" w:author="Lee Vastalian" w:date="2019-10-25T22:18:00Z"/>
        </w:rPr>
      </w:pPr>
      <w:ins w:id="271" w:author="Lee Vastalian" w:date="2019-10-25T20:52:00Z">
        <w:r>
          <w:rPr>
            <w:rFonts w:hint="eastAsia"/>
          </w:rPr>
          <w:t>第三点是对于问题的</w:t>
        </w:r>
      </w:ins>
      <w:ins w:id="272" w:author="Lee Vastalian" w:date="2019-10-25T21:41:00Z">
        <w:r w:rsidR="006F3A36">
          <w:rPr>
            <w:rFonts w:hint="eastAsia"/>
          </w:rPr>
          <w:t>思考</w:t>
        </w:r>
      </w:ins>
      <w:ins w:id="273" w:author="Lee Vastalian" w:date="2019-10-25T20:52:00Z">
        <w:r>
          <w:rPr>
            <w:rFonts w:hint="eastAsia"/>
          </w:rPr>
          <w:t>思路问题</w:t>
        </w:r>
      </w:ins>
      <w:ins w:id="274" w:author="Lee Vastalian" w:date="2019-10-25T20:53:00Z">
        <w:r>
          <w:rPr>
            <w:rFonts w:hint="eastAsia"/>
          </w:rPr>
          <w:t>，对于</w:t>
        </w:r>
        <w:r>
          <w:rPr>
            <w:rFonts w:hint="eastAsia"/>
          </w:rPr>
          <w:t>n=2</w:t>
        </w:r>
        <w:r>
          <w:rPr>
            <w:rFonts w:hint="eastAsia"/>
          </w:rPr>
          <w:t>的情况还好，对于</w:t>
        </w:r>
        <w:r>
          <w:rPr>
            <w:rFonts w:hint="eastAsia"/>
          </w:rPr>
          <w:t>n=3</w:t>
        </w:r>
        <w:r>
          <w:rPr>
            <w:rFonts w:hint="eastAsia"/>
          </w:rPr>
          <w:t>的情况思索的同时也就在思考这个问题了</w:t>
        </w:r>
      </w:ins>
      <w:ins w:id="275" w:author="Lee Vastalian" w:date="2019-10-25T20:56:00Z">
        <w:r>
          <w:rPr>
            <w:rFonts w:hint="eastAsia"/>
          </w:rPr>
          <w:t>：也就是说，我其实一直都在寻找能够一下子或者是通过冗长的证明过程</w:t>
        </w:r>
      </w:ins>
      <w:ins w:id="276" w:author="Lee Vastalian" w:date="2019-10-25T20:57:00Z">
        <w:r>
          <w:rPr>
            <w:rFonts w:hint="eastAsia"/>
          </w:rPr>
          <w:t>得到数学上严谨成立的</w:t>
        </w:r>
      </w:ins>
      <w:ins w:id="277" w:author="Lee Vastalian" w:date="2019-10-25T20:58:00Z">
        <w:r>
          <w:rPr>
            <w:rFonts w:hint="eastAsia"/>
          </w:rPr>
          <w:t>最短的支撑方案，但是这样</w:t>
        </w:r>
      </w:ins>
      <w:ins w:id="278" w:author="Lee Vastalian" w:date="2019-10-25T21:22:00Z">
        <w:r w:rsidR="00EA5E1D">
          <w:rPr>
            <w:rFonts w:hint="eastAsia"/>
          </w:rPr>
          <w:t>好像不是</w:t>
        </w:r>
      </w:ins>
      <w:ins w:id="279" w:author="Lee Vastalian" w:date="2019-10-25T21:23:00Z">
        <w:r w:rsidR="00EA5E1D">
          <w:rPr>
            <w:rFonts w:hint="eastAsia"/>
          </w:rPr>
          <w:t>很可能，因为很多问题都是暂时只能找到近似解的罢，所以就需要我们设计某种算法——这也是</w:t>
        </w:r>
      </w:ins>
      <w:ins w:id="280" w:author="Lee Vastalian" w:date="2019-10-25T21:24:00Z">
        <w:r w:rsidR="00EA5E1D">
          <w:rPr>
            <w:rFonts w:hint="eastAsia"/>
          </w:rPr>
          <w:t>这门课的设计初衷吧，想要我们学习</w:t>
        </w:r>
      </w:ins>
      <w:ins w:id="281" w:author="Lee Vastalian" w:date="2019-10-25T21:25:00Z">
        <w:r w:rsidR="00EA5E1D">
          <w:rPr>
            <w:rFonts w:hint="eastAsia"/>
          </w:rPr>
          <w:t>设计算法的思维吧而不是要我们寻找某种可以在纸上</w:t>
        </w:r>
      </w:ins>
      <w:ins w:id="282" w:author="Lee Vastalian" w:date="2019-10-25T21:30:00Z">
        <w:r w:rsidR="00EA5E1D">
          <w:rPr>
            <w:rFonts w:hint="eastAsia"/>
          </w:rPr>
          <w:t>就</w:t>
        </w:r>
      </w:ins>
      <w:ins w:id="283" w:author="Lee Vastalian" w:date="2019-10-25T21:25:00Z">
        <w:r w:rsidR="00EA5E1D">
          <w:rPr>
            <w:rFonts w:hint="eastAsia"/>
          </w:rPr>
          <w:t>能够证明出来的</w:t>
        </w:r>
      </w:ins>
      <w:ins w:id="284" w:author="Lee Vastalian" w:date="2019-10-25T21:34:00Z">
        <w:r w:rsidR="006F3A36">
          <w:rPr>
            <w:rFonts w:hint="eastAsia"/>
          </w:rPr>
          <w:t>“证明过程”，所以</w:t>
        </w:r>
      </w:ins>
      <w:ins w:id="285" w:author="Lee Vastalian" w:date="2019-10-25T21:38:00Z">
        <w:r w:rsidR="006F3A36">
          <w:rPr>
            <w:rFonts w:hint="eastAsia"/>
          </w:rPr>
          <w:t>现在也在转变思路</w:t>
        </w:r>
      </w:ins>
      <w:ins w:id="286" w:author="Lee Vastalian" w:date="2019-10-25T21:39:00Z">
        <w:r w:rsidR="006F3A36">
          <w:rPr>
            <w:rFonts w:hint="eastAsia"/>
          </w:rPr>
          <w:t>，不一定一定得强迫自己找到一种完全不靠电脑的方法了，希望通过电脑的计算来</w:t>
        </w:r>
      </w:ins>
      <w:ins w:id="287" w:author="Lee Vastalian" w:date="2019-10-25T21:40:00Z">
        <w:r w:rsidR="006F3A36">
          <w:rPr>
            <w:rFonts w:hint="eastAsia"/>
          </w:rPr>
          <w:t>完成这个任务吧，</w:t>
        </w:r>
      </w:ins>
      <w:ins w:id="288" w:author="Lee Vastalian" w:date="2019-10-25T21:41:00Z">
        <w:r w:rsidR="006F3A36">
          <w:rPr>
            <w:rFonts w:hint="eastAsia"/>
          </w:rPr>
          <w:t>一个很著名的例子就是四色定理（笑）。</w:t>
        </w:r>
      </w:ins>
    </w:p>
    <w:p w14:paraId="3CC5E876" w14:textId="213F9D5D" w:rsidR="00C967F5" w:rsidRPr="00EA5E1D" w:rsidRDefault="00C967F5" w:rsidP="00C967F5">
      <w:pPr>
        <w:ind w:firstLine="640"/>
        <w:rPr>
          <w:rFonts w:hint="eastAsia"/>
        </w:rPr>
        <w:pPrChange w:id="289" w:author="Lee Vastalian" w:date="2019-10-25T22:18:00Z">
          <w:pPr>
            <w:ind w:firstLine="640"/>
          </w:pPr>
        </w:pPrChange>
      </w:pPr>
      <w:ins w:id="290" w:author="Lee Vastalian" w:date="2019-10-25T22:18:00Z">
        <w:r>
          <w:rPr>
            <w:rFonts w:hint="eastAsia"/>
          </w:rPr>
          <w:t>总的来说，还是很有收获的，虽然可能在</w:t>
        </w:r>
      </w:ins>
      <w:ins w:id="291" w:author="Lee Vastalian" w:date="2019-10-25T22:19:00Z">
        <w:r>
          <w:rPr>
            <w:rFonts w:hint="eastAsia"/>
          </w:rPr>
          <w:t>实质上的问题上面没有做到最好，但是在做题</w:t>
        </w:r>
      </w:ins>
      <w:ins w:id="292" w:author="Lee Vastalian" w:date="2019-10-25T22:21:00Z">
        <w:r>
          <w:rPr>
            <w:rFonts w:hint="eastAsia"/>
          </w:rPr>
          <w:t>的思路和心态上面还是很大</w:t>
        </w:r>
        <w:r>
          <w:rPr>
            <w:rFonts w:hint="eastAsia"/>
          </w:rPr>
          <w:lastRenderedPageBreak/>
          <w:t>长进</w:t>
        </w:r>
      </w:ins>
      <w:ins w:id="293" w:author="Lee Vastalian" w:date="2019-10-25T22:22:00Z">
        <w:r w:rsidR="0076642A">
          <w:rPr>
            <w:rFonts w:hint="eastAsia"/>
          </w:rPr>
          <w:t>的</w:t>
        </w:r>
      </w:ins>
      <w:ins w:id="294" w:author="Lee Vastalian" w:date="2019-10-25T22:23:00Z">
        <w:r w:rsidR="00572035">
          <w:rPr>
            <w:rFonts w:hint="eastAsia"/>
          </w:rPr>
          <w:t>，对于以后的学术研究上，虽然和这个研究的</w:t>
        </w:r>
        <w:r w:rsidR="004B4F8B">
          <w:rPr>
            <w:rFonts w:hint="eastAsia"/>
          </w:rPr>
          <w:t>课题可能没有关系，但是</w:t>
        </w:r>
      </w:ins>
      <w:ins w:id="295" w:author="Lee Vastalian" w:date="2019-10-25T22:24:00Z">
        <w:r w:rsidR="004B4F8B">
          <w:rPr>
            <w:rFonts w:hint="eastAsia"/>
          </w:rPr>
          <w:t>在最基础的能力上已经有了很大提高了。</w:t>
        </w:r>
      </w:ins>
    </w:p>
    <w:sectPr w:rsidR="00C967F5" w:rsidRPr="00EA5E1D">
      <w:headerReference w:type="even" r:id="rId1003"/>
      <w:headerReference w:type="default" r:id="rId1004"/>
      <w:footerReference w:type="even" r:id="rId1005"/>
      <w:footerReference w:type="default" r:id="rId1006"/>
      <w:headerReference w:type="first" r:id="rId1007"/>
      <w:footerReference w:type="first" r:id="rId100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D5DBA0" w14:textId="77777777" w:rsidR="000928A8" w:rsidRDefault="000928A8" w:rsidP="009A3F15">
      <w:pPr>
        <w:ind w:firstLine="640"/>
      </w:pPr>
      <w:r>
        <w:separator/>
      </w:r>
    </w:p>
  </w:endnote>
  <w:endnote w:type="continuationSeparator" w:id="0">
    <w:p w14:paraId="68801134" w14:textId="77777777" w:rsidR="000928A8" w:rsidRDefault="000928A8" w:rsidP="009A3F15">
      <w:pPr>
        <w:ind w:firstLine="6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D5D93" w14:textId="77777777" w:rsidR="0010783A" w:rsidRDefault="0010783A" w:rsidP="0026464E">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6446189"/>
      <w:docPartObj>
        <w:docPartGallery w:val="Page Numbers (Bottom of Page)"/>
        <w:docPartUnique/>
      </w:docPartObj>
    </w:sdtPr>
    <w:sdtContent>
      <w:p w14:paraId="320D43B3" w14:textId="77777777" w:rsidR="0010783A" w:rsidRDefault="0010783A">
        <w:pPr>
          <w:pStyle w:val="a5"/>
          <w:ind w:firstLine="360"/>
          <w:jc w:val="center"/>
        </w:pPr>
        <w:r>
          <w:fldChar w:fldCharType="begin"/>
        </w:r>
        <w:r>
          <w:instrText>PAGE   \* MERGEFORMAT</w:instrText>
        </w:r>
        <w:r>
          <w:fldChar w:fldCharType="separate"/>
        </w:r>
        <w:r w:rsidRPr="00F61397">
          <w:rPr>
            <w:noProof/>
            <w:lang w:val="zh-CN"/>
          </w:rPr>
          <w:t>1</w:t>
        </w:r>
        <w:r>
          <w:fldChar w:fldCharType="end"/>
        </w:r>
      </w:p>
    </w:sdtContent>
  </w:sdt>
  <w:p w14:paraId="41EB0943" w14:textId="77777777" w:rsidR="0010783A" w:rsidRDefault="0010783A">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C03B62" w14:textId="77777777" w:rsidR="0010783A" w:rsidRDefault="0010783A" w:rsidP="0026464E">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68C2ED" w14:textId="77777777" w:rsidR="000928A8" w:rsidRDefault="000928A8" w:rsidP="009A3F15">
      <w:pPr>
        <w:ind w:firstLine="640"/>
      </w:pPr>
      <w:r>
        <w:separator/>
      </w:r>
    </w:p>
  </w:footnote>
  <w:footnote w:type="continuationSeparator" w:id="0">
    <w:p w14:paraId="1C9EADD7" w14:textId="77777777" w:rsidR="000928A8" w:rsidRDefault="000928A8" w:rsidP="009A3F15">
      <w:pPr>
        <w:ind w:firstLine="6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0B8ABA" w14:textId="77777777" w:rsidR="0010783A" w:rsidRDefault="0010783A" w:rsidP="0026464E">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EE0F41" w14:textId="77777777" w:rsidR="0010783A" w:rsidRDefault="0010783A" w:rsidP="00DE31A5">
    <w:pPr>
      <w:ind w:firstLine="6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5444E" w14:textId="77777777" w:rsidR="0010783A" w:rsidRDefault="0010783A" w:rsidP="0026464E">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9306B"/>
    <w:multiLevelType w:val="hybridMultilevel"/>
    <w:tmpl w:val="90268CF6"/>
    <w:lvl w:ilvl="0" w:tplc="0409000F">
      <w:start w:val="1"/>
      <w:numFmt w:val="decimal"/>
      <w:lvlText w:val="%1."/>
      <w:lvlJc w:val="left"/>
      <w:pPr>
        <w:ind w:left="1129" w:hanging="420"/>
      </w:p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 w15:restartNumberingAfterBreak="0">
    <w:nsid w:val="0C12479F"/>
    <w:multiLevelType w:val="hybridMultilevel"/>
    <w:tmpl w:val="C66C9092"/>
    <w:lvl w:ilvl="0" w:tplc="C7F22B58">
      <w:start w:val="1"/>
      <w:numFmt w:val="bullet"/>
      <w:lvlText w:val=""/>
      <w:lvlJc w:val="left"/>
      <w:pPr>
        <w:tabs>
          <w:tab w:val="num" w:pos="720"/>
        </w:tabs>
        <w:ind w:left="720" w:hanging="360"/>
      </w:pPr>
      <w:rPr>
        <w:rFonts w:ascii="Wingdings" w:hAnsi="Wingdings" w:hint="default"/>
      </w:rPr>
    </w:lvl>
    <w:lvl w:ilvl="1" w:tplc="221038F6" w:tentative="1">
      <w:start w:val="1"/>
      <w:numFmt w:val="bullet"/>
      <w:lvlText w:val=""/>
      <w:lvlJc w:val="left"/>
      <w:pPr>
        <w:tabs>
          <w:tab w:val="num" w:pos="1440"/>
        </w:tabs>
        <w:ind w:left="1440" w:hanging="360"/>
      </w:pPr>
      <w:rPr>
        <w:rFonts w:ascii="Wingdings" w:hAnsi="Wingdings" w:hint="default"/>
      </w:rPr>
    </w:lvl>
    <w:lvl w:ilvl="2" w:tplc="968027E0" w:tentative="1">
      <w:start w:val="1"/>
      <w:numFmt w:val="bullet"/>
      <w:lvlText w:val=""/>
      <w:lvlJc w:val="left"/>
      <w:pPr>
        <w:tabs>
          <w:tab w:val="num" w:pos="2160"/>
        </w:tabs>
        <w:ind w:left="2160" w:hanging="360"/>
      </w:pPr>
      <w:rPr>
        <w:rFonts w:ascii="Wingdings" w:hAnsi="Wingdings" w:hint="default"/>
      </w:rPr>
    </w:lvl>
    <w:lvl w:ilvl="3" w:tplc="2422901E" w:tentative="1">
      <w:start w:val="1"/>
      <w:numFmt w:val="bullet"/>
      <w:lvlText w:val=""/>
      <w:lvlJc w:val="left"/>
      <w:pPr>
        <w:tabs>
          <w:tab w:val="num" w:pos="2880"/>
        </w:tabs>
        <w:ind w:left="2880" w:hanging="360"/>
      </w:pPr>
      <w:rPr>
        <w:rFonts w:ascii="Wingdings" w:hAnsi="Wingdings" w:hint="default"/>
      </w:rPr>
    </w:lvl>
    <w:lvl w:ilvl="4" w:tplc="67861222" w:tentative="1">
      <w:start w:val="1"/>
      <w:numFmt w:val="bullet"/>
      <w:lvlText w:val=""/>
      <w:lvlJc w:val="left"/>
      <w:pPr>
        <w:tabs>
          <w:tab w:val="num" w:pos="3600"/>
        </w:tabs>
        <w:ind w:left="3600" w:hanging="360"/>
      </w:pPr>
      <w:rPr>
        <w:rFonts w:ascii="Wingdings" w:hAnsi="Wingdings" w:hint="default"/>
      </w:rPr>
    </w:lvl>
    <w:lvl w:ilvl="5" w:tplc="1C381AA8" w:tentative="1">
      <w:start w:val="1"/>
      <w:numFmt w:val="bullet"/>
      <w:lvlText w:val=""/>
      <w:lvlJc w:val="left"/>
      <w:pPr>
        <w:tabs>
          <w:tab w:val="num" w:pos="4320"/>
        </w:tabs>
        <w:ind w:left="4320" w:hanging="360"/>
      </w:pPr>
      <w:rPr>
        <w:rFonts w:ascii="Wingdings" w:hAnsi="Wingdings" w:hint="default"/>
      </w:rPr>
    </w:lvl>
    <w:lvl w:ilvl="6" w:tplc="2674B540" w:tentative="1">
      <w:start w:val="1"/>
      <w:numFmt w:val="bullet"/>
      <w:lvlText w:val=""/>
      <w:lvlJc w:val="left"/>
      <w:pPr>
        <w:tabs>
          <w:tab w:val="num" w:pos="5040"/>
        </w:tabs>
        <w:ind w:left="5040" w:hanging="360"/>
      </w:pPr>
      <w:rPr>
        <w:rFonts w:ascii="Wingdings" w:hAnsi="Wingdings" w:hint="default"/>
      </w:rPr>
    </w:lvl>
    <w:lvl w:ilvl="7" w:tplc="F402B3A0" w:tentative="1">
      <w:start w:val="1"/>
      <w:numFmt w:val="bullet"/>
      <w:lvlText w:val=""/>
      <w:lvlJc w:val="left"/>
      <w:pPr>
        <w:tabs>
          <w:tab w:val="num" w:pos="5760"/>
        </w:tabs>
        <w:ind w:left="5760" w:hanging="360"/>
      </w:pPr>
      <w:rPr>
        <w:rFonts w:ascii="Wingdings" w:hAnsi="Wingdings" w:hint="default"/>
      </w:rPr>
    </w:lvl>
    <w:lvl w:ilvl="8" w:tplc="7DC21C2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30A163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AD21B2F"/>
    <w:multiLevelType w:val="multilevel"/>
    <w:tmpl w:val="CED8B584"/>
    <w:lvl w:ilvl="0">
      <w:start w:val="1"/>
      <w:numFmt w:val="decimal"/>
      <w:lvlText w:val="%1."/>
      <w:lvlJc w:val="left"/>
      <w:pPr>
        <w:ind w:left="927"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3807" w:hanging="1440"/>
      </w:pPr>
      <w:rPr>
        <w:rFonts w:hint="default"/>
      </w:rPr>
    </w:lvl>
    <w:lvl w:ilvl="6">
      <w:start w:val="1"/>
      <w:numFmt w:val="decimal"/>
      <w:isLgl/>
      <w:lvlText w:val="%1.%2.%3.%4.%5.%6.%7"/>
      <w:lvlJc w:val="left"/>
      <w:pPr>
        <w:ind w:left="4527" w:hanging="1800"/>
      </w:pPr>
      <w:rPr>
        <w:rFonts w:hint="default"/>
      </w:rPr>
    </w:lvl>
    <w:lvl w:ilvl="7">
      <w:start w:val="1"/>
      <w:numFmt w:val="decimal"/>
      <w:isLgl/>
      <w:lvlText w:val="%1.%2.%3.%4.%5.%6.%7.%8"/>
      <w:lvlJc w:val="left"/>
      <w:pPr>
        <w:ind w:left="5247" w:hanging="2160"/>
      </w:pPr>
      <w:rPr>
        <w:rFonts w:hint="default"/>
      </w:rPr>
    </w:lvl>
    <w:lvl w:ilvl="8">
      <w:start w:val="1"/>
      <w:numFmt w:val="decimal"/>
      <w:isLgl/>
      <w:lvlText w:val="%1.%2.%3.%4.%5.%6.%7.%8.%9"/>
      <w:lvlJc w:val="left"/>
      <w:pPr>
        <w:ind w:left="5607" w:hanging="2160"/>
      </w:pPr>
      <w:rPr>
        <w:rFonts w:hint="default"/>
      </w:rPr>
    </w:lvl>
  </w:abstractNum>
  <w:abstractNum w:abstractNumId="4" w15:restartNumberingAfterBreak="0">
    <w:nsid w:val="1FE1369B"/>
    <w:multiLevelType w:val="hybridMultilevel"/>
    <w:tmpl w:val="3724CC9A"/>
    <w:lvl w:ilvl="0" w:tplc="8C505916">
      <w:start w:val="1"/>
      <w:numFmt w:val="decimal"/>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5" w15:restartNumberingAfterBreak="0">
    <w:nsid w:val="28144D2C"/>
    <w:multiLevelType w:val="hybridMultilevel"/>
    <w:tmpl w:val="98C424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9D17498"/>
    <w:multiLevelType w:val="hybridMultilevel"/>
    <w:tmpl w:val="AFA866A8"/>
    <w:lvl w:ilvl="0" w:tplc="6D500A26">
      <w:start w:val="1"/>
      <w:numFmt w:val="lowerRoman"/>
      <w:lvlText w:val="%1)"/>
      <w:lvlJc w:val="left"/>
      <w:pPr>
        <w:ind w:left="2163" w:hanging="720"/>
      </w:pPr>
      <w:rPr>
        <w:rFonts w:hint="default"/>
      </w:rPr>
    </w:lvl>
    <w:lvl w:ilvl="1" w:tplc="04090019" w:tentative="1">
      <w:start w:val="1"/>
      <w:numFmt w:val="lowerLetter"/>
      <w:lvlText w:val="%2)"/>
      <w:lvlJc w:val="left"/>
      <w:pPr>
        <w:ind w:left="2283" w:hanging="420"/>
      </w:pPr>
    </w:lvl>
    <w:lvl w:ilvl="2" w:tplc="0409001B" w:tentative="1">
      <w:start w:val="1"/>
      <w:numFmt w:val="lowerRoman"/>
      <w:lvlText w:val="%3."/>
      <w:lvlJc w:val="right"/>
      <w:pPr>
        <w:ind w:left="2703" w:hanging="420"/>
      </w:pPr>
    </w:lvl>
    <w:lvl w:ilvl="3" w:tplc="0409000F" w:tentative="1">
      <w:start w:val="1"/>
      <w:numFmt w:val="decimal"/>
      <w:lvlText w:val="%4."/>
      <w:lvlJc w:val="left"/>
      <w:pPr>
        <w:ind w:left="3123" w:hanging="420"/>
      </w:pPr>
    </w:lvl>
    <w:lvl w:ilvl="4" w:tplc="04090019" w:tentative="1">
      <w:start w:val="1"/>
      <w:numFmt w:val="lowerLetter"/>
      <w:lvlText w:val="%5)"/>
      <w:lvlJc w:val="left"/>
      <w:pPr>
        <w:ind w:left="3543" w:hanging="420"/>
      </w:pPr>
    </w:lvl>
    <w:lvl w:ilvl="5" w:tplc="0409001B" w:tentative="1">
      <w:start w:val="1"/>
      <w:numFmt w:val="lowerRoman"/>
      <w:lvlText w:val="%6."/>
      <w:lvlJc w:val="right"/>
      <w:pPr>
        <w:ind w:left="3963" w:hanging="420"/>
      </w:pPr>
    </w:lvl>
    <w:lvl w:ilvl="6" w:tplc="0409000F" w:tentative="1">
      <w:start w:val="1"/>
      <w:numFmt w:val="decimal"/>
      <w:lvlText w:val="%7."/>
      <w:lvlJc w:val="left"/>
      <w:pPr>
        <w:ind w:left="4383" w:hanging="420"/>
      </w:pPr>
    </w:lvl>
    <w:lvl w:ilvl="7" w:tplc="04090019" w:tentative="1">
      <w:start w:val="1"/>
      <w:numFmt w:val="lowerLetter"/>
      <w:lvlText w:val="%8)"/>
      <w:lvlJc w:val="left"/>
      <w:pPr>
        <w:ind w:left="4803" w:hanging="420"/>
      </w:pPr>
    </w:lvl>
    <w:lvl w:ilvl="8" w:tplc="0409001B" w:tentative="1">
      <w:start w:val="1"/>
      <w:numFmt w:val="lowerRoman"/>
      <w:lvlText w:val="%9."/>
      <w:lvlJc w:val="right"/>
      <w:pPr>
        <w:ind w:left="5223" w:hanging="420"/>
      </w:pPr>
    </w:lvl>
  </w:abstractNum>
  <w:abstractNum w:abstractNumId="7" w15:restartNumberingAfterBreak="0">
    <w:nsid w:val="2BF17202"/>
    <w:multiLevelType w:val="hybridMultilevel"/>
    <w:tmpl w:val="E8D01F2A"/>
    <w:lvl w:ilvl="0" w:tplc="AF92DF24">
      <w:start w:val="1"/>
      <w:numFmt w:val="decimal"/>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8" w15:restartNumberingAfterBreak="0">
    <w:nsid w:val="47D31CB8"/>
    <w:multiLevelType w:val="hybridMultilevel"/>
    <w:tmpl w:val="F1C6E8DA"/>
    <w:lvl w:ilvl="0" w:tplc="0F1858CA">
      <w:start w:val="1"/>
      <w:numFmt w:val="decimal"/>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9" w15:restartNumberingAfterBreak="0">
    <w:nsid w:val="4D0E47B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74DF5D8B"/>
    <w:multiLevelType w:val="multilevel"/>
    <w:tmpl w:val="79042EE2"/>
    <w:lvl w:ilvl="0">
      <w:start w:val="1"/>
      <w:numFmt w:val="decimal"/>
      <w:pStyle w:val="2"/>
      <w:lvlText w:val="%1."/>
      <w:lvlJc w:val="left"/>
      <w:pPr>
        <w:ind w:left="0" w:firstLine="0"/>
      </w:pPr>
      <w:rPr>
        <w:rFonts w:hint="eastAsia"/>
      </w:rPr>
    </w:lvl>
    <w:lvl w:ilvl="1">
      <w:start w:val="1"/>
      <w:numFmt w:val="decimal"/>
      <w:pStyle w:val="3"/>
      <w:lvlText w:val="%1.%2."/>
      <w:lvlJc w:val="left"/>
      <w:pPr>
        <w:ind w:left="500" w:hanging="500"/>
      </w:pPr>
      <w:rPr>
        <w:rFonts w:hint="eastAsia"/>
      </w:rPr>
    </w:lvl>
    <w:lvl w:ilvl="2">
      <w:start w:val="1"/>
      <w:numFmt w:val="decimal"/>
      <w:pStyle w:val="4"/>
      <w:lvlText w:val="%1.%2.%3."/>
      <w:lvlJc w:val="left"/>
      <w:pPr>
        <w:ind w:left="600" w:hanging="600"/>
      </w:pPr>
      <w:rPr>
        <w:rFonts w:hint="eastAsia"/>
      </w:rPr>
    </w:lvl>
    <w:lvl w:ilvl="3">
      <w:start w:val="1"/>
      <w:numFmt w:val="decimal"/>
      <w:pStyle w:val="5"/>
      <w:lvlText w:val="%1.%2.%3.%4."/>
      <w:lvlJc w:val="left"/>
      <w:pPr>
        <w:ind w:left="700" w:hanging="700"/>
      </w:pPr>
      <w:rPr>
        <w:rFonts w:hint="eastAsia"/>
      </w:rPr>
    </w:lvl>
    <w:lvl w:ilvl="4">
      <w:start w:val="1"/>
      <w:numFmt w:val="decimal"/>
      <w:pStyle w:val="6"/>
      <w:lvlText w:val="%1.%2.%3.%4.%5."/>
      <w:lvlJc w:val="left"/>
      <w:pPr>
        <w:ind w:left="800" w:hanging="800"/>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15:restartNumberingAfterBreak="0">
    <w:nsid w:val="7E111D0A"/>
    <w:multiLevelType w:val="hybridMultilevel"/>
    <w:tmpl w:val="D0DE5476"/>
    <w:lvl w:ilvl="0" w:tplc="0F1858CA">
      <w:start w:val="1"/>
      <w:numFmt w:val="decimal"/>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2" w15:restartNumberingAfterBreak="0">
    <w:nsid w:val="7F12319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0"/>
  </w:num>
  <w:num w:numId="2">
    <w:abstractNumId w:val="4"/>
  </w:num>
  <w:num w:numId="3">
    <w:abstractNumId w:val="1"/>
  </w:num>
  <w:num w:numId="4">
    <w:abstractNumId w:val="5"/>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num>
  <w:num w:numId="7">
    <w:abstractNumId w:val="0"/>
  </w:num>
  <w:num w:numId="8">
    <w:abstractNumId w:val="12"/>
  </w:num>
  <w:num w:numId="9">
    <w:abstractNumId w:val="2"/>
  </w:num>
  <w:num w:numId="10">
    <w:abstractNumId w:val="9"/>
  </w:num>
  <w:num w:numId="11">
    <w:abstractNumId w:val="3"/>
  </w:num>
  <w:num w:numId="12">
    <w:abstractNumId w:val="6"/>
  </w:num>
  <w:num w:numId="13">
    <w:abstractNumId w:val="8"/>
  </w:num>
  <w:num w:numId="14">
    <w:abstractNumId w:val="7"/>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e Vastalian">
    <w15:presenceInfo w15:providerId="Windows Live" w15:userId="c9c26783934ae5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bordersDoNotSurroundHeader/>
  <w:bordersDoNotSurroundFooter/>
  <w:hideSpellingErrors/>
  <w:proofState w:spelling="clean"/>
  <w:trackRevisions/>
  <w:defaultTabStop w:val="419"/>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912"/>
    <w:rsid w:val="00000EC2"/>
    <w:rsid w:val="000036A2"/>
    <w:rsid w:val="000046F8"/>
    <w:rsid w:val="000052B0"/>
    <w:rsid w:val="00005665"/>
    <w:rsid w:val="00007CC7"/>
    <w:rsid w:val="0001103E"/>
    <w:rsid w:val="00011952"/>
    <w:rsid w:val="00012666"/>
    <w:rsid w:val="00012A14"/>
    <w:rsid w:val="00012F2C"/>
    <w:rsid w:val="00013214"/>
    <w:rsid w:val="00013526"/>
    <w:rsid w:val="00016165"/>
    <w:rsid w:val="000164EE"/>
    <w:rsid w:val="00017DF3"/>
    <w:rsid w:val="000200E9"/>
    <w:rsid w:val="00021E5D"/>
    <w:rsid w:val="00022EA6"/>
    <w:rsid w:val="000233C0"/>
    <w:rsid w:val="0002374D"/>
    <w:rsid w:val="00023F15"/>
    <w:rsid w:val="000243CA"/>
    <w:rsid w:val="00025ED1"/>
    <w:rsid w:val="00026D54"/>
    <w:rsid w:val="000312F9"/>
    <w:rsid w:val="00031502"/>
    <w:rsid w:val="00036917"/>
    <w:rsid w:val="00036B66"/>
    <w:rsid w:val="00036C70"/>
    <w:rsid w:val="000372D3"/>
    <w:rsid w:val="000404FE"/>
    <w:rsid w:val="00043012"/>
    <w:rsid w:val="00044F03"/>
    <w:rsid w:val="000461F6"/>
    <w:rsid w:val="0004696B"/>
    <w:rsid w:val="0005135F"/>
    <w:rsid w:val="00052195"/>
    <w:rsid w:val="0005345D"/>
    <w:rsid w:val="00054293"/>
    <w:rsid w:val="000544DF"/>
    <w:rsid w:val="00054BE0"/>
    <w:rsid w:val="00055228"/>
    <w:rsid w:val="000553BA"/>
    <w:rsid w:val="000612FD"/>
    <w:rsid w:val="00062F04"/>
    <w:rsid w:val="00063E6E"/>
    <w:rsid w:val="00067201"/>
    <w:rsid w:val="00067E89"/>
    <w:rsid w:val="000729E4"/>
    <w:rsid w:val="00073C10"/>
    <w:rsid w:val="00074426"/>
    <w:rsid w:val="00074C2C"/>
    <w:rsid w:val="000759E5"/>
    <w:rsid w:val="0007610A"/>
    <w:rsid w:val="00076EEA"/>
    <w:rsid w:val="000775D9"/>
    <w:rsid w:val="0008065D"/>
    <w:rsid w:val="00080E31"/>
    <w:rsid w:val="00081F41"/>
    <w:rsid w:val="0008308B"/>
    <w:rsid w:val="0008370B"/>
    <w:rsid w:val="00083926"/>
    <w:rsid w:val="00084A9D"/>
    <w:rsid w:val="000856EA"/>
    <w:rsid w:val="00090D95"/>
    <w:rsid w:val="00090E49"/>
    <w:rsid w:val="00091D09"/>
    <w:rsid w:val="000924E9"/>
    <w:rsid w:val="000928A8"/>
    <w:rsid w:val="00092C8F"/>
    <w:rsid w:val="00092FF1"/>
    <w:rsid w:val="000945AF"/>
    <w:rsid w:val="0009526F"/>
    <w:rsid w:val="00095DCB"/>
    <w:rsid w:val="00096EAE"/>
    <w:rsid w:val="0009737C"/>
    <w:rsid w:val="00097FD7"/>
    <w:rsid w:val="000A1070"/>
    <w:rsid w:val="000A2575"/>
    <w:rsid w:val="000A2945"/>
    <w:rsid w:val="000A2F79"/>
    <w:rsid w:val="000A3066"/>
    <w:rsid w:val="000A3BE9"/>
    <w:rsid w:val="000A3F46"/>
    <w:rsid w:val="000A40D1"/>
    <w:rsid w:val="000A610C"/>
    <w:rsid w:val="000A6E70"/>
    <w:rsid w:val="000A6EEC"/>
    <w:rsid w:val="000A77D4"/>
    <w:rsid w:val="000A7C2E"/>
    <w:rsid w:val="000B03A0"/>
    <w:rsid w:val="000B14B0"/>
    <w:rsid w:val="000B41ED"/>
    <w:rsid w:val="000B4B2D"/>
    <w:rsid w:val="000B6B6D"/>
    <w:rsid w:val="000C01EE"/>
    <w:rsid w:val="000C03DB"/>
    <w:rsid w:val="000C0BB6"/>
    <w:rsid w:val="000C1582"/>
    <w:rsid w:val="000C1E3F"/>
    <w:rsid w:val="000C21A1"/>
    <w:rsid w:val="000C40C5"/>
    <w:rsid w:val="000C7628"/>
    <w:rsid w:val="000D05C7"/>
    <w:rsid w:val="000D4448"/>
    <w:rsid w:val="000D4E29"/>
    <w:rsid w:val="000D59EB"/>
    <w:rsid w:val="000D5D4D"/>
    <w:rsid w:val="000D5F21"/>
    <w:rsid w:val="000D73E0"/>
    <w:rsid w:val="000D7B19"/>
    <w:rsid w:val="000E0B00"/>
    <w:rsid w:val="000E20F6"/>
    <w:rsid w:val="000E2613"/>
    <w:rsid w:val="000E2FCF"/>
    <w:rsid w:val="000E32AB"/>
    <w:rsid w:val="000E4B86"/>
    <w:rsid w:val="000E50F1"/>
    <w:rsid w:val="000E53AB"/>
    <w:rsid w:val="000E64EA"/>
    <w:rsid w:val="000F3AF4"/>
    <w:rsid w:val="000F6264"/>
    <w:rsid w:val="000F6D72"/>
    <w:rsid w:val="00100312"/>
    <w:rsid w:val="00100BA5"/>
    <w:rsid w:val="00100E49"/>
    <w:rsid w:val="00101042"/>
    <w:rsid w:val="001025B1"/>
    <w:rsid w:val="00103417"/>
    <w:rsid w:val="00103EF9"/>
    <w:rsid w:val="00105A75"/>
    <w:rsid w:val="0010783A"/>
    <w:rsid w:val="001101D8"/>
    <w:rsid w:val="00110548"/>
    <w:rsid w:val="0011199A"/>
    <w:rsid w:val="00111AEE"/>
    <w:rsid w:val="00112636"/>
    <w:rsid w:val="0011653F"/>
    <w:rsid w:val="00121F8C"/>
    <w:rsid w:val="00122E61"/>
    <w:rsid w:val="00123A83"/>
    <w:rsid w:val="0012447B"/>
    <w:rsid w:val="00126149"/>
    <w:rsid w:val="00126720"/>
    <w:rsid w:val="00130CD7"/>
    <w:rsid w:val="00130CF6"/>
    <w:rsid w:val="00132100"/>
    <w:rsid w:val="00132325"/>
    <w:rsid w:val="00133488"/>
    <w:rsid w:val="00133EAB"/>
    <w:rsid w:val="00136BE9"/>
    <w:rsid w:val="0013702E"/>
    <w:rsid w:val="001376E7"/>
    <w:rsid w:val="00142476"/>
    <w:rsid w:val="00144630"/>
    <w:rsid w:val="00145B57"/>
    <w:rsid w:val="001468F8"/>
    <w:rsid w:val="00146D61"/>
    <w:rsid w:val="0014711E"/>
    <w:rsid w:val="0014777D"/>
    <w:rsid w:val="00152490"/>
    <w:rsid w:val="00152A13"/>
    <w:rsid w:val="00152BAA"/>
    <w:rsid w:val="001534E0"/>
    <w:rsid w:val="00154C08"/>
    <w:rsid w:val="00155167"/>
    <w:rsid w:val="00160813"/>
    <w:rsid w:val="00160C93"/>
    <w:rsid w:val="00160D5F"/>
    <w:rsid w:val="001613ED"/>
    <w:rsid w:val="001614D4"/>
    <w:rsid w:val="00162C7E"/>
    <w:rsid w:val="0016357A"/>
    <w:rsid w:val="00163A2E"/>
    <w:rsid w:val="00165BEA"/>
    <w:rsid w:val="00165DBB"/>
    <w:rsid w:val="00166A31"/>
    <w:rsid w:val="00166F03"/>
    <w:rsid w:val="00170734"/>
    <w:rsid w:val="00172738"/>
    <w:rsid w:val="001732DB"/>
    <w:rsid w:val="00174906"/>
    <w:rsid w:val="00175033"/>
    <w:rsid w:val="0017591E"/>
    <w:rsid w:val="00175FC8"/>
    <w:rsid w:val="00176EC4"/>
    <w:rsid w:val="001777CB"/>
    <w:rsid w:val="001801C8"/>
    <w:rsid w:val="001808C4"/>
    <w:rsid w:val="00180BF7"/>
    <w:rsid w:val="00181D55"/>
    <w:rsid w:val="00183A9B"/>
    <w:rsid w:val="001857B4"/>
    <w:rsid w:val="00185F29"/>
    <w:rsid w:val="001863C0"/>
    <w:rsid w:val="00186444"/>
    <w:rsid w:val="001879E5"/>
    <w:rsid w:val="001916A5"/>
    <w:rsid w:val="0019217E"/>
    <w:rsid w:val="00195309"/>
    <w:rsid w:val="00195F7F"/>
    <w:rsid w:val="00196B92"/>
    <w:rsid w:val="001973D0"/>
    <w:rsid w:val="00197F46"/>
    <w:rsid w:val="001A6161"/>
    <w:rsid w:val="001A64E5"/>
    <w:rsid w:val="001B0B26"/>
    <w:rsid w:val="001B0BFA"/>
    <w:rsid w:val="001B1C43"/>
    <w:rsid w:val="001B3345"/>
    <w:rsid w:val="001B53B6"/>
    <w:rsid w:val="001B5E59"/>
    <w:rsid w:val="001C241C"/>
    <w:rsid w:val="001C5B07"/>
    <w:rsid w:val="001C6515"/>
    <w:rsid w:val="001C7D84"/>
    <w:rsid w:val="001D07AF"/>
    <w:rsid w:val="001D1B7B"/>
    <w:rsid w:val="001D4515"/>
    <w:rsid w:val="001D4E3D"/>
    <w:rsid w:val="001D5E3B"/>
    <w:rsid w:val="001E0DC4"/>
    <w:rsid w:val="001E1354"/>
    <w:rsid w:val="001E26CC"/>
    <w:rsid w:val="001E5D22"/>
    <w:rsid w:val="001E5F78"/>
    <w:rsid w:val="001E6616"/>
    <w:rsid w:val="001E7487"/>
    <w:rsid w:val="001F02DB"/>
    <w:rsid w:val="001F27A3"/>
    <w:rsid w:val="001F29A7"/>
    <w:rsid w:val="001F5620"/>
    <w:rsid w:val="001F6397"/>
    <w:rsid w:val="00200606"/>
    <w:rsid w:val="00201360"/>
    <w:rsid w:val="002013C6"/>
    <w:rsid w:val="00202116"/>
    <w:rsid w:val="002029B0"/>
    <w:rsid w:val="002029C9"/>
    <w:rsid w:val="00203339"/>
    <w:rsid w:val="00204A5A"/>
    <w:rsid w:val="00205087"/>
    <w:rsid w:val="00205312"/>
    <w:rsid w:val="0020604E"/>
    <w:rsid w:val="00206329"/>
    <w:rsid w:val="00207164"/>
    <w:rsid w:val="0020767E"/>
    <w:rsid w:val="002134DD"/>
    <w:rsid w:val="002205D0"/>
    <w:rsid w:val="00221E46"/>
    <w:rsid w:val="0022224D"/>
    <w:rsid w:val="002242AC"/>
    <w:rsid w:val="00225372"/>
    <w:rsid w:val="00226698"/>
    <w:rsid w:val="00226A2D"/>
    <w:rsid w:val="00226A5A"/>
    <w:rsid w:val="0023109C"/>
    <w:rsid w:val="00231DBF"/>
    <w:rsid w:val="00231DCC"/>
    <w:rsid w:val="00232E0B"/>
    <w:rsid w:val="00235973"/>
    <w:rsid w:val="002362DC"/>
    <w:rsid w:val="00242EF2"/>
    <w:rsid w:val="00243F85"/>
    <w:rsid w:val="00244769"/>
    <w:rsid w:val="00245848"/>
    <w:rsid w:val="00246027"/>
    <w:rsid w:val="002461E3"/>
    <w:rsid w:val="00250CF0"/>
    <w:rsid w:val="002510AC"/>
    <w:rsid w:val="002521F9"/>
    <w:rsid w:val="00252234"/>
    <w:rsid w:val="0025233B"/>
    <w:rsid w:val="00252667"/>
    <w:rsid w:val="00253618"/>
    <w:rsid w:val="002548AD"/>
    <w:rsid w:val="002572A4"/>
    <w:rsid w:val="00261C31"/>
    <w:rsid w:val="00261FA1"/>
    <w:rsid w:val="00262C2A"/>
    <w:rsid w:val="002643B4"/>
    <w:rsid w:val="0026464E"/>
    <w:rsid w:val="002665DA"/>
    <w:rsid w:val="002675F7"/>
    <w:rsid w:val="0027182E"/>
    <w:rsid w:val="00273076"/>
    <w:rsid w:val="002731CB"/>
    <w:rsid w:val="002735B4"/>
    <w:rsid w:val="0027573A"/>
    <w:rsid w:val="00275AA8"/>
    <w:rsid w:val="002779A4"/>
    <w:rsid w:val="002810E8"/>
    <w:rsid w:val="0028311C"/>
    <w:rsid w:val="00283275"/>
    <w:rsid w:val="00284783"/>
    <w:rsid w:val="00284A0F"/>
    <w:rsid w:val="00284E4C"/>
    <w:rsid w:val="0028664C"/>
    <w:rsid w:val="00286C9E"/>
    <w:rsid w:val="002876A2"/>
    <w:rsid w:val="00287E3E"/>
    <w:rsid w:val="0029230D"/>
    <w:rsid w:val="00292990"/>
    <w:rsid w:val="002936DE"/>
    <w:rsid w:val="00293A74"/>
    <w:rsid w:val="0029431C"/>
    <w:rsid w:val="00294926"/>
    <w:rsid w:val="00295290"/>
    <w:rsid w:val="00295799"/>
    <w:rsid w:val="00295EEC"/>
    <w:rsid w:val="00295F15"/>
    <w:rsid w:val="002973E8"/>
    <w:rsid w:val="0029777F"/>
    <w:rsid w:val="002A0D01"/>
    <w:rsid w:val="002A3C73"/>
    <w:rsid w:val="002A46C7"/>
    <w:rsid w:val="002A47A7"/>
    <w:rsid w:val="002A502B"/>
    <w:rsid w:val="002A7DC7"/>
    <w:rsid w:val="002B0ABE"/>
    <w:rsid w:val="002B0EBD"/>
    <w:rsid w:val="002B48E7"/>
    <w:rsid w:val="002B5574"/>
    <w:rsid w:val="002B56CE"/>
    <w:rsid w:val="002B61F0"/>
    <w:rsid w:val="002B7C35"/>
    <w:rsid w:val="002C014C"/>
    <w:rsid w:val="002C0885"/>
    <w:rsid w:val="002C0B6E"/>
    <w:rsid w:val="002C0D57"/>
    <w:rsid w:val="002C1EA3"/>
    <w:rsid w:val="002C26B5"/>
    <w:rsid w:val="002C48E8"/>
    <w:rsid w:val="002C59D8"/>
    <w:rsid w:val="002C6988"/>
    <w:rsid w:val="002C6FDA"/>
    <w:rsid w:val="002D4830"/>
    <w:rsid w:val="002D5100"/>
    <w:rsid w:val="002D6BC0"/>
    <w:rsid w:val="002D7ABC"/>
    <w:rsid w:val="002E0132"/>
    <w:rsid w:val="002E16C8"/>
    <w:rsid w:val="002E1C35"/>
    <w:rsid w:val="002E48A8"/>
    <w:rsid w:val="002E6C08"/>
    <w:rsid w:val="002F143D"/>
    <w:rsid w:val="002F29D9"/>
    <w:rsid w:val="002F2ACE"/>
    <w:rsid w:val="002F33F5"/>
    <w:rsid w:val="002F509D"/>
    <w:rsid w:val="002F707B"/>
    <w:rsid w:val="002F72DC"/>
    <w:rsid w:val="002F7738"/>
    <w:rsid w:val="002F7751"/>
    <w:rsid w:val="00306874"/>
    <w:rsid w:val="00306CE2"/>
    <w:rsid w:val="00306F65"/>
    <w:rsid w:val="003078AA"/>
    <w:rsid w:val="00310599"/>
    <w:rsid w:val="0031119E"/>
    <w:rsid w:val="00311F83"/>
    <w:rsid w:val="00312157"/>
    <w:rsid w:val="003121F7"/>
    <w:rsid w:val="00312FDF"/>
    <w:rsid w:val="00315383"/>
    <w:rsid w:val="00316089"/>
    <w:rsid w:val="00316878"/>
    <w:rsid w:val="003203CB"/>
    <w:rsid w:val="003224AE"/>
    <w:rsid w:val="00322942"/>
    <w:rsid w:val="00322E6D"/>
    <w:rsid w:val="00325726"/>
    <w:rsid w:val="00325A76"/>
    <w:rsid w:val="0032737F"/>
    <w:rsid w:val="003277CF"/>
    <w:rsid w:val="00327A4B"/>
    <w:rsid w:val="00327DAA"/>
    <w:rsid w:val="00331449"/>
    <w:rsid w:val="00331EAD"/>
    <w:rsid w:val="0033250A"/>
    <w:rsid w:val="00332673"/>
    <w:rsid w:val="00332759"/>
    <w:rsid w:val="00333818"/>
    <w:rsid w:val="003348CB"/>
    <w:rsid w:val="003356BF"/>
    <w:rsid w:val="00336B8E"/>
    <w:rsid w:val="00337A43"/>
    <w:rsid w:val="00337FF6"/>
    <w:rsid w:val="00342276"/>
    <w:rsid w:val="00344CE1"/>
    <w:rsid w:val="003450B5"/>
    <w:rsid w:val="00347543"/>
    <w:rsid w:val="00347878"/>
    <w:rsid w:val="003507A7"/>
    <w:rsid w:val="00350CA6"/>
    <w:rsid w:val="0035123F"/>
    <w:rsid w:val="0035134B"/>
    <w:rsid w:val="003516DE"/>
    <w:rsid w:val="00351F65"/>
    <w:rsid w:val="003527A6"/>
    <w:rsid w:val="00352F96"/>
    <w:rsid w:val="003531DA"/>
    <w:rsid w:val="003538A0"/>
    <w:rsid w:val="00356A4A"/>
    <w:rsid w:val="00356BDE"/>
    <w:rsid w:val="00362549"/>
    <w:rsid w:val="003628DC"/>
    <w:rsid w:val="003640E5"/>
    <w:rsid w:val="00367EB2"/>
    <w:rsid w:val="00370D2E"/>
    <w:rsid w:val="003734C3"/>
    <w:rsid w:val="00373AE4"/>
    <w:rsid w:val="0037423C"/>
    <w:rsid w:val="00376621"/>
    <w:rsid w:val="0037681F"/>
    <w:rsid w:val="003805E1"/>
    <w:rsid w:val="00381808"/>
    <w:rsid w:val="003818F5"/>
    <w:rsid w:val="003822AB"/>
    <w:rsid w:val="00383B80"/>
    <w:rsid w:val="003902E3"/>
    <w:rsid w:val="00391DA5"/>
    <w:rsid w:val="003927E1"/>
    <w:rsid w:val="00392905"/>
    <w:rsid w:val="0039448C"/>
    <w:rsid w:val="0039448F"/>
    <w:rsid w:val="003944BD"/>
    <w:rsid w:val="003947DE"/>
    <w:rsid w:val="00396409"/>
    <w:rsid w:val="00396ABB"/>
    <w:rsid w:val="00397227"/>
    <w:rsid w:val="003A0062"/>
    <w:rsid w:val="003A2BCB"/>
    <w:rsid w:val="003A3DBB"/>
    <w:rsid w:val="003A6BF5"/>
    <w:rsid w:val="003A6E4C"/>
    <w:rsid w:val="003B5665"/>
    <w:rsid w:val="003C01A4"/>
    <w:rsid w:val="003C33C8"/>
    <w:rsid w:val="003D1D5E"/>
    <w:rsid w:val="003D1FDC"/>
    <w:rsid w:val="003D47AD"/>
    <w:rsid w:val="003D4876"/>
    <w:rsid w:val="003D5010"/>
    <w:rsid w:val="003D607E"/>
    <w:rsid w:val="003D7128"/>
    <w:rsid w:val="003E208A"/>
    <w:rsid w:val="003E35EB"/>
    <w:rsid w:val="003E3701"/>
    <w:rsid w:val="003E3719"/>
    <w:rsid w:val="003E5425"/>
    <w:rsid w:val="003E5801"/>
    <w:rsid w:val="003E6865"/>
    <w:rsid w:val="003E7230"/>
    <w:rsid w:val="003E782F"/>
    <w:rsid w:val="003E78CC"/>
    <w:rsid w:val="003F2D9D"/>
    <w:rsid w:val="003F2F89"/>
    <w:rsid w:val="003F6351"/>
    <w:rsid w:val="003F67CE"/>
    <w:rsid w:val="003F78DE"/>
    <w:rsid w:val="004007CD"/>
    <w:rsid w:val="00400BA8"/>
    <w:rsid w:val="00402280"/>
    <w:rsid w:val="00402B1C"/>
    <w:rsid w:val="00403550"/>
    <w:rsid w:val="00403B36"/>
    <w:rsid w:val="00403C6F"/>
    <w:rsid w:val="00406A3A"/>
    <w:rsid w:val="00407FCE"/>
    <w:rsid w:val="00410A87"/>
    <w:rsid w:val="004110B2"/>
    <w:rsid w:val="004116A9"/>
    <w:rsid w:val="00412E9D"/>
    <w:rsid w:val="0041316B"/>
    <w:rsid w:val="00414FFB"/>
    <w:rsid w:val="00415807"/>
    <w:rsid w:val="004162BE"/>
    <w:rsid w:val="00416D11"/>
    <w:rsid w:val="00417A45"/>
    <w:rsid w:val="00417B5F"/>
    <w:rsid w:val="00417C87"/>
    <w:rsid w:val="004201BF"/>
    <w:rsid w:val="0042271D"/>
    <w:rsid w:val="004227D9"/>
    <w:rsid w:val="00423D51"/>
    <w:rsid w:val="0042460F"/>
    <w:rsid w:val="00425010"/>
    <w:rsid w:val="00425D19"/>
    <w:rsid w:val="004301EC"/>
    <w:rsid w:val="00430D14"/>
    <w:rsid w:val="0043155D"/>
    <w:rsid w:val="00432865"/>
    <w:rsid w:val="004357B4"/>
    <w:rsid w:val="00435BA8"/>
    <w:rsid w:val="00436025"/>
    <w:rsid w:val="0043660E"/>
    <w:rsid w:val="004368A9"/>
    <w:rsid w:val="00436F8B"/>
    <w:rsid w:val="00440C3B"/>
    <w:rsid w:val="004420FE"/>
    <w:rsid w:val="0044223E"/>
    <w:rsid w:val="0044245C"/>
    <w:rsid w:val="004425A5"/>
    <w:rsid w:val="00442E1B"/>
    <w:rsid w:val="00446511"/>
    <w:rsid w:val="004508FE"/>
    <w:rsid w:val="00452083"/>
    <w:rsid w:val="00455137"/>
    <w:rsid w:val="00456E39"/>
    <w:rsid w:val="00461936"/>
    <w:rsid w:val="00461AC9"/>
    <w:rsid w:val="00461CA1"/>
    <w:rsid w:val="00462249"/>
    <w:rsid w:val="00462D33"/>
    <w:rsid w:val="004631E5"/>
    <w:rsid w:val="0046321F"/>
    <w:rsid w:val="004640BA"/>
    <w:rsid w:val="00464E12"/>
    <w:rsid w:val="004678D3"/>
    <w:rsid w:val="004703B8"/>
    <w:rsid w:val="00470F25"/>
    <w:rsid w:val="004719F3"/>
    <w:rsid w:val="00472100"/>
    <w:rsid w:val="00472D2C"/>
    <w:rsid w:val="004749E4"/>
    <w:rsid w:val="00480B08"/>
    <w:rsid w:val="00481A2F"/>
    <w:rsid w:val="00483E8C"/>
    <w:rsid w:val="004844F8"/>
    <w:rsid w:val="00484A06"/>
    <w:rsid w:val="00487CF9"/>
    <w:rsid w:val="00490394"/>
    <w:rsid w:val="004904AC"/>
    <w:rsid w:val="0049066D"/>
    <w:rsid w:val="00490894"/>
    <w:rsid w:val="00490D2D"/>
    <w:rsid w:val="0049151A"/>
    <w:rsid w:val="004916B0"/>
    <w:rsid w:val="004922FD"/>
    <w:rsid w:val="00492A98"/>
    <w:rsid w:val="00494CB0"/>
    <w:rsid w:val="00496233"/>
    <w:rsid w:val="0049664E"/>
    <w:rsid w:val="0049685D"/>
    <w:rsid w:val="00496BAC"/>
    <w:rsid w:val="00497261"/>
    <w:rsid w:val="00497794"/>
    <w:rsid w:val="0049783E"/>
    <w:rsid w:val="004A0CAE"/>
    <w:rsid w:val="004A2814"/>
    <w:rsid w:val="004A31D8"/>
    <w:rsid w:val="004A4ABB"/>
    <w:rsid w:val="004A5334"/>
    <w:rsid w:val="004A5F69"/>
    <w:rsid w:val="004A6DDF"/>
    <w:rsid w:val="004A6EC7"/>
    <w:rsid w:val="004A73E8"/>
    <w:rsid w:val="004A7BAB"/>
    <w:rsid w:val="004B0C4D"/>
    <w:rsid w:val="004B4F8B"/>
    <w:rsid w:val="004B5AB6"/>
    <w:rsid w:val="004B6041"/>
    <w:rsid w:val="004B628E"/>
    <w:rsid w:val="004B733F"/>
    <w:rsid w:val="004B77D3"/>
    <w:rsid w:val="004C019D"/>
    <w:rsid w:val="004C1628"/>
    <w:rsid w:val="004C3AB7"/>
    <w:rsid w:val="004C4D86"/>
    <w:rsid w:val="004C6A55"/>
    <w:rsid w:val="004C6D21"/>
    <w:rsid w:val="004C7B20"/>
    <w:rsid w:val="004C7FF5"/>
    <w:rsid w:val="004D32F0"/>
    <w:rsid w:val="004D4058"/>
    <w:rsid w:val="004D4580"/>
    <w:rsid w:val="004D692D"/>
    <w:rsid w:val="004D69E7"/>
    <w:rsid w:val="004D7089"/>
    <w:rsid w:val="004D7DB3"/>
    <w:rsid w:val="004E01F6"/>
    <w:rsid w:val="004E0376"/>
    <w:rsid w:val="004E1262"/>
    <w:rsid w:val="004E2096"/>
    <w:rsid w:val="004E43A2"/>
    <w:rsid w:val="004E441E"/>
    <w:rsid w:val="004E522C"/>
    <w:rsid w:val="004E569F"/>
    <w:rsid w:val="004E5D59"/>
    <w:rsid w:val="004F2251"/>
    <w:rsid w:val="004F27E6"/>
    <w:rsid w:val="004F285B"/>
    <w:rsid w:val="004F2A8E"/>
    <w:rsid w:val="004F3B50"/>
    <w:rsid w:val="004F45B6"/>
    <w:rsid w:val="004F5761"/>
    <w:rsid w:val="004F735C"/>
    <w:rsid w:val="005017AA"/>
    <w:rsid w:val="00501AED"/>
    <w:rsid w:val="005039EB"/>
    <w:rsid w:val="00504620"/>
    <w:rsid w:val="0051148E"/>
    <w:rsid w:val="00511E4E"/>
    <w:rsid w:val="00511EB3"/>
    <w:rsid w:val="0051300A"/>
    <w:rsid w:val="0051505B"/>
    <w:rsid w:val="0051519D"/>
    <w:rsid w:val="0051595B"/>
    <w:rsid w:val="00521EB2"/>
    <w:rsid w:val="00522162"/>
    <w:rsid w:val="00523B10"/>
    <w:rsid w:val="00524A19"/>
    <w:rsid w:val="00526581"/>
    <w:rsid w:val="005324B8"/>
    <w:rsid w:val="00534E58"/>
    <w:rsid w:val="00535019"/>
    <w:rsid w:val="00535DF5"/>
    <w:rsid w:val="005360C5"/>
    <w:rsid w:val="00536278"/>
    <w:rsid w:val="00536B7F"/>
    <w:rsid w:val="00536D3B"/>
    <w:rsid w:val="00537A79"/>
    <w:rsid w:val="00537CFA"/>
    <w:rsid w:val="00543BDD"/>
    <w:rsid w:val="00545BD1"/>
    <w:rsid w:val="00545FB3"/>
    <w:rsid w:val="00546B6E"/>
    <w:rsid w:val="00552449"/>
    <w:rsid w:val="0055318D"/>
    <w:rsid w:val="00554E9C"/>
    <w:rsid w:val="005559DE"/>
    <w:rsid w:val="00556612"/>
    <w:rsid w:val="005567A0"/>
    <w:rsid w:val="00560BEA"/>
    <w:rsid w:val="00561934"/>
    <w:rsid w:val="00561EF3"/>
    <w:rsid w:val="00561F8C"/>
    <w:rsid w:val="00562E48"/>
    <w:rsid w:val="00563C23"/>
    <w:rsid w:val="00564E75"/>
    <w:rsid w:val="005661AF"/>
    <w:rsid w:val="00567E72"/>
    <w:rsid w:val="00572035"/>
    <w:rsid w:val="0057307F"/>
    <w:rsid w:val="005738AF"/>
    <w:rsid w:val="005744C8"/>
    <w:rsid w:val="005752F4"/>
    <w:rsid w:val="00575D96"/>
    <w:rsid w:val="00580BC2"/>
    <w:rsid w:val="00580E89"/>
    <w:rsid w:val="005840BA"/>
    <w:rsid w:val="00584219"/>
    <w:rsid w:val="00587A7F"/>
    <w:rsid w:val="00587D99"/>
    <w:rsid w:val="005901FD"/>
    <w:rsid w:val="005905E8"/>
    <w:rsid w:val="00590C68"/>
    <w:rsid w:val="0059183C"/>
    <w:rsid w:val="00596171"/>
    <w:rsid w:val="0059677C"/>
    <w:rsid w:val="00596EDD"/>
    <w:rsid w:val="005978CF"/>
    <w:rsid w:val="005A151A"/>
    <w:rsid w:val="005A16E7"/>
    <w:rsid w:val="005A2C70"/>
    <w:rsid w:val="005A31C7"/>
    <w:rsid w:val="005A4CB4"/>
    <w:rsid w:val="005A5B33"/>
    <w:rsid w:val="005A69E4"/>
    <w:rsid w:val="005A6FBD"/>
    <w:rsid w:val="005B05EE"/>
    <w:rsid w:val="005B0C23"/>
    <w:rsid w:val="005B2A58"/>
    <w:rsid w:val="005B2B60"/>
    <w:rsid w:val="005B3BBD"/>
    <w:rsid w:val="005B68F9"/>
    <w:rsid w:val="005B6B34"/>
    <w:rsid w:val="005C0977"/>
    <w:rsid w:val="005C0B10"/>
    <w:rsid w:val="005C0C51"/>
    <w:rsid w:val="005C0EF3"/>
    <w:rsid w:val="005C16F5"/>
    <w:rsid w:val="005C2B1B"/>
    <w:rsid w:val="005C4635"/>
    <w:rsid w:val="005C4696"/>
    <w:rsid w:val="005C5D75"/>
    <w:rsid w:val="005D1C4E"/>
    <w:rsid w:val="005D33BA"/>
    <w:rsid w:val="005D34B5"/>
    <w:rsid w:val="005D391F"/>
    <w:rsid w:val="005D4732"/>
    <w:rsid w:val="005D4AE7"/>
    <w:rsid w:val="005E044B"/>
    <w:rsid w:val="005E0B94"/>
    <w:rsid w:val="005E16F6"/>
    <w:rsid w:val="005E254A"/>
    <w:rsid w:val="005E39FE"/>
    <w:rsid w:val="005E4E15"/>
    <w:rsid w:val="005E75CF"/>
    <w:rsid w:val="005E7D7C"/>
    <w:rsid w:val="005F011E"/>
    <w:rsid w:val="005F0426"/>
    <w:rsid w:val="005F0655"/>
    <w:rsid w:val="005F161E"/>
    <w:rsid w:val="005F3A41"/>
    <w:rsid w:val="005F47BD"/>
    <w:rsid w:val="005F515C"/>
    <w:rsid w:val="006006D0"/>
    <w:rsid w:val="00600B8B"/>
    <w:rsid w:val="0060159D"/>
    <w:rsid w:val="00601644"/>
    <w:rsid w:val="00611209"/>
    <w:rsid w:val="00611911"/>
    <w:rsid w:val="00611C84"/>
    <w:rsid w:val="0061266A"/>
    <w:rsid w:val="0061434C"/>
    <w:rsid w:val="00616DB6"/>
    <w:rsid w:val="00624269"/>
    <w:rsid w:val="0062726B"/>
    <w:rsid w:val="00630B8F"/>
    <w:rsid w:val="00631F45"/>
    <w:rsid w:val="006324AE"/>
    <w:rsid w:val="00633935"/>
    <w:rsid w:val="00633E3C"/>
    <w:rsid w:val="00634968"/>
    <w:rsid w:val="006360E6"/>
    <w:rsid w:val="00637C77"/>
    <w:rsid w:val="00641A43"/>
    <w:rsid w:val="00644D42"/>
    <w:rsid w:val="006461EC"/>
    <w:rsid w:val="00650697"/>
    <w:rsid w:val="006512E5"/>
    <w:rsid w:val="006518F9"/>
    <w:rsid w:val="00651E53"/>
    <w:rsid w:val="00651EC2"/>
    <w:rsid w:val="00653103"/>
    <w:rsid w:val="006534D8"/>
    <w:rsid w:val="00654890"/>
    <w:rsid w:val="00656C8F"/>
    <w:rsid w:val="00657559"/>
    <w:rsid w:val="006575CA"/>
    <w:rsid w:val="00657E2E"/>
    <w:rsid w:val="00660A91"/>
    <w:rsid w:val="0066170A"/>
    <w:rsid w:val="00661FF2"/>
    <w:rsid w:val="00667753"/>
    <w:rsid w:val="00670666"/>
    <w:rsid w:val="00670F71"/>
    <w:rsid w:val="00672278"/>
    <w:rsid w:val="00672FBC"/>
    <w:rsid w:val="006730CB"/>
    <w:rsid w:val="006735EC"/>
    <w:rsid w:val="006749F6"/>
    <w:rsid w:val="00674C16"/>
    <w:rsid w:val="0067645C"/>
    <w:rsid w:val="006769DC"/>
    <w:rsid w:val="0067783E"/>
    <w:rsid w:val="00677DDF"/>
    <w:rsid w:val="00680A2E"/>
    <w:rsid w:val="006824EE"/>
    <w:rsid w:val="0068332A"/>
    <w:rsid w:val="0068453A"/>
    <w:rsid w:val="00684CDF"/>
    <w:rsid w:val="00684D6E"/>
    <w:rsid w:val="00687545"/>
    <w:rsid w:val="00687EC4"/>
    <w:rsid w:val="0069132D"/>
    <w:rsid w:val="00694191"/>
    <w:rsid w:val="0069438E"/>
    <w:rsid w:val="00694715"/>
    <w:rsid w:val="00694EDF"/>
    <w:rsid w:val="00694FC2"/>
    <w:rsid w:val="00695C53"/>
    <w:rsid w:val="00696FF4"/>
    <w:rsid w:val="006A0ADF"/>
    <w:rsid w:val="006A19C0"/>
    <w:rsid w:val="006A4CD1"/>
    <w:rsid w:val="006A5B5E"/>
    <w:rsid w:val="006A5E8B"/>
    <w:rsid w:val="006A6050"/>
    <w:rsid w:val="006A78C3"/>
    <w:rsid w:val="006B0323"/>
    <w:rsid w:val="006B089D"/>
    <w:rsid w:val="006B0E21"/>
    <w:rsid w:val="006B0F16"/>
    <w:rsid w:val="006B16B2"/>
    <w:rsid w:val="006B2584"/>
    <w:rsid w:val="006B4888"/>
    <w:rsid w:val="006B4B3A"/>
    <w:rsid w:val="006B4CF5"/>
    <w:rsid w:val="006B5F21"/>
    <w:rsid w:val="006B7D71"/>
    <w:rsid w:val="006C10B6"/>
    <w:rsid w:val="006C1379"/>
    <w:rsid w:val="006C461D"/>
    <w:rsid w:val="006C4839"/>
    <w:rsid w:val="006C52E8"/>
    <w:rsid w:val="006D2AA5"/>
    <w:rsid w:val="006D2DD9"/>
    <w:rsid w:val="006D60E6"/>
    <w:rsid w:val="006D6AE2"/>
    <w:rsid w:val="006E1510"/>
    <w:rsid w:val="006E27E3"/>
    <w:rsid w:val="006E3272"/>
    <w:rsid w:val="006E520D"/>
    <w:rsid w:val="006E590E"/>
    <w:rsid w:val="006E5A6C"/>
    <w:rsid w:val="006E757B"/>
    <w:rsid w:val="006E7D13"/>
    <w:rsid w:val="006E7E80"/>
    <w:rsid w:val="006F0DFA"/>
    <w:rsid w:val="006F2364"/>
    <w:rsid w:val="006F3A36"/>
    <w:rsid w:val="006F3C2B"/>
    <w:rsid w:val="006F4472"/>
    <w:rsid w:val="006F4853"/>
    <w:rsid w:val="006F52FF"/>
    <w:rsid w:val="006F538A"/>
    <w:rsid w:val="006F66D5"/>
    <w:rsid w:val="006F7A99"/>
    <w:rsid w:val="007007CB"/>
    <w:rsid w:val="007023A1"/>
    <w:rsid w:val="00703432"/>
    <w:rsid w:val="007035F2"/>
    <w:rsid w:val="0070388B"/>
    <w:rsid w:val="00703DEA"/>
    <w:rsid w:val="00706767"/>
    <w:rsid w:val="007101AA"/>
    <w:rsid w:val="00710756"/>
    <w:rsid w:val="007109A8"/>
    <w:rsid w:val="0071133F"/>
    <w:rsid w:val="0071171B"/>
    <w:rsid w:val="007153F5"/>
    <w:rsid w:val="00715E71"/>
    <w:rsid w:val="007216F0"/>
    <w:rsid w:val="00721FE9"/>
    <w:rsid w:val="00722FD7"/>
    <w:rsid w:val="00725A22"/>
    <w:rsid w:val="007269F7"/>
    <w:rsid w:val="007270C9"/>
    <w:rsid w:val="00727AD2"/>
    <w:rsid w:val="00727E04"/>
    <w:rsid w:val="00731B35"/>
    <w:rsid w:val="00733462"/>
    <w:rsid w:val="00736781"/>
    <w:rsid w:val="00737BD7"/>
    <w:rsid w:val="00743D25"/>
    <w:rsid w:val="007448D6"/>
    <w:rsid w:val="007449F2"/>
    <w:rsid w:val="0074598A"/>
    <w:rsid w:val="00746FA7"/>
    <w:rsid w:val="00750469"/>
    <w:rsid w:val="0075126C"/>
    <w:rsid w:val="00752E77"/>
    <w:rsid w:val="007540C1"/>
    <w:rsid w:val="007544E3"/>
    <w:rsid w:val="00756874"/>
    <w:rsid w:val="007604B1"/>
    <w:rsid w:val="00760F6E"/>
    <w:rsid w:val="007612F6"/>
    <w:rsid w:val="00761A17"/>
    <w:rsid w:val="00761B36"/>
    <w:rsid w:val="00762A1D"/>
    <w:rsid w:val="0076360E"/>
    <w:rsid w:val="00763618"/>
    <w:rsid w:val="00763826"/>
    <w:rsid w:val="00765C3F"/>
    <w:rsid w:val="0076642A"/>
    <w:rsid w:val="00772C0C"/>
    <w:rsid w:val="00773DC5"/>
    <w:rsid w:val="00774273"/>
    <w:rsid w:val="00774FC0"/>
    <w:rsid w:val="007752B3"/>
    <w:rsid w:val="0077757A"/>
    <w:rsid w:val="00777E7A"/>
    <w:rsid w:val="00780A0C"/>
    <w:rsid w:val="00780E64"/>
    <w:rsid w:val="00781A3F"/>
    <w:rsid w:val="007820E7"/>
    <w:rsid w:val="00782384"/>
    <w:rsid w:val="00782A9C"/>
    <w:rsid w:val="0078382C"/>
    <w:rsid w:val="00783BBB"/>
    <w:rsid w:val="007848B3"/>
    <w:rsid w:val="007868BF"/>
    <w:rsid w:val="00786ABA"/>
    <w:rsid w:val="00786AEF"/>
    <w:rsid w:val="00787EF5"/>
    <w:rsid w:val="00790855"/>
    <w:rsid w:val="0079343F"/>
    <w:rsid w:val="0079516E"/>
    <w:rsid w:val="00796147"/>
    <w:rsid w:val="00797786"/>
    <w:rsid w:val="00797832"/>
    <w:rsid w:val="007A189F"/>
    <w:rsid w:val="007A290C"/>
    <w:rsid w:val="007A42F5"/>
    <w:rsid w:val="007A445D"/>
    <w:rsid w:val="007A5B42"/>
    <w:rsid w:val="007A6D56"/>
    <w:rsid w:val="007A6E36"/>
    <w:rsid w:val="007A7525"/>
    <w:rsid w:val="007B0149"/>
    <w:rsid w:val="007B0695"/>
    <w:rsid w:val="007B0ADB"/>
    <w:rsid w:val="007B1C5B"/>
    <w:rsid w:val="007B23A9"/>
    <w:rsid w:val="007B33A6"/>
    <w:rsid w:val="007B39FB"/>
    <w:rsid w:val="007B45F3"/>
    <w:rsid w:val="007B67E0"/>
    <w:rsid w:val="007C16AE"/>
    <w:rsid w:val="007C2A9F"/>
    <w:rsid w:val="007C2D1C"/>
    <w:rsid w:val="007C2DB5"/>
    <w:rsid w:val="007C2DC7"/>
    <w:rsid w:val="007C351B"/>
    <w:rsid w:val="007C38D5"/>
    <w:rsid w:val="007C4794"/>
    <w:rsid w:val="007C4944"/>
    <w:rsid w:val="007C5182"/>
    <w:rsid w:val="007C5C9B"/>
    <w:rsid w:val="007C5DC0"/>
    <w:rsid w:val="007C6746"/>
    <w:rsid w:val="007C6A88"/>
    <w:rsid w:val="007C7C8B"/>
    <w:rsid w:val="007D0A44"/>
    <w:rsid w:val="007D195F"/>
    <w:rsid w:val="007D37AE"/>
    <w:rsid w:val="007D5BC7"/>
    <w:rsid w:val="007D6496"/>
    <w:rsid w:val="007D6BAF"/>
    <w:rsid w:val="007D7B12"/>
    <w:rsid w:val="007E0D75"/>
    <w:rsid w:val="007E0EF4"/>
    <w:rsid w:val="007E177E"/>
    <w:rsid w:val="007E2158"/>
    <w:rsid w:val="007E5F15"/>
    <w:rsid w:val="007E61AF"/>
    <w:rsid w:val="007E6947"/>
    <w:rsid w:val="007E7DD4"/>
    <w:rsid w:val="007F3BA7"/>
    <w:rsid w:val="007F4F73"/>
    <w:rsid w:val="007F5361"/>
    <w:rsid w:val="007F6041"/>
    <w:rsid w:val="007F681E"/>
    <w:rsid w:val="0080132C"/>
    <w:rsid w:val="00802040"/>
    <w:rsid w:val="008022EF"/>
    <w:rsid w:val="008050CF"/>
    <w:rsid w:val="008055F7"/>
    <w:rsid w:val="00807DA1"/>
    <w:rsid w:val="008118E7"/>
    <w:rsid w:val="00811B50"/>
    <w:rsid w:val="00812210"/>
    <w:rsid w:val="00814C9F"/>
    <w:rsid w:val="00815A53"/>
    <w:rsid w:val="00815DA4"/>
    <w:rsid w:val="00816C34"/>
    <w:rsid w:val="0082045E"/>
    <w:rsid w:val="00820601"/>
    <w:rsid w:val="008216A3"/>
    <w:rsid w:val="00821D2C"/>
    <w:rsid w:val="0082202F"/>
    <w:rsid w:val="00822148"/>
    <w:rsid w:val="00826F53"/>
    <w:rsid w:val="00832B84"/>
    <w:rsid w:val="008330AC"/>
    <w:rsid w:val="00833900"/>
    <w:rsid w:val="008345DB"/>
    <w:rsid w:val="0083533E"/>
    <w:rsid w:val="00835AF5"/>
    <w:rsid w:val="008362A9"/>
    <w:rsid w:val="00840C7B"/>
    <w:rsid w:val="008416AF"/>
    <w:rsid w:val="00841A9B"/>
    <w:rsid w:val="008423D5"/>
    <w:rsid w:val="00842C3B"/>
    <w:rsid w:val="0084370E"/>
    <w:rsid w:val="0084392F"/>
    <w:rsid w:val="00844E55"/>
    <w:rsid w:val="0084557A"/>
    <w:rsid w:val="008521FB"/>
    <w:rsid w:val="00854011"/>
    <w:rsid w:val="008540E9"/>
    <w:rsid w:val="00854B1C"/>
    <w:rsid w:val="00856530"/>
    <w:rsid w:val="00857903"/>
    <w:rsid w:val="00857F92"/>
    <w:rsid w:val="008602B4"/>
    <w:rsid w:val="00860776"/>
    <w:rsid w:val="008633B1"/>
    <w:rsid w:val="0086387B"/>
    <w:rsid w:val="008639E3"/>
    <w:rsid w:val="00864473"/>
    <w:rsid w:val="00865417"/>
    <w:rsid w:val="008656B2"/>
    <w:rsid w:val="00866D5F"/>
    <w:rsid w:val="00867AA2"/>
    <w:rsid w:val="00870A85"/>
    <w:rsid w:val="00870C30"/>
    <w:rsid w:val="00870E2E"/>
    <w:rsid w:val="00872384"/>
    <w:rsid w:val="0087241C"/>
    <w:rsid w:val="0087310C"/>
    <w:rsid w:val="008734BD"/>
    <w:rsid w:val="0087425D"/>
    <w:rsid w:val="00876116"/>
    <w:rsid w:val="00876435"/>
    <w:rsid w:val="00880D11"/>
    <w:rsid w:val="008816A6"/>
    <w:rsid w:val="008817FF"/>
    <w:rsid w:val="00882590"/>
    <w:rsid w:val="00883E2B"/>
    <w:rsid w:val="00884035"/>
    <w:rsid w:val="0088408B"/>
    <w:rsid w:val="0088488D"/>
    <w:rsid w:val="0088508A"/>
    <w:rsid w:val="0088569A"/>
    <w:rsid w:val="00890F4E"/>
    <w:rsid w:val="00891D3D"/>
    <w:rsid w:val="00891E84"/>
    <w:rsid w:val="008920AC"/>
    <w:rsid w:val="00892275"/>
    <w:rsid w:val="00892377"/>
    <w:rsid w:val="00894842"/>
    <w:rsid w:val="00895466"/>
    <w:rsid w:val="008955E8"/>
    <w:rsid w:val="00895C1D"/>
    <w:rsid w:val="0089693B"/>
    <w:rsid w:val="008976E3"/>
    <w:rsid w:val="00897A8F"/>
    <w:rsid w:val="00897D02"/>
    <w:rsid w:val="008A10D8"/>
    <w:rsid w:val="008A112A"/>
    <w:rsid w:val="008A274F"/>
    <w:rsid w:val="008A31C4"/>
    <w:rsid w:val="008A3BBA"/>
    <w:rsid w:val="008A592C"/>
    <w:rsid w:val="008A6409"/>
    <w:rsid w:val="008A6AA6"/>
    <w:rsid w:val="008A7712"/>
    <w:rsid w:val="008B029D"/>
    <w:rsid w:val="008B1011"/>
    <w:rsid w:val="008B1973"/>
    <w:rsid w:val="008B28C0"/>
    <w:rsid w:val="008B2C0A"/>
    <w:rsid w:val="008B3361"/>
    <w:rsid w:val="008B35E1"/>
    <w:rsid w:val="008B4672"/>
    <w:rsid w:val="008B514B"/>
    <w:rsid w:val="008C0060"/>
    <w:rsid w:val="008C0CBC"/>
    <w:rsid w:val="008C1A65"/>
    <w:rsid w:val="008C1C58"/>
    <w:rsid w:val="008C26A1"/>
    <w:rsid w:val="008C3593"/>
    <w:rsid w:val="008C7ECF"/>
    <w:rsid w:val="008D01A2"/>
    <w:rsid w:val="008D0B46"/>
    <w:rsid w:val="008D2355"/>
    <w:rsid w:val="008D3FD5"/>
    <w:rsid w:val="008D4BCF"/>
    <w:rsid w:val="008D5ED8"/>
    <w:rsid w:val="008D680D"/>
    <w:rsid w:val="008D6B97"/>
    <w:rsid w:val="008D6EDB"/>
    <w:rsid w:val="008D74E6"/>
    <w:rsid w:val="008D7E55"/>
    <w:rsid w:val="008E005B"/>
    <w:rsid w:val="008E0B1D"/>
    <w:rsid w:val="008E1060"/>
    <w:rsid w:val="008E1599"/>
    <w:rsid w:val="008E1AD1"/>
    <w:rsid w:val="008E1B0F"/>
    <w:rsid w:val="008E1DA2"/>
    <w:rsid w:val="008E5B0F"/>
    <w:rsid w:val="008E7343"/>
    <w:rsid w:val="008E7ECD"/>
    <w:rsid w:val="008F01D0"/>
    <w:rsid w:val="008F0CAE"/>
    <w:rsid w:val="008F0D95"/>
    <w:rsid w:val="008F14A4"/>
    <w:rsid w:val="008F1599"/>
    <w:rsid w:val="008F2F58"/>
    <w:rsid w:val="008F3680"/>
    <w:rsid w:val="008F4119"/>
    <w:rsid w:val="008F5910"/>
    <w:rsid w:val="008F6D92"/>
    <w:rsid w:val="008F7B74"/>
    <w:rsid w:val="00904129"/>
    <w:rsid w:val="00905639"/>
    <w:rsid w:val="00905E8D"/>
    <w:rsid w:val="0090611D"/>
    <w:rsid w:val="009076CB"/>
    <w:rsid w:val="00907972"/>
    <w:rsid w:val="00910AF9"/>
    <w:rsid w:val="00910C1A"/>
    <w:rsid w:val="009115E8"/>
    <w:rsid w:val="00911F7C"/>
    <w:rsid w:val="00911FC0"/>
    <w:rsid w:val="00913D36"/>
    <w:rsid w:val="0091400A"/>
    <w:rsid w:val="00915501"/>
    <w:rsid w:val="00915A01"/>
    <w:rsid w:val="00915F50"/>
    <w:rsid w:val="009212F7"/>
    <w:rsid w:val="009219F6"/>
    <w:rsid w:val="00922108"/>
    <w:rsid w:val="00923D0B"/>
    <w:rsid w:val="00924B18"/>
    <w:rsid w:val="00927B29"/>
    <w:rsid w:val="00930C3A"/>
    <w:rsid w:val="00930E37"/>
    <w:rsid w:val="00931380"/>
    <w:rsid w:val="009316D3"/>
    <w:rsid w:val="009325BB"/>
    <w:rsid w:val="009325C0"/>
    <w:rsid w:val="0093263E"/>
    <w:rsid w:val="00932BAB"/>
    <w:rsid w:val="00934A5F"/>
    <w:rsid w:val="00934E09"/>
    <w:rsid w:val="009350F4"/>
    <w:rsid w:val="00940936"/>
    <w:rsid w:val="00940EE3"/>
    <w:rsid w:val="00941BBA"/>
    <w:rsid w:val="009458B7"/>
    <w:rsid w:val="00945B78"/>
    <w:rsid w:val="00945F1A"/>
    <w:rsid w:val="00946630"/>
    <w:rsid w:val="00950446"/>
    <w:rsid w:val="00953C33"/>
    <w:rsid w:val="009563C3"/>
    <w:rsid w:val="00957773"/>
    <w:rsid w:val="00961163"/>
    <w:rsid w:val="009624C4"/>
    <w:rsid w:val="00963068"/>
    <w:rsid w:val="009635B1"/>
    <w:rsid w:val="009659BA"/>
    <w:rsid w:val="00965EF7"/>
    <w:rsid w:val="00970041"/>
    <w:rsid w:val="00970E9C"/>
    <w:rsid w:val="00972459"/>
    <w:rsid w:val="00972543"/>
    <w:rsid w:val="00972A1C"/>
    <w:rsid w:val="0097400B"/>
    <w:rsid w:val="0097480D"/>
    <w:rsid w:val="00975DD2"/>
    <w:rsid w:val="009773B9"/>
    <w:rsid w:val="00977623"/>
    <w:rsid w:val="0097763F"/>
    <w:rsid w:val="0097792D"/>
    <w:rsid w:val="00977B4D"/>
    <w:rsid w:val="009807D6"/>
    <w:rsid w:val="00980F02"/>
    <w:rsid w:val="009818D1"/>
    <w:rsid w:val="00981F63"/>
    <w:rsid w:val="00983466"/>
    <w:rsid w:val="00985083"/>
    <w:rsid w:val="00985B2F"/>
    <w:rsid w:val="00985B88"/>
    <w:rsid w:val="00987861"/>
    <w:rsid w:val="0099394A"/>
    <w:rsid w:val="00993FA1"/>
    <w:rsid w:val="00993FCE"/>
    <w:rsid w:val="009942B5"/>
    <w:rsid w:val="0099571D"/>
    <w:rsid w:val="009967FF"/>
    <w:rsid w:val="00996FB2"/>
    <w:rsid w:val="00997A1D"/>
    <w:rsid w:val="009A1053"/>
    <w:rsid w:val="009A3F15"/>
    <w:rsid w:val="009A517B"/>
    <w:rsid w:val="009A5B47"/>
    <w:rsid w:val="009A6574"/>
    <w:rsid w:val="009A68BC"/>
    <w:rsid w:val="009A7D23"/>
    <w:rsid w:val="009B0D1C"/>
    <w:rsid w:val="009B249D"/>
    <w:rsid w:val="009B362B"/>
    <w:rsid w:val="009B3BAB"/>
    <w:rsid w:val="009B4B6A"/>
    <w:rsid w:val="009B7B95"/>
    <w:rsid w:val="009B7C63"/>
    <w:rsid w:val="009C1089"/>
    <w:rsid w:val="009C2714"/>
    <w:rsid w:val="009C6A26"/>
    <w:rsid w:val="009C6B9C"/>
    <w:rsid w:val="009C73A1"/>
    <w:rsid w:val="009D00F3"/>
    <w:rsid w:val="009D0BB4"/>
    <w:rsid w:val="009D1318"/>
    <w:rsid w:val="009D1B28"/>
    <w:rsid w:val="009D2E8C"/>
    <w:rsid w:val="009D45D9"/>
    <w:rsid w:val="009D4878"/>
    <w:rsid w:val="009D52B2"/>
    <w:rsid w:val="009D7154"/>
    <w:rsid w:val="009D77BB"/>
    <w:rsid w:val="009D7BC1"/>
    <w:rsid w:val="009D7F93"/>
    <w:rsid w:val="009E1982"/>
    <w:rsid w:val="009E199B"/>
    <w:rsid w:val="009E3476"/>
    <w:rsid w:val="009E3CD2"/>
    <w:rsid w:val="009E631C"/>
    <w:rsid w:val="009F066F"/>
    <w:rsid w:val="009F2E11"/>
    <w:rsid w:val="009F3B8B"/>
    <w:rsid w:val="009F4091"/>
    <w:rsid w:val="009F6F4A"/>
    <w:rsid w:val="009F74B0"/>
    <w:rsid w:val="009F7CB2"/>
    <w:rsid w:val="009F7D48"/>
    <w:rsid w:val="00A00141"/>
    <w:rsid w:val="00A0029C"/>
    <w:rsid w:val="00A00B03"/>
    <w:rsid w:val="00A0176E"/>
    <w:rsid w:val="00A01B49"/>
    <w:rsid w:val="00A01C1F"/>
    <w:rsid w:val="00A02C5D"/>
    <w:rsid w:val="00A030E2"/>
    <w:rsid w:val="00A03C79"/>
    <w:rsid w:val="00A04860"/>
    <w:rsid w:val="00A059BC"/>
    <w:rsid w:val="00A05A76"/>
    <w:rsid w:val="00A10CFF"/>
    <w:rsid w:val="00A11F73"/>
    <w:rsid w:val="00A13F7C"/>
    <w:rsid w:val="00A14CE0"/>
    <w:rsid w:val="00A14F71"/>
    <w:rsid w:val="00A1664C"/>
    <w:rsid w:val="00A16D62"/>
    <w:rsid w:val="00A17377"/>
    <w:rsid w:val="00A17D93"/>
    <w:rsid w:val="00A211FD"/>
    <w:rsid w:val="00A228A0"/>
    <w:rsid w:val="00A2437C"/>
    <w:rsid w:val="00A24888"/>
    <w:rsid w:val="00A25500"/>
    <w:rsid w:val="00A27518"/>
    <w:rsid w:val="00A306F4"/>
    <w:rsid w:val="00A30DD0"/>
    <w:rsid w:val="00A30E0C"/>
    <w:rsid w:val="00A30F21"/>
    <w:rsid w:val="00A35102"/>
    <w:rsid w:val="00A3562C"/>
    <w:rsid w:val="00A36AA7"/>
    <w:rsid w:val="00A37691"/>
    <w:rsid w:val="00A37A92"/>
    <w:rsid w:val="00A41BEB"/>
    <w:rsid w:val="00A43879"/>
    <w:rsid w:val="00A440E0"/>
    <w:rsid w:val="00A45699"/>
    <w:rsid w:val="00A46454"/>
    <w:rsid w:val="00A50E63"/>
    <w:rsid w:val="00A52CD4"/>
    <w:rsid w:val="00A54F79"/>
    <w:rsid w:val="00A55604"/>
    <w:rsid w:val="00A567E9"/>
    <w:rsid w:val="00A56F03"/>
    <w:rsid w:val="00A57662"/>
    <w:rsid w:val="00A57CAA"/>
    <w:rsid w:val="00A60AD9"/>
    <w:rsid w:val="00A63FDC"/>
    <w:rsid w:val="00A6500D"/>
    <w:rsid w:val="00A66103"/>
    <w:rsid w:val="00A7172E"/>
    <w:rsid w:val="00A72BD4"/>
    <w:rsid w:val="00A74532"/>
    <w:rsid w:val="00A75541"/>
    <w:rsid w:val="00A758CE"/>
    <w:rsid w:val="00A75C6D"/>
    <w:rsid w:val="00A81CB2"/>
    <w:rsid w:val="00A82A01"/>
    <w:rsid w:val="00A83089"/>
    <w:rsid w:val="00A83756"/>
    <w:rsid w:val="00A843F9"/>
    <w:rsid w:val="00A849BB"/>
    <w:rsid w:val="00A84A1E"/>
    <w:rsid w:val="00A873EF"/>
    <w:rsid w:val="00A93F30"/>
    <w:rsid w:val="00A95411"/>
    <w:rsid w:val="00A96186"/>
    <w:rsid w:val="00A96944"/>
    <w:rsid w:val="00A9698D"/>
    <w:rsid w:val="00A9701D"/>
    <w:rsid w:val="00A97DC8"/>
    <w:rsid w:val="00AA1C8A"/>
    <w:rsid w:val="00AA3817"/>
    <w:rsid w:val="00AA41D4"/>
    <w:rsid w:val="00AA4AD4"/>
    <w:rsid w:val="00AA5473"/>
    <w:rsid w:val="00AB026E"/>
    <w:rsid w:val="00AB0813"/>
    <w:rsid w:val="00AB15C6"/>
    <w:rsid w:val="00AB18F0"/>
    <w:rsid w:val="00AB2CDD"/>
    <w:rsid w:val="00AB36C4"/>
    <w:rsid w:val="00AB3AB4"/>
    <w:rsid w:val="00AB432F"/>
    <w:rsid w:val="00AB43EF"/>
    <w:rsid w:val="00AB49D2"/>
    <w:rsid w:val="00AB7B79"/>
    <w:rsid w:val="00AC0BF5"/>
    <w:rsid w:val="00AC0C51"/>
    <w:rsid w:val="00AC2A1C"/>
    <w:rsid w:val="00AC2EC9"/>
    <w:rsid w:val="00AC3D92"/>
    <w:rsid w:val="00AC3EA5"/>
    <w:rsid w:val="00AC3F61"/>
    <w:rsid w:val="00AC4840"/>
    <w:rsid w:val="00AC5652"/>
    <w:rsid w:val="00AC575B"/>
    <w:rsid w:val="00AC77B0"/>
    <w:rsid w:val="00AD0EF8"/>
    <w:rsid w:val="00AD1229"/>
    <w:rsid w:val="00AD186B"/>
    <w:rsid w:val="00AD32B6"/>
    <w:rsid w:val="00AD38DF"/>
    <w:rsid w:val="00AD528B"/>
    <w:rsid w:val="00AD5828"/>
    <w:rsid w:val="00AD63EE"/>
    <w:rsid w:val="00AE0BB8"/>
    <w:rsid w:val="00AE1E0B"/>
    <w:rsid w:val="00AE31DC"/>
    <w:rsid w:val="00AE3322"/>
    <w:rsid w:val="00AE3577"/>
    <w:rsid w:val="00AE3815"/>
    <w:rsid w:val="00AE4E6C"/>
    <w:rsid w:val="00AE5199"/>
    <w:rsid w:val="00AE578B"/>
    <w:rsid w:val="00AE5894"/>
    <w:rsid w:val="00AE79BF"/>
    <w:rsid w:val="00AE7D9C"/>
    <w:rsid w:val="00AF0287"/>
    <w:rsid w:val="00AF039C"/>
    <w:rsid w:val="00AF13AA"/>
    <w:rsid w:val="00AF1D69"/>
    <w:rsid w:val="00AF204D"/>
    <w:rsid w:val="00AF5B87"/>
    <w:rsid w:val="00AF5BBB"/>
    <w:rsid w:val="00AF71FD"/>
    <w:rsid w:val="00B00EDD"/>
    <w:rsid w:val="00B0218D"/>
    <w:rsid w:val="00B03D77"/>
    <w:rsid w:val="00B03FAA"/>
    <w:rsid w:val="00B07356"/>
    <w:rsid w:val="00B07740"/>
    <w:rsid w:val="00B111F0"/>
    <w:rsid w:val="00B11912"/>
    <w:rsid w:val="00B1198C"/>
    <w:rsid w:val="00B12425"/>
    <w:rsid w:val="00B13910"/>
    <w:rsid w:val="00B1421B"/>
    <w:rsid w:val="00B14DD2"/>
    <w:rsid w:val="00B15BCA"/>
    <w:rsid w:val="00B15D2B"/>
    <w:rsid w:val="00B20A63"/>
    <w:rsid w:val="00B22660"/>
    <w:rsid w:val="00B24D46"/>
    <w:rsid w:val="00B271DC"/>
    <w:rsid w:val="00B30690"/>
    <w:rsid w:val="00B31028"/>
    <w:rsid w:val="00B316FD"/>
    <w:rsid w:val="00B31C00"/>
    <w:rsid w:val="00B323ED"/>
    <w:rsid w:val="00B3244E"/>
    <w:rsid w:val="00B32F14"/>
    <w:rsid w:val="00B33135"/>
    <w:rsid w:val="00B333FB"/>
    <w:rsid w:val="00B33EBB"/>
    <w:rsid w:val="00B35606"/>
    <w:rsid w:val="00B37CA5"/>
    <w:rsid w:val="00B40169"/>
    <w:rsid w:val="00B405EC"/>
    <w:rsid w:val="00B4231C"/>
    <w:rsid w:val="00B45DDA"/>
    <w:rsid w:val="00B45F5D"/>
    <w:rsid w:val="00B46085"/>
    <w:rsid w:val="00B46AA1"/>
    <w:rsid w:val="00B52190"/>
    <w:rsid w:val="00B5242D"/>
    <w:rsid w:val="00B527D2"/>
    <w:rsid w:val="00B54F56"/>
    <w:rsid w:val="00B557DE"/>
    <w:rsid w:val="00B5748E"/>
    <w:rsid w:val="00B57CBA"/>
    <w:rsid w:val="00B60F09"/>
    <w:rsid w:val="00B60F91"/>
    <w:rsid w:val="00B6437C"/>
    <w:rsid w:val="00B652DB"/>
    <w:rsid w:val="00B66710"/>
    <w:rsid w:val="00B66ECD"/>
    <w:rsid w:val="00B67099"/>
    <w:rsid w:val="00B67461"/>
    <w:rsid w:val="00B70EE3"/>
    <w:rsid w:val="00B70F20"/>
    <w:rsid w:val="00B71BC4"/>
    <w:rsid w:val="00B71CAC"/>
    <w:rsid w:val="00B73BCC"/>
    <w:rsid w:val="00B73C77"/>
    <w:rsid w:val="00B74F39"/>
    <w:rsid w:val="00B76692"/>
    <w:rsid w:val="00B7701A"/>
    <w:rsid w:val="00B812AE"/>
    <w:rsid w:val="00B81372"/>
    <w:rsid w:val="00B82065"/>
    <w:rsid w:val="00B83C48"/>
    <w:rsid w:val="00B84C76"/>
    <w:rsid w:val="00B87280"/>
    <w:rsid w:val="00B875F4"/>
    <w:rsid w:val="00B903E2"/>
    <w:rsid w:val="00B906C4"/>
    <w:rsid w:val="00B9071F"/>
    <w:rsid w:val="00B9142B"/>
    <w:rsid w:val="00B92E6A"/>
    <w:rsid w:val="00B94302"/>
    <w:rsid w:val="00B9528B"/>
    <w:rsid w:val="00B9644E"/>
    <w:rsid w:val="00B97B60"/>
    <w:rsid w:val="00BA00C2"/>
    <w:rsid w:val="00BA0BE4"/>
    <w:rsid w:val="00BA0C4A"/>
    <w:rsid w:val="00BA2592"/>
    <w:rsid w:val="00BA2A5C"/>
    <w:rsid w:val="00BA2A64"/>
    <w:rsid w:val="00BA2EE2"/>
    <w:rsid w:val="00BA62A6"/>
    <w:rsid w:val="00BA6AFC"/>
    <w:rsid w:val="00BA7220"/>
    <w:rsid w:val="00BA7C25"/>
    <w:rsid w:val="00BB00C5"/>
    <w:rsid w:val="00BB1A15"/>
    <w:rsid w:val="00BB1EDE"/>
    <w:rsid w:val="00BB248E"/>
    <w:rsid w:val="00BB65A6"/>
    <w:rsid w:val="00BB73AF"/>
    <w:rsid w:val="00BB7411"/>
    <w:rsid w:val="00BC115D"/>
    <w:rsid w:val="00BC2D9C"/>
    <w:rsid w:val="00BC453F"/>
    <w:rsid w:val="00BC4869"/>
    <w:rsid w:val="00BC5BA5"/>
    <w:rsid w:val="00BC6E7B"/>
    <w:rsid w:val="00BD07C0"/>
    <w:rsid w:val="00BD08B6"/>
    <w:rsid w:val="00BD0E89"/>
    <w:rsid w:val="00BD1E0D"/>
    <w:rsid w:val="00BD2525"/>
    <w:rsid w:val="00BD2B8C"/>
    <w:rsid w:val="00BD4280"/>
    <w:rsid w:val="00BD4AD2"/>
    <w:rsid w:val="00BD4F43"/>
    <w:rsid w:val="00BD7408"/>
    <w:rsid w:val="00BD7A1D"/>
    <w:rsid w:val="00BE079E"/>
    <w:rsid w:val="00BE3F14"/>
    <w:rsid w:val="00BE622E"/>
    <w:rsid w:val="00BE6CE8"/>
    <w:rsid w:val="00BE7DE3"/>
    <w:rsid w:val="00BF002D"/>
    <w:rsid w:val="00BF06BE"/>
    <w:rsid w:val="00BF3ADF"/>
    <w:rsid w:val="00BF4FEF"/>
    <w:rsid w:val="00BF5522"/>
    <w:rsid w:val="00BF5F42"/>
    <w:rsid w:val="00BF64FE"/>
    <w:rsid w:val="00BF65A1"/>
    <w:rsid w:val="00BF6862"/>
    <w:rsid w:val="00BF6AAC"/>
    <w:rsid w:val="00C029DA"/>
    <w:rsid w:val="00C02A2E"/>
    <w:rsid w:val="00C02DC6"/>
    <w:rsid w:val="00C03827"/>
    <w:rsid w:val="00C04121"/>
    <w:rsid w:val="00C04717"/>
    <w:rsid w:val="00C04E9F"/>
    <w:rsid w:val="00C05676"/>
    <w:rsid w:val="00C06760"/>
    <w:rsid w:val="00C10D8C"/>
    <w:rsid w:val="00C1381B"/>
    <w:rsid w:val="00C138E8"/>
    <w:rsid w:val="00C14B00"/>
    <w:rsid w:val="00C169EA"/>
    <w:rsid w:val="00C205DD"/>
    <w:rsid w:val="00C21642"/>
    <w:rsid w:val="00C22214"/>
    <w:rsid w:val="00C22799"/>
    <w:rsid w:val="00C22A26"/>
    <w:rsid w:val="00C22F8A"/>
    <w:rsid w:val="00C232D6"/>
    <w:rsid w:val="00C25307"/>
    <w:rsid w:val="00C25E50"/>
    <w:rsid w:val="00C27D4C"/>
    <w:rsid w:val="00C31779"/>
    <w:rsid w:val="00C327A0"/>
    <w:rsid w:val="00C3305E"/>
    <w:rsid w:val="00C33194"/>
    <w:rsid w:val="00C33AC5"/>
    <w:rsid w:val="00C35012"/>
    <w:rsid w:val="00C35E80"/>
    <w:rsid w:val="00C36337"/>
    <w:rsid w:val="00C373A7"/>
    <w:rsid w:val="00C373AF"/>
    <w:rsid w:val="00C37FF9"/>
    <w:rsid w:val="00C410BC"/>
    <w:rsid w:val="00C417D5"/>
    <w:rsid w:val="00C41C57"/>
    <w:rsid w:val="00C43083"/>
    <w:rsid w:val="00C457B1"/>
    <w:rsid w:val="00C45C1C"/>
    <w:rsid w:val="00C45F73"/>
    <w:rsid w:val="00C46D9D"/>
    <w:rsid w:val="00C52B7A"/>
    <w:rsid w:val="00C537A2"/>
    <w:rsid w:val="00C56E3B"/>
    <w:rsid w:val="00C615C1"/>
    <w:rsid w:val="00C61DB3"/>
    <w:rsid w:val="00C634BE"/>
    <w:rsid w:val="00C63BE0"/>
    <w:rsid w:val="00C64D9C"/>
    <w:rsid w:val="00C65183"/>
    <w:rsid w:val="00C65462"/>
    <w:rsid w:val="00C65507"/>
    <w:rsid w:val="00C655B5"/>
    <w:rsid w:val="00C66B74"/>
    <w:rsid w:val="00C70246"/>
    <w:rsid w:val="00C70293"/>
    <w:rsid w:val="00C73322"/>
    <w:rsid w:val="00C74BC5"/>
    <w:rsid w:val="00C75B6D"/>
    <w:rsid w:val="00C76F4D"/>
    <w:rsid w:val="00C77C7B"/>
    <w:rsid w:val="00C80AD3"/>
    <w:rsid w:val="00C80C64"/>
    <w:rsid w:val="00C824F0"/>
    <w:rsid w:val="00C8403E"/>
    <w:rsid w:val="00C87635"/>
    <w:rsid w:val="00C9078E"/>
    <w:rsid w:val="00C90C38"/>
    <w:rsid w:val="00C90F44"/>
    <w:rsid w:val="00C93F6E"/>
    <w:rsid w:val="00C95B51"/>
    <w:rsid w:val="00C967F5"/>
    <w:rsid w:val="00C96FD5"/>
    <w:rsid w:val="00C97F44"/>
    <w:rsid w:val="00CA6AAC"/>
    <w:rsid w:val="00CB1850"/>
    <w:rsid w:val="00CB23FB"/>
    <w:rsid w:val="00CB3D6F"/>
    <w:rsid w:val="00CB6DAB"/>
    <w:rsid w:val="00CC01FC"/>
    <w:rsid w:val="00CC04A8"/>
    <w:rsid w:val="00CC2F63"/>
    <w:rsid w:val="00CC4F11"/>
    <w:rsid w:val="00CC5F7F"/>
    <w:rsid w:val="00CC6CBE"/>
    <w:rsid w:val="00CC737D"/>
    <w:rsid w:val="00CD099A"/>
    <w:rsid w:val="00CD2007"/>
    <w:rsid w:val="00CD3E49"/>
    <w:rsid w:val="00CD55F6"/>
    <w:rsid w:val="00CD6FC5"/>
    <w:rsid w:val="00CD747E"/>
    <w:rsid w:val="00CE031C"/>
    <w:rsid w:val="00CE16D6"/>
    <w:rsid w:val="00CE2951"/>
    <w:rsid w:val="00CE4300"/>
    <w:rsid w:val="00CE4AF1"/>
    <w:rsid w:val="00CE4F52"/>
    <w:rsid w:val="00CE5948"/>
    <w:rsid w:val="00CE5D84"/>
    <w:rsid w:val="00CE614A"/>
    <w:rsid w:val="00CF2439"/>
    <w:rsid w:val="00CF44BA"/>
    <w:rsid w:val="00CF4554"/>
    <w:rsid w:val="00CF5510"/>
    <w:rsid w:val="00CF6F82"/>
    <w:rsid w:val="00D00AB2"/>
    <w:rsid w:val="00D0432E"/>
    <w:rsid w:val="00D04368"/>
    <w:rsid w:val="00D058E6"/>
    <w:rsid w:val="00D06915"/>
    <w:rsid w:val="00D07732"/>
    <w:rsid w:val="00D10119"/>
    <w:rsid w:val="00D11B5B"/>
    <w:rsid w:val="00D1215B"/>
    <w:rsid w:val="00D153E3"/>
    <w:rsid w:val="00D20B31"/>
    <w:rsid w:val="00D220C0"/>
    <w:rsid w:val="00D243C0"/>
    <w:rsid w:val="00D25754"/>
    <w:rsid w:val="00D26AF2"/>
    <w:rsid w:val="00D26B82"/>
    <w:rsid w:val="00D2775F"/>
    <w:rsid w:val="00D2778B"/>
    <w:rsid w:val="00D30DA7"/>
    <w:rsid w:val="00D31EE6"/>
    <w:rsid w:val="00D35894"/>
    <w:rsid w:val="00D36C84"/>
    <w:rsid w:val="00D36F4A"/>
    <w:rsid w:val="00D408A4"/>
    <w:rsid w:val="00D411FC"/>
    <w:rsid w:val="00D41BF4"/>
    <w:rsid w:val="00D43068"/>
    <w:rsid w:val="00D4385E"/>
    <w:rsid w:val="00D44470"/>
    <w:rsid w:val="00D457BB"/>
    <w:rsid w:val="00D45F35"/>
    <w:rsid w:val="00D468EB"/>
    <w:rsid w:val="00D51B5B"/>
    <w:rsid w:val="00D53A2D"/>
    <w:rsid w:val="00D5407F"/>
    <w:rsid w:val="00D54267"/>
    <w:rsid w:val="00D55358"/>
    <w:rsid w:val="00D564D8"/>
    <w:rsid w:val="00D56777"/>
    <w:rsid w:val="00D568B8"/>
    <w:rsid w:val="00D56C18"/>
    <w:rsid w:val="00D56D80"/>
    <w:rsid w:val="00D56F72"/>
    <w:rsid w:val="00D56FED"/>
    <w:rsid w:val="00D57032"/>
    <w:rsid w:val="00D60015"/>
    <w:rsid w:val="00D60DDF"/>
    <w:rsid w:val="00D63CA4"/>
    <w:rsid w:val="00D63F8C"/>
    <w:rsid w:val="00D64675"/>
    <w:rsid w:val="00D64F84"/>
    <w:rsid w:val="00D66691"/>
    <w:rsid w:val="00D66948"/>
    <w:rsid w:val="00D67DB4"/>
    <w:rsid w:val="00D700B7"/>
    <w:rsid w:val="00D70AEE"/>
    <w:rsid w:val="00D71D3F"/>
    <w:rsid w:val="00D73319"/>
    <w:rsid w:val="00D73F99"/>
    <w:rsid w:val="00D74255"/>
    <w:rsid w:val="00D74CDF"/>
    <w:rsid w:val="00D761EF"/>
    <w:rsid w:val="00D770FD"/>
    <w:rsid w:val="00D80D82"/>
    <w:rsid w:val="00D80F11"/>
    <w:rsid w:val="00D81AAE"/>
    <w:rsid w:val="00D8328A"/>
    <w:rsid w:val="00D837DF"/>
    <w:rsid w:val="00D856EC"/>
    <w:rsid w:val="00D85B76"/>
    <w:rsid w:val="00D87174"/>
    <w:rsid w:val="00D90156"/>
    <w:rsid w:val="00D909FB"/>
    <w:rsid w:val="00D91EF5"/>
    <w:rsid w:val="00D94125"/>
    <w:rsid w:val="00D94EBB"/>
    <w:rsid w:val="00D976B0"/>
    <w:rsid w:val="00DA1D57"/>
    <w:rsid w:val="00DA4008"/>
    <w:rsid w:val="00DA7077"/>
    <w:rsid w:val="00DA74F0"/>
    <w:rsid w:val="00DB0A50"/>
    <w:rsid w:val="00DB1F54"/>
    <w:rsid w:val="00DB5EC5"/>
    <w:rsid w:val="00DB5F9F"/>
    <w:rsid w:val="00DB612B"/>
    <w:rsid w:val="00DC0C4D"/>
    <w:rsid w:val="00DC0C59"/>
    <w:rsid w:val="00DC12D1"/>
    <w:rsid w:val="00DC381C"/>
    <w:rsid w:val="00DC51D8"/>
    <w:rsid w:val="00DC5314"/>
    <w:rsid w:val="00DC68B9"/>
    <w:rsid w:val="00DC6C37"/>
    <w:rsid w:val="00DD03B3"/>
    <w:rsid w:val="00DD1D10"/>
    <w:rsid w:val="00DD3809"/>
    <w:rsid w:val="00DD38FA"/>
    <w:rsid w:val="00DD536B"/>
    <w:rsid w:val="00DD600F"/>
    <w:rsid w:val="00DD6F73"/>
    <w:rsid w:val="00DD779B"/>
    <w:rsid w:val="00DE31A5"/>
    <w:rsid w:val="00DE51F4"/>
    <w:rsid w:val="00DE5BAC"/>
    <w:rsid w:val="00DE6878"/>
    <w:rsid w:val="00DF3705"/>
    <w:rsid w:val="00DF3982"/>
    <w:rsid w:val="00DF4B0D"/>
    <w:rsid w:val="00DF4BE1"/>
    <w:rsid w:val="00DF6B82"/>
    <w:rsid w:val="00DF7D4A"/>
    <w:rsid w:val="00DF7FD8"/>
    <w:rsid w:val="00E01EAD"/>
    <w:rsid w:val="00E0205F"/>
    <w:rsid w:val="00E02069"/>
    <w:rsid w:val="00E0456B"/>
    <w:rsid w:val="00E107F3"/>
    <w:rsid w:val="00E10B0D"/>
    <w:rsid w:val="00E10B73"/>
    <w:rsid w:val="00E1253B"/>
    <w:rsid w:val="00E12554"/>
    <w:rsid w:val="00E12A87"/>
    <w:rsid w:val="00E12B93"/>
    <w:rsid w:val="00E1319F"/>
    <w:rsid w:val="00E13325"/>
    <w:rsid w:val="00E13D4D"/>
    <w:rsid w:val="00E13DA9"/>
    <w:rsid w:val="00E14408"/>
    <w:rsid w:val="00E14519"/>
    <w:rsid w:val="00E148DC"/>
    <w:rsid w:val="00E16027"/>
    <w:rsid w:val="00E201A1"/>
    <w:rsid w:val="00E20363"/>
    <w:rsid w:val="00E20870"/>
    <w:rsid w:val="00E21071"/>
    <w:rsid w:val="00E23885"/>
    <w:rsid w:val="00E242AD"/>
    <w:rsid w:val="00E2514D"/>
    <w:rsid w:val="00E27383"/>
    <w:rsid w:val="00E32C7A"/>
    <w:rsid w:val="00E32D6B"/>
    <w:rsid w:val="00E345F8"/>
    <w:rsid w:val="00E34D65"/>
    <w:rsid w:val="00E34E37"/>
    <w:rsid w:val="00E36D66"/>
    <w:rsid w:val="00E370B0"/>
    <w:rsid w:val="00E375B5"/>
    <w:rsid w:val="00E375F9"/>
    <w:rsid w:val="00E37AE2"/>
    <w:rsid w:val="00E40ABC"/>
    <w:rsid w:val="00E4261B"/>
    <w:rsid w:val="00E43738"/>
    <w:rsid w:val="00E43BDB"/>
    <w:rsid w:val="00E44D27"/>
    <w:rsid w:val="00E45B88"/>
    <w:rsid w:val="00E46F45"/>
    <w:rsid w:val="00E47342"/>
    <w:rsid w:val="00E47C52"/>
    <w:rsid w:val="00E50CCB"/>
    <w:rsid w:val="00E51976"/>
    <w:rsid w:val="00E52F41"/>
    <w:rsid w:val="00E53F99"/>
    <w:rsid w:val="00E5471C"/>
    <w:rsid w:val="00E55B6A"/>
    <w:rsid w:val="00E603C0"/>
    <w:rsid w:val="00E622E4"/>
    <w:rsid w:val="00E626C2"/>
    <w:rsid w:val="00E65B27"/>
    <w:rsid w:val="00E70685"/>
    <w:rsid w:val="00E70DE8"/>
    <w:rsid w:val="00E74DF0"/>
    <w:rsid w:val="00E768F3"/>
    <w:rsid w:val="00E80168"/>
    <w:rsid w:val="00E80D08"/>
    <w:rsid w:val="00E826E4"/>
    <w:rsid w:val="00E82788"/>
    <w:rsid w:val="00E82AB1"/>
    <w:rsid w:val="00E82CD2"/>
    <w:rsid w:val="00E83364"/>
    <w:rsid w:val="00E8463D"/>
    <w:rsid w:val="00E84E42"/>
    <w:rsid w:val="00E90749"/>
    <w:rsid w:val="00E90C54"/>
    <w:rsid w:val="00E91929"/>
    <w:rsid w:val="00E91C3A"/>
    <w:rsid w:val="00E91E0C"/>
    <w:rsid w:val="00E945E5"/>
    <w:rsid w:val="00E94C9E"/>
    <w:rsid w:val="00E9629D"/>
    <w:rsid w:val="00E9784C"/>
    <w:rsid w:val="00EA0E97"/>
    <w:rsid w:val="00EA1547"/>
    <w:rsid w:val="00EA166E"/>
    <w:rsid w:val="00EA1FDC"/>
    <w:rsid w:val="00EA4E50"/>
    <w:rsid w:val="00EA525C"/>
    <w:rsid w:val="00EA5E1D"/>
    <w:rsid w:val="00EA73DB"/>
    <w:rsid w:val="00EA7DEA"/>
    <w:rsid w:val="00EB0D8A"/>
    <w:rsid w:val="00EB0DE6"/>
    <w:rsid w:val="00EB11E6"/>
    <w:rsid w:val="00EB179B"/>
    <w:rsid w:val="00EB2487"/>
    <w:rsid w:val="00EB35BF"/>
    <w:rsid w:val="00EB3FC1"/>
    <w:rsid w:val="00EB6B0A"/>
    <w:rsid w:val="00EB7FE2"/>
    <w:rsid w:val="00EC3827"/>
    <w:rsid w:val="00EC3932"/>
    <w:rsid w:val="00EC4530"/>
    <w:rsid w:val="00EC4D4C"/>
    <w:rsid w:val="00EC68C3"/>
    <w:rsid w:val="00EC747B"/>
    <w:rsid w:val="00EC7D08"/>
    <w:rsid w:val="00ED14BC"/>
    <w:rsid w:val="00ED4370"/>
    <w:rsid w:val="00ED6C9E"/>
    <w:rsid w:val="00ED7169"/>
    <w:rsid w:val="00EE0C9A"/>
    <w:rsid w:val="00EE2FB9"/>
    <w:rsid w:val="00EE3EB1"/>
    <w:rsid w:val="00EE4CA4"/>
    <w:rsid w:val="00EE5D75"/>
    <w:rsid w:val="00EE77B9"/>
    <w:rsid w:val="00EF0E7C"/>
    <w:rsid w:val="00EF19FC"/>
    <w:rsid w:val="00EF2A6B"/>
    <w:rsid w:val="00EF3021"/>
    <w:rsid w:val="00EF511D"/>
    <w:rsid w:val="00EF62EF"/>
    <w:rsid w:val="00EF77FB"/>
    <w:rsid w:val="00F03C0F"/>
    <w:rsid w:val="00F03CC0"/>
    <w:rsid w:val="00F04BBC"/>
    <w:rsid w:val="00F061CE"/>
    <w:rsid w:val="00F10463"/>
    <w:rsid w:val="00F1112B"/>
    <w:rsid w:val="00F12A69"/>
    <w:rsid w:val="00F14646"/>
    <w:rsid w:val="00F14D99"/>
    <w:rsid w:val="00F2054E"/>
    <w:rsid w:val="00F2108F"/>
    <w:rsid w:val="00F21C32"/>
    <w:rsid w:val="00F21F95"/>
    <w:rsid w:val="00F228CF"/>
    <w:rsid w:val="00F230D0"/>
    <w:rsid w:val="00F23265"/>
    <w:rsid w:val="00F25D53"/>
    <w:rsid w:val="00F26272"/>
    <w:rsid w:val="00F30828"/>
    <w:rsid w:val="00F31196"/>
    <w:rsid w:val="00F3288E"/>
    <w:rsid w:val="00F32DDD"/>
    <w:rsid w:val="00F334BD"/>
    <w:rsid w:val="00F344DB"/>
    <w:rsid w:val="00F345CF"/>
    <w:rsid w:val="00F3664F"/>
    <w:rsid w:val="00F3749B"/>
    <w:rsid w:val="00F40FA8"/>
    <w:rsid w:val="00F41F99"/>
    <w:rsid w:val="00F438AF"/>
    <w:rsid w:val="00F458FA"/>
    <w:rsid w:val="00F46890"/>
    <w:rsid w:val="00F4799E"/>
    <w:rsid w:val="00F47EA9"/>
    <w:rsid w:val="00F47FB1"/>
    <w:rsid w:val="00F50B2E"/>
    <w:rsid w:val="00F5108D"/>
    <w:rsid w:val="00F519B1"/>
    <w:rsid w:val="00F522F2"/>
    <w:rsid w:val="00F539F0"/>
    <w:rsid w:val="00F53A77"/>
    <w:rsid w:val="00F53CBD"/>
    <w:rsid w:val="00F55555"/>
    <w:rsid w:val="00F55F44"/>
    <w:rsid w:val="00F600F8"/>
    <w:rsid w:val="00F61397"/>
    <w:rsid w:val="00F61926"/>
    <w:rsid w:val="00F6289E"/>
    <w:rsid w:val="00F630A6"/>
    <w:rsid w:val="00F632D6"/>
    <w:rsid w:val="00F64862"/>
    <w:rsid w:val="00F64C7C"/>
    <w:rsid w:val="00F66B83"/>
    <w:rsid w:val="00F711B9"/>
    <w:rsid w:val="00F716A8"/>
    <w:rsid w:val="00F741C5"/>
    <w:rsid w:val="00F772DF"/>
    <w:rsid w:val="00F778F8"/>
    <w:rsid w:val="00F77D89"/>
    <w:rsid w:val="00F809FA"/>
    <w:rsid w:val="00F81273"/>
    <w:rsid w:val="00F82F2E"/>
    <w:rsid w:val="00F83DA0"/>
    <w:rsid w:val="00F83EB6"/>
    <w:rsid w:val="00F84FC5"/>
    <w:rsid w:val="00F86C7D"/>
    <w:rsid w:val="00F917CE"/>
    <w:rsid w:val="00F91EFB"/>
    <w:rsid w:val="00F91FA3"/>
    <w:rsid w:val="00F92710"/>
    <w:rsid w:val="00F92A2B"/>
    <w:rsid w:val="00F93A25"/>
    <w:rsid w:val="00F94AD7"/>
    <w:rsid w:val="00F94B5F"/>
    <w:rsid w:val="00F954D7"/>
    <w:rsid w:val="00F95AAB"/>
    <w:rsid w:val="00F97AC4"/>
    <w:rsid w:val="00F97CAB"/>
    <w:rsid w:val="00F97D27"/>
    <w:rsid w:val="00FA0091"/>
    <w:rsid w:val="00FA243F"/>
    <w:rsid w:val="00FA6525"/>
    <w:rsid w:val="00FA778F"/>
    <w:rsid w:val="00FB075F"/>
    <w:rsid w:val="00FB2020"/>
    <w:rsid w:val="00FB2A7F"/>
    <w:rsid w:val="00FB3369"/>
    <w:rsid w:val="00FB4531"/>
    <w:rsid w:val="00FB6931"/>
    <w:rsid w:val="00FB69AB"/>
    <w:rsid w:val="00FC01EB"/>
    <w:rsid w:val="00FC020F"/>
    <w:rsid w:val="00FC3688"/>
    <w:rsid w:val="00FC4D32"/>
    <w:rsid w:val="00FC52EF"/>
    <w:rsid w:val="00FC6E39"/>
    <w:rsid w:val="00FC7715"/>
    <w:rsid w:val="00FD0B8F"/>
    <w:rsid w:val="00FD2157"/>
    <w:rsid w:val="00FD4C65"/>
    <w:rsid w:val="00FD5223"/>
    <w:rsid w:val="00FD5A8E"/>
    <w:rsid w:val="00FD6510"/>
    <w:rsid w:val="00FD65F1"/>
    <w:rsid w:val="00FD7EB6"/>
    <w:rsid w:val="00FE1739"/>
    <w:rsid w:val="00FE34FC"/>
    <w:rsid w:val="00FE73F8"/>
    <w:rsid w:val="00FE7DD4"/>
    <w:rsid w:val="00FF2E1F"/>
    <w:rsid w:val="00FF2E52"/>
    <w:rsid w:val="00FF450F"/>
    <w:rsid w:val="00FF5852"/>
    <w:rsid w:val="00FF5FC9"/>
    <w:rsid w:val="00FF6318"/>
    <w:rsid w:val="00FF69FB"/>
    <w:rsid w:val="00FF6B1A"/>
    <w:rsid w:val="00FF6B2E"/>
    <w:rsid w:val="00FF6E64"/>
    <w:rsid w:val="00FF77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CDD5D6"/>
  <w15:docId w15:val="{6439AEA5-6FD1-4D11-ABA9-B03B98F19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B652DB"/>
    <w:pPr>
      <w:widowControl w:val="0"/>
      <w:ind w:firstLineChars="200" w:firstLine="200"/>
      <w:jc w:val="both"/>
    </w:pPr>
    <w:rPr>
      <w:rFonts w:ascii="Times New Roman" w:hAnsi="Times New Roman"/>
      <w:sz w:val="32"/>
    </w:rPr>
  </w:style>
  <w:style w:type="paragraph" w:styleId="1">
    <w:name w:val="heading 1"/>
    <w:basedOn w:val="a"/>
    <w:next w:val="a"/>
    <w:link w:val="10"/>
    <w:uiPriority w:val="9"/>
    <w:qFormat/>
    <w:rsid w:val="00FA0091"/>
    <w:pPr>
      <w:keepNext/>
      <w:keepLines/>
      <w:ind w:firstLineChars="0" w:firstLine="0"/>
      <w:jc w:val="center"/>
      <w:outlineLvl w:val="0"/>
    </w:pPr>
    <w:rPr>
      <w:b/>
      <w:bCs/>
      <w:kern w:val="44"/>
      <w:szCs w:val="44"/>
    </w:rPr>
  </w:style>
  <w:style w:type="paragraph" w:styleId="2">
    <w:name w:val="heading 2"/>
    <w:basedOn w:val="a"/>
    <w:next w:val="a"/>
    <w:link w:val="20"/>
    <w:uiPriority w:val="9"/>
    <w:unhideWhenUsed/>
    <w:qFormat/>
    <w:rsid w:val="00D058E6"/>
    <w:pPr>
      <w:keepNext/>
      <w:keepLines/>
      <w:numPr>
        <w:numId w:val="1"/>
      </w:numPr>
      <w:tabs>
        <w:tab w:val="left" w:pos="640"/>
      </w:tabs>
      <w:ind w:firstLineChars="0"/>
      <w:outlineLvl w:val="1"/>
    </w:pPr>
    <w:rPr>
      <w:rFonts w:eastAsiaTheme="majorEastAsia" w:cstheme="majorBidi"/>
      <w:b/>
      <w:bCs/>
      <w:szCs w:val="32"/>
    </w:rPr>
  </w:style>
  <w:style w:type="paragraph" w:styleId="3">
    <w:name w:val="heading 3"/>
    <w:basedOn w:val="2"/>
    <w:next w:val="a"/>
    <w:link w:val="30"/>
    <w:uiPriority w:val="9"/>
    <w:unhideWhenUsed/>
    <w:qFormat/>
    <w:rsid w:val="0051519D"/>
    <w:pPr>
      <w:numPr>
        <w:ilvl w:val="1"/>
      </w:numPr>
      <w:tabs>
        <w:tab w:val="clear" w:pos="640"/>
        <w:tab w:val="left" w:pos="800"/>
      </w:tabs>
      <w:outlineLvl w:val="2"/>
    </w:pPr>
  </w:style>
  <w:style w:type="paragraph" w:styleId="4">
    <w:name w:val="heading 4"/>
    <w:basedOn w:val="2"/>
    <w:next w:val="a"/>
    <w:link w:val="40"/>
    <w:uiPriority w:val="9"/>
    <w:unhideWhenUsed/>
    <w:qFormat/>
    <w:rsid w:val="00A75541"/>
    <w:pPr>
      <w:numPr>
        <w:ilvl w:val="2"/>
      </w:numPr>
      <w:tabs>
        <w:tab w:val="clear" w:pos="640"/>
        <w:tab w:val="left" w:pos="960"/>
      </w:tabs>
      <w:outlineLvl w:val="3"/>
    </w:pPr>
  </w:style>
  <w:style w:type="paragraph" w:styleId="5">
    <w:name w:val="heading 5"/>
    <w:basedOn w:val="4"/>
    <w:next w:val="a"/>
    <w:link w:val="50"/>
    <w:uiPriority w:val="9"/>
    <w:unhideWhenUsed/>
    <w:qFormat/>
    <w:rsid w:val="00205087"/>
    <w:pPr>
      <w:numPr>
        <w:ilvl w:val="3"/>
      </w:numPr>
      <w:tabs>
        <w:tab w:val="clear" w:pos="960"/>
        <w:tab w:val="left" w:pos="1280"/>
      </w:tabs>
      <w:outlineLvl w:val="4"/>
    </w:pPr>
  </w:style>
  <w:style w:type="paragraph" w:styleId="6">
    <w:name w:val="heading 6"/>
    <w:basedOn w:val="5"/>
    <w:next w:val="a"/>
    <w:link w:val="60"/>
    <w:uiPriority w:val="9"/>
    <w:unhideWhenUsed/>
    <w:qFormat/>
    <w:rsid w:val="004201BF"/>
    <w:pPr>
      <w:numPr>
        <w:ilvl w:val="4"/>
      </w:numPr>
      <w:tabs>
        <w:tab w:val="clear" w:pos="1280"/>
        <w:tab w:val="left" w:pos="1440"/>
      </w:tabs>
      <w:ind w:hangingChars="450"/>
      <w:outlineLvl w:val="5"/>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EC4D4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EC4D4C"/>
    <w:rPr>
      <w:sz w:val="18"/>
      <w:szCs w:val="18"/>
    </w:rPr>
  </w:style>
  <w:style w:type="paragraph" w:styleId="a5">
    <w:name w:val="footer"/>
    <w:basedOn w:val="a"/>
    <w:link w:val="a6"/>
    <w:uiPriority w:val="99"/>
    <w:unhideWhenUsed/>
    <w:qFormat/>
    <w:rsid w:val="00EC4D4C"/>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EC4D4C"/>
    <w:rPr>
      <w:sz w:val="18"/>
      <w:szCs w:val="18"/>
    </w:rPr>
  </w:style>
  <w:style w:type="character" w:customStyle="1" w:styleId="10">
    <w:name w:val="标题 1 字符"/>
    <w:basedOn w:val="a0"/>
    <w:link w:val="1"/>
    <w:uiPriority w:val="9"/>
    <w:qFormat/>
    <w:rsid w:val="00FA0091"/>
    <w:rPr>
      <w:rFonts w:ascii="Times New Roman" w:hAnsi="Times New Roman"/>
      <w:b/>
      <w:bCs/>
      <w:kern w:val="44"/>
      <w:sz w:val="32"/>
      <w:szCs w:val="44"/>
    </w:rPr>
  </w:style>
  <w:style w:type="character" w:customStyle="1" w:styleId="20">
    <w:name w:val="标题 2 字符"/>
    <w:basedOn w:val="a0"/>
    <w:link w:val="2"/>
    <w:uiPriority w:val="9"/>
    <w:qFormat/>
    <w:rsid w:val="00D058E6"/>
    <w:rPr>
      <w:rFonts w:ascii="Times New Roman" w:eastAsiaTheme="majorEastAsia" w:hAnsi="Times New Roman" w:cstheme="majorBidi"/>
      <w:b/>
      <w:bCs/>
      <w:sz w:val="32"/>
      <w:szCs w:val="32"/>
    </w:rPr>
  </w:style>
  <w:style w:type="character" w:customStyle="1" w:styleId="30">
    <w:name w:val="标题 3 字符"/>
    <w:basedOn w:val="a0"/>
    <w:link w:val="3"/>
    <w:uiPriority w:val="9"/>
    <w:qFormat/>
    <w:rsid w:val="0051519D"/>
    <w:rPr>
      <w:rFonts w:ascii="Times New Roman" w:eastAsiaTheme="majorEastAsia" w:hAnsi="Times New Roman" w:cstheme="majorBidi"/>
      <w:b/>
      <w:bCs/>
      <w:sz w:val="32"/>
      <w:szCs w:val="32"/>
    </w:rPr>
  </w:style>
  <w:style w:type="character" w:customStyle="1" w:styleId="40">
    <w:name w:val="标题 4 字符"/>
    <w:basedOn w:val="a0"/>
    <w:link w:val="4"/>
    <w:uiPriority w:val="9"/>
    <w:qFormat/>
    <w:rsid w:val="00A75541"/>
    <w:rPr>
      <w:rFonts w:ascii="Times New Roman" w:eastAsiaTheme="majorEastAsia" w:hAnsi="Times New Roman" w:cstheme="majorBidi"/>
      <w:b/>
      <w:bCs/>
      <w:sz w:val="32"/>
      <w:szCs w:val="32"/>
    </w:rPr>
  </w:style>
  <w:style w:type="character" w:customStyle="1" w:styleId="50">
    <w:name w:val="标题 5 字符"/>
    <w:basedOn w:val="a0"/>
    <w:link w:val="5"/>
    <w:uiPriority w:val="9"/>
    <w:qFormat/>
    <w:rsid w:val="00205087"/>
    <w:rPr>
      <w:rFonts w:ascii="Times New Roman" w:eastAsiaTheme="majorEastAsia" w:hAnsi="Times New Roman" w:cstheme="majorBidi"/>
      <w:b/>
      <w:bCs/>
      <w:sz w:val="32"/>
      <w:szCs w:val="32"/>
    </w:rPr>
  </w:style>
  <w:style w:type="character" w:customStyle="1" w:styleId="60">
    <w:name w:val="标题 6 字符"/>
    <w:basedOn w:val="a0"/>
    <w:link w:val="6"/>
    <w:uiPriority w:val="9"/>
    <w:qFormat/>
    <w:rsid w:val="004201BF"/>
    <w:rPr>
      <w:rFonts w:ascii="Times New Roman" w:eastAsiaTheme="majorEastAsia" w:hAnsi="Times New Roman" w:cstheme="majorBidi"/>
      <w:b/>
      <w:bCs/>
      <w:sz w:val="32"/>
      <w:szCs w:val="32"/>
    </w:rPr>
  </w:style>
  <w:style w:type="paragraph" w:styleId="a7">
    <w:name w:val="Balloon Text"/>
    <w:basedOn w:val="a"/>
    <w:link w:val="a8"/>
    <w:uiPriority w:val="99"/>
    <w:unhideWhenUsed/>
    <w:qFormat/>
    <w:rsid w:val="009A3F15"/>
    <w:rPr>
      <w:sz w:val="18"/>
      <w:szCs w:val="18"/>
    </w:rPr>
  </w:style>
  <w:style w:type="character" w:customStyle="1" w:styleId="a8">
    <w:name w:val="批注框文本 字符"/>
    <w:basedOn w:val="a0"/>
    <w:link w:val="a7"/>
    <w:uiPriority w:val="99"/>
    <w:semiHidden/>
    <w:qFormat/>
    <w:rsid w:val="009A3F15"/>
    <w:rPr>
      <w:rFonts w:ascii="Times New Roman" w:hAnsi="Times New Roman"/>
      <w:sz w:val="18"/>
      <w:szCs w:val="18"/>
    </w:rPr>
  </w:style>
  <w:style w:type="paragraph" w:styleId="a9">
    <w:name w:val="List Paragraph"/>
    <w:basedOn w:val="a"/>
    <w:uiPriority w:val="34"/>
    <w:qFormat/>
    <w:rsid w:val="00407FCE"/>
    <w:pPr>
      <w:ind w:firstLine="420"/>
    </w:pPr>
  </w:style>
  <w:style w:type="character" w:styleId="aa">
    <w:name w:val="Hyperlink"/>
    <w:basedOn w:val="a0"/>
    <w:uiPriority w:val="99"/>
    <w:unhideWhenUsed/>
    <w:qFormat/>
    <w:rsid w:val="00AF039C"/>
    <w:rPr>
      <w:color w:val="0000FF" w:themeColor="hyperlink"/>
      <w:u w:val="single"/>
    </w:rPr>
  </w:style>
  <w:style w:type="paragraph" w:styleId="ab">
    <w:name w:val="caption"/>
    <w:basedOn w:val="a"/>
    <w:next w:val="a"/>
    <w:uiPriority w:val="35"/>
    <w:unhideWhenUsed/>
    <w:qFormat/>
    <w:rsid w:val="003E5801"/>
    <w:pPr>
      <w:ind w:firstLineChars="0" w:firstLine="0"/>
      <w:jc w:val="center"/>
    </w:pPr>
    <w:rPr>
      <w:rFonts w:eastAsia="宋体" w:cstheme="majorBidi"/>
      <w:noProof/>
      <w:szCs w:val="32"/>
    </w:rPr>
  </w:style>
  <w:style w:type="paragraph" w:styleId="ac">
    <w:name w:val="Normal (Web)"/>
    <w:basedOn w:val="a"/>
    <w:uiPriority w:val="99"/>
    <w:unhideWhenUsed/>
    <w:qFormat/>
    <w:rsid w:val="00950446"/>
    <w:pPr>
      <w:widowControl/>
      <w:spacing w:before="100" w:beforeAutospacing="1" w:after="100" w:afterAutospacing="1"/>
      <w:ind w:firstLineChars="0" w:firstLine="0"/>
      <w:jc w:val="left"/>
    </w:pPr>
    <w:rPr>
      <w:rFonts w:ascii="宋体" w:eastAsia="宋体" w:hAnsi="宋体" w:cs="宋体"/>
      <w:kern w:val="0"/>
      <w:sz w:val="24"/>
      <w:szCs w:val="24"/>
    </w:rPr>
  </w:style>
  <w:style w:type="character" w:styleId="ad">
    <w:name w:val="Placeholder Text"/>
    <w:basedOn w:val="a0"/>
    <w:uiPriority w:val="99"/>
    <w:semiHidden/>
    <w:rsid w:val="00FD65F1"/>
    <w:rPr>
      <w:color w:val="808080"/>
    </w:rPr>
  </w:style>
  <w:style w:type="table" w:styleId="ae">
    <w:name w:val="Table Grid"/>
    <w:basedOn w:val="a1"/>
    <w:uiPriority w:val="59"/>
    <w:qFormat/>
    <w:rsid w:val="004D70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
    <w:uiPriority w:val="34"/>
    <w:qFormat/>
    <w:rsid w:val="00D909FB"/>
    <w:pPr>
      <w:ind w:firstLine="420"/>
    </w:pPr>
  </w:style>
  <w:style w:type="character" w:customStyle="1" w:styleId="12">
    <w:name w:val="占位符文本1"/>
    <w:basedOn w:val="a0"/>
    <w:uiPriority w:val="99"/>
    <w:semiHidden/>
    <w:qFormat/>
    <w:rsid w:val="00D909FB"/>
    <w:rPr>
      <w:color w:val="808080"/>
    </w:rPr>
  </w:style>
  <w:style w:type="paragraph" w:styleId="af">
    <w:name w:val="Revision"/>
    <w:hidden/>
    <w:uiPriority w:val="99"/>
    <w:semiHidden/>
    <w:rsid w:val="00EE4CA4"/>
    <w:rPr>
      <w:rFonts w:ascii="Times New Roman" w:hAnsi="Times New Roman"/>
      <w:sz w:val="32"/>
    </w:rPr>
  </w:style>
  <w:style w:type="paragraph" w:styleId="af0">
    <w:name w:val="Date"/>
    <w:basedOn w:val="a"/>
    <w:next w:val="a"/>
    <w:link w:val="af1"/>
    <w:uiPriority w:val="99"/>
    <w:semiHidden/>
    <w:unhideWhenUsed/>
    <w:rsid w:val="008E1AD1"/>
    <w:pPr>
      <w:ind w:leftChars="2500" w:left="100"/>
    </w:pPr>
  </w:style>
  <w:style w:type="character" w:customStyle="1" w:styleId="af1">
    <w:name w:val="日期 字符"/>
    <w:basedOn w:val="a0"/>
    <w:link w:val="af0"/>
    <w:uiPriority w:val="99"/>
    <w:semiHidden/>
    <w:rsid w:val="008E1AD1"/>
    <w:rPr>
      <w:rFonts w:ascii="Times New Roman" w:hAnsi="Times New Roman"/>
      <w:sz w:val="32"/>
    </w:rPr>
  </w:style>
  <w:style w:type="paragraph" w:styleId="af2">
    <w:name w:val="Intense Quote"/>
    <w:basedOn w:val="a"/>
    <w:next w:val="a"/>
    <w:link w:val="af3"/>
    <w:uiPriority w:val="30"/>
    <w:qFormat/>
    <w:rsid w:val="00D5535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3">
    <w:name w:val="明显引用 字符"/>
    <w:basedOn w:val="a0"/>
    <w:link w:val="af2"/>
    <w:uiPriority w:val="30"/>
    <w:rsid w:val="00D55358"/>
    <w:rPr>
      <w:rFonts w:ascii="Times New Roman" w:hAnsi="Times New Roman"/>
      <w:i/>
      <w:iCs/>
      <w:color w:val="4F81BD" w:themeColor="accent1"/>
      <w:sz w:val="32"/>
    </w:rPr>
  </w:style>
  <w:style w:type="character" w:styleId="af4">
    <w:name w:val="annotation reference"/>
    <w:basedOn w:val="a0"/>
    <w:uiPriority w:val="99"/>
    <w:semiHidden/>
    <w:unhideWhenUsed/>
    <w:rsid w:val="00EA5E1D"/>
    <w:rPr>
      <w:sz w:val="21"/>
      <w:szCs w:val="21"/>
    </w:rPr>
  </w:style>
  <w:style w:type="paragraph" w:styleId="af5">
    <w:name w:val="annotation text"/>
    <w:basedOn w:val="a"/>
    <w:link w:val="af6"/>
    <w:uiPriority w:val="99"/>
    <w:semiHidden/>
    <w:unhideWhenUsed/>
    <w:rsid w:val="00EA5E1D"/>
    <w:pPr>
      <w:jc w:val="left"/>
    </w:pPr>
  </w:style>
  <w:style w:type="character" w:customStyle="1" w:styleId="af6">
    <w:name w:val="批注文字 字符"/>
    <w:basedOn w:val="a0"/>
    <w:link w:val="af5"/>
    <w:uiPriority w:val="99"/>
    <w:semiHidden/>
    <w:rsid w:val="00EA5E1D"/>
    <w:rPr>
      <w:rFonts w:ascii="Times New Roman" w:hAnsi="Times New Roman"/>
      <w:sz w:val="32"/>
    </w:rPr>
  </w:style>
  <w:style w:type="paragraph" w:styleId="af7">
    <w:name w:val="annotation subject"/>
    <w:basedOn w:val="af5"/>
    <w:next w:val="af5"/>
    <w:link w:val="af8"/>
    <w:uiPriority w:val="99"/>
    <w:semiHidden/>
    <w:unhideWhenUsed/>
    <w:rsid w:val="00EA5E1D"/>
    <w:rPr>
      <w:b/>
      <w:bCs/>
    </w:rPr>
  </w:style>
  <w:style w:type="character" w:customStyle="1" w:styleId="af8">
    <w:name w:val="批注主题 字符"/>
    <w:basedOn w:val="af6"/>
    <w:link w:val="af7"/>
    <w:uiPriority w:val="99"/>
    <w:semiHidden/>
    <w:rsid w:val="00EA5E1D"/>
    <w:rPr>
      <w:rFonts w:ascii="Times New Roman" w:hAnsi="Times New Roman"/>
      <w:b/>
      <w:bCs/>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351081">
      <w:bodyDiv w:val="1"/>
      <w:marLeft w:val="0"/>
      <w:marRight w:val="0"/>
      <w:marTop w:val="0"/>
      <w:marBottom w:val="0"/>
      <w:divBdr>
        <w:top w:val="none" w:sz="0" w:space="0" w:color="auto"/>
        <w:left w:val="none" w:sz="0" w:space="0" w:color="auto"/>
        <w:bottom w:val="none" w:sz="0" w:space="0" w:color="auto"/>
        <w:right w:val="none" w:sz="0" w:space="0" w:color="auto"/>
      </w:divBdr>
      <w:divsChild>
        <w:div w:id="513888068">
          <w:marLeft w:val="0"/>
          <w:marRight w:val="0"/>
          <w:marTop w:val="0"/>
          <w:marBottom w:val="0"/>
          <w:divBdr>
            <w:top w:val="none" w:sz="0" w:space="0" w:color="auto"/>
            <w:left w:val="none" w:sz="0" w:space="0" w:color="auto"/>
            <w:bottom w:val="none" w:sz="0" w:space="0" w:color="auto"/>
            <w:right w:val="none" w:sz="0" w:space="0" w:color="auto"/>
          </w:divBdr>
        </w:div>
      </w:divsChild>
    </w:div>
    <w:div w:id="169033291">
      <w:bodyDiv w:val="1"/>
      <w:marLeft w:val="0"/>
      <w:marRight w:val="0"/>
      <w:marTop w:val="0"/>
      <w:marBottom w:val="0"/>
      <w:divBdr>
        <w:top w:val="none" w:sz="0" w:space="0" w:color="auto"/>
        <w:left w:val="none" w:sz="0" w:space="0" w:color="auto"/>
        <w:bottom w:val="none" w:sz="0" w:space="0" w:color="auto"/>
        <w:right w:val="none" w:sz="0" w:space="0" w:color="auto"/>
      </w:divBdr>
      <w:divsChild>
        <w:div w:id="781999149">
          <w:marLeft w:val="360"/>
          <w:marRight w:val="0"/>
          <w:marTop w:val="200"/>
          <w:marBottom w:val="0"/>
          <w:divBdr>
            <w:top w:val="none" w:sz="0" w:space="0" w:color="auto"/>
            <w:left w:val="none" w:sz="0" w:space="0" w:color="auto"/>
            <w:bottom w:val="none" w:sz="0" w:space="0" w:color="auto"/>
            <w:right w:val="none" w:sz="0" w:space="0" w:color="auto"/>
          </w:divBdr>
        </w:div>
        <w:div w:id="826937793">
          <w:marLeft w:val="360"/>
          <w:marRight w:val="0"/>
          <w:marTop w:val="200"/>
          <w:marBottom w:val="0"/>
          <w:divBdr>
            <w:top w:val="none" w:sz="0" w:space="0" w:color="auto"/>
            <w:left w:val="none" w:sz="0" w:space="0" w:color="auto"/>
            <w:bottom w:val="none" w:sz="0" w:space="0" w:color="auto"/>
            <w:right w:val="none" w:sz="0" w:space="0" w:color="auto"/>
          </w:divBdr>
        </w:div>
        <w:div w:id="1743406679">
          <w:marLeft w:val="360"/>
          <w:marRight w:val="0"/>
          <w:marTop w:val="200"/>
          <w:marBottom w:val="0"/>
          <w:divBdr>
            <w:top w:val="none" w:sz="0" w:space="0" w:color="auto"/>
            <w:left w:val="none" w:sz="0" w:space="0" w:color="auto"/>
            <w:bottom w:val="none" w:sz="0" w:space="0" w:color="auto"/>
            <w:right w:val="none" w:sz="0" w:space="0" w:color="auto"/>
          </w:divBdr>
        </w:div>
      </w:divsChild>
    </w:div>
    <w:div w:id="534079232">
      <w:bodyDiv w:val="1"/>
      <w:marLeft w:val="0"/>
      <w:marRight w:val="0"/>
      <w:marTop w:val="0"/>
      <w:marBottom w:val="0"/>
      <w:divBdr>
        <w:top w:val="none" w:sz="0" w:space="0" w:color="auto"/>
        <w:left w:val="none" w:sz="0" w:space="0" w:color="auto"/>
        <w:bottom w:val="none" w:sz="0" w:space="0" w:color="auto"/>
        <w:right w:val="none" w:sz="0" w:space="0" w:color="auto"/>
      </w:divBdr>
    </w:div>
    <w:div w:id="843663540">
      <w:bodyDiv w:val="1"/>
      <w:marLeft w:val="0"/>
      <w:marRight w:val="0"/>
      <w:marTop w:val="0"/>
      <w:marBottom w:val="0"/>
      <w:divBdr>
        <w:top w:val="none" w:sz="0" w:space="0" w:color="auto"/>
        <w:left w:val="none" w:sz="0" w:space="0" w:color="auto"/>
        <w:bottom w:val="none" w:sz="0" w:space="0" w:color="auto"/>
        <w:right w:val="none" w:sz="0" w:space="0" w:color="auto"/>
      </w:divBdr>
      <w:divsChild>
        <w:div w:id="652104464">
          <w:marLeft w:val="0"/>
          <w:marRight w:val="0"/>
          <w:marTop w:val="0"/>
          <w:marBottom w:val="0"/>
          <w:divBdr>
            <w:top w:val="none" w:sz="0" w:space="0" w:color="auto"/>
            <w:left w:val="none" w:sz="0" w:space="0" w:color="auto"/>
            <w:bottom w:val="none" w:sz="0" w:space="0" w:color="auto"/>
            <w:right w:val="none" w:sz="0" w:space="0" w:color="auto"/>
          </w:divBdr>
        </w:div>
      </w:divsChild>
    </w:div>
    <w:div w:id="1030226819">
      <w:bodyDiv w:val="1"/>
      <w:marLeft w:val="0"/>
      <w:marRight w:val="0"/>
      <w:marTop w:val="0"/>
      <w:marBottom w:val="0"/>
      <w:divBdr>
        <w:top w:val="none" w:sz="0" w:space="0" w:color="auto"/>
        <w:left w:val="none" w:sz="0" w:space="0" w:color="auto"/>
        <w:bottom w:val="none" w:sz="0" w:space="0" w:color="auto"/>
        <w:right w:val="none" w:sz="0" w:space="0" w:color="auto"/>
      </w:divBdr>
      <w:divsChild>
        <w:div w:id="1541819255">
          <w:marLeft w:val="0"/>
          <w:marRight w:val="0"/>
          <w:marTop w:val="0"/>
          <w:marBottom w:val="0"/>
          <w:divBdr>
            <w:top w:val="none" w:sz="0" w:space="0" w:color="auto"/>
            <w:left w:val="none" w:sz="0" w:space="0" w:color="auto"/>
            <w:bottom w:val="none" w:sz="0" w:space="0" w:color="auto"/>
            <w:right w:val="none" w:sz="0" w:space="0" w:color="auto"/>
          </w:divBdr>
        </w:div>
      </w:divsChild>
    </w:div>
    <w:div w:id="1255549627">
      <w:bodyDiv w:val="1"/>
      <w:marLeft w:val="0"/>
      <w:marRight w:val="0"/>
      <w:marTop w:val="0"/>
      <w:marBottom w:val="0"/>
      <w:divBdr>
        <w:top w:val="none" w:sz="0" w:space="0" w:color="auto"/>
        <w:left w:val="none" w:sz="0" w:space="0" w:color="auto"/>
        <w:bottom w:val="none" w:sz="0" w:space="0" w:color="auto"/>
        <w:right w:val="none" w:sz="0" w:space="0" w:color="auto"/>
      </w:divBdr>
    </w:div>
    <w:div w:id="1335180070">
      <w:bodyDiv w:val="1"/>
      <w:marLeft w:val="0"/>
      <w:marRight w:val="0"/>
      <w:marTop w:val="0"/>
      <w:marBottom w:val="0"/>
      <w:divBdr>
        <w:top w:val="none" w:sz="0" w:space="0" w:color="auto"/>
        <w:left w:val="none" w:sz="0" w:space="0" w:color="auto"/>
        <w:bottom w:val="none" w:sz="0" w:space="0" w:color="auto"/>
        <w:right w:val="none" w:sz="0" w:space="0" w:color="auto"/>
      </w:divBdr>
      <w:divsChild>
        <w:div w:id="1802653754">
          <w:marLeft w:val="0"/>
          <w:marRight w:val="0"/>
          <w:marTop w:val="0"/>
          <w:marBottom w:val="0"/>
          <w:divBdr>
            <w:top w:val="none" w:sz="0" w:space="0" w:color="auto"/>
            <w:left w:val="none" w:sz="0" w:space="0" w:color="auto"/>
            <w:bottom w:val="none" w:sz="0" w:space="0" w:color="auto"/>
            <w:right w:val="none" w:sz="0" w:space="0" w:color="auto"/>
          </w:divBdr>
        </w:div>
      </w:divsChild>
    </w:div>
    <w:div w:id="1558930869">
      <w:bodyDiv w:val="1"/>
      <w:marLeft w:val="0"/>
      <w:marRight w:val="0"/>
      <w:marTop w:val="0"/>
      <w:marBottom w:val="0"/>
      <w:divBdr>
        <w:top w:val="none" w:sz="0" w:space="0" w:color="auto"/>
        <w:left w:val="none" w:sz="0" w:space="0" w:color="auto"/>
        <w:bottom w:val="none" w:sz="0" w:space="0" w:color="auto"/>
        <w:right w:val="none" w:sz="0" w:space="0" w:color="auto"/>
      </w:divBdr>
      <w:divsChild>
        <w:div w:id="8112939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8.png"/><Relationship Id="rId671" Type="http://schemas.openxmlformats.org/officeDocument/2006/relationships/image" Target="media/image330.png"/><Relationship Id="rId769" Type="http://schemas.openxmlformats.org/officeDocument/2006/relationships/image" Target="media/image360.png"/><Relationship Id="rId976" Type="http://schemas.openxmlformats.org/officeDocument/2006/relationships/customXml" Target="ink/ink529.xml"/><Relationship Id="rId21" Type="http://schemas.openxmlformats.org/officeDocument/2006/relationships/customXml" Target="ink/ink11.xml"/><Relationship Id="rId324" Type="http://schemas.openxmlformats.org/officeDocument/2006/relationships/customXml" Target="ink/ink163.xml"/><Relationship Id="rId531" Type="http://schemas.openxmlformats.org/officeDocument/2006/relationships/customXml" Target="ink/ink286.xml"/><Relationship Id="rId629" Type="http://schemas.openxmlformats.org/officeDocument/2006/relationships/customXml" Target="ink/ink325.xml"/><Relationship Id="rId170" Type="http://schemas.openxmlformats.org/officeDocument/2006/relationships/image" Target="media/image81.png"/><Relationship Id="rId836" Type="http://schemas.openxmlformats.org/officeDocument/2006/relationships/customXml" Target="ink/ink426.xml"/><Relationship Id="rId268" Type="http://schemas.openxmlformats.org/officeDocument/2006/relationships/customXml" Target="ink/ink130.xml"/><Relationship Id="rId475" Type="http://schemas.openxmlformats.org/officeDocument/2006/relationships/image" Target="media/image236.png"/><Relationship Id="rId682" Type="http://schemas.openxmlformats.org/officeDocument/2006/relationships/customXml" Target="ink/ink341.xml"/><Relationship Id="rId903" Type="http://schemas.openxmlformats.org/officeDocument/2006/relationships/customXml" Target="ink/ink458.xml"/><Relationship Id="rId32" Type="http://schemas.openxmlformats.org/officeDocument/2006/relationships/image" Target="media/image9.png"/><Relationship Id="rId128" Type="http://schemas.openxmlformats.org/officeDocument/2006/relationships/image" Target="media/image39.png"/><Relationship Id="rId335" Type="http://schemas.openxmlformats.org/officeDocument/2006/relationships/customXml" Target="ink/ink174.xml"/><Relationship Id="rId542" Type="http://schemas.openxmlformats.org/officeDocument/2006/relationships/customXml" Target="ink/ink297.xml"/><Relationship Id="rId987" Type="http://schemas.openxmlformats.org/officeDocument/2006/relationships/customXml" Target="ink/ink537.xml"/><Relationship Id="rId181" Type="http://schemas.openxmlformats.org/officeDocument/2006/relationships/customXml" Target="ink/ink91.xml"/><Relationship Id="rId402" Type="http://schemas.openxmlformats.org/officeDocument/2006/relationships/image" Target="media/image190.png"/><Relationship Id="rId847" Type="http://schemas.openxmlformats.org/officeDocument/2006/relationships/image" Target="media/image404.png"/><Relationship Id="rId279" Type="http://schemas.openxmlformats.org/officeDocument/2006/relationships/customXml" Target="ink/ink138.xml"/><Relationship Id="rId486" Type="http://schemas.openxmlformats.org/officeDocument/2006/relationships/customXml" Target="ink/ink241.xml"/><Relationship Id="rId693" Type="http://schemas.openxmlformats.org/officeDocument/2006/relationships/customXml" Target="ink/ink345.xml"/><Relationship Id="rId707" Type="http://schemas.openxmlformats.org/officeDocument/2006/relationships/customXml" Target="ink/ink359.xml"/><Relationship Id="rId914" Type="http://schemas.openxmlformats.org/officeDocument/2006/relationships/customXml" Target="ink/ink469.xml"/><Relationship Id="rId43" Type="http://schemas.openxmlformats.org/officeDocument/2006/relationships/customXml" Target="ink/ink17.xml"/><Relationship Id="rId139" Type="http://schemas.openxmlformats.org/officeDocument/2006/relationships/image" Target="media/image50.png"/><Relationship Id="rId346" Type="http://schemas.openxmlformats.org/officeDocument/2006/relationships/customXml" Target="ink/ink185.xml"/><Relationship Id="rId553" Type="http://schemas.openxmlformats.org/officeDocument/2006/relationships/image" Target="media/image249.png"/><Relationship Id="rId760" Type="http://schemas.openxmlformats.org/officeDocument/2006/relationships/image" Target="media/image351.png"/><Relationship Id="rId998" Type="http://schemas.openxmlformats.org/officeDocument/2006/relationships/customXml" Target="ink/ink548.xml"/><Relationship Id="rId192" Type="http://schemas.openxmlformats.org/officeDocument/2006/relationships/customXml" Target="ink/ink102.xml"/><Relationship Id="rId206" Type="http://schemas.openxmlformats.org/officeDocument/2006/relationships/customXml" Target="ink/ink116.xml"/><Relationship Id="rId413" Type="http://schemas.openxmlformats.org/officeDocument/2006/relationships/image" Target="media/image201.png"/><Relationship Id="rId858" Type="http://schemas.openxmlformats.org/officeDocument/2006/relationships/image" Target="media/image415.png"/><Relationship Id="rId497" Type="http://schemas.openxmlformats.org/officeDocument/2006/relationships/customXml" Target="ink/ink252.xml"/><Relationship Id="rId620" Type="http://schemas.openxmlformats.org/officeDocument/2006/relationships/customXml" Target="ink/ink316.xml"/><Relationship Id="rId718" Type="http://schemas.openxmlformats.org/officeDocument/2006/relationships/customXml" Target="ink/ink370.xml"/><Relationship Id="rId925" Type="http://schemas.openxmlformats.org/officeDocument/2006/relationships/customXml" Target="ink/ink480.xml"/><Relationship Id="rId357" Type="http://schemas.openxmlformats.org/officeDocument/2006/relationships/customXml" Target="ink/ink196.xml"/><Relationship Id="rId54" Type="http://schemas.openxmlformats.org/officeDocument/2006/relationships/customXml" Target="ink/ink27.xml"/><Relationship Id="rId217" Type="http://schemas.openxmlformats.org/officeDocument/2006/relationships/customXml" Target="ink/ink127.xml"/><Relationship Id="rId564" Type="http://schemas.openxmlformats.org/officeDocument/2006/relationships/image" Target="media/image260.png"/><Relationship Id="rId771" Type="http://schemas.openxmlformats.org/officeDocument/2006/relationships/image" Target="media/image362.png"/><Relationship Id="rId869" Type="http://schemas.openxmlformats.org/officeDocument/2006/relationships/image" Target="media/image426.png"/><Relationship Id="rId424" Type="http://schemas.openxmlformats.org/officeDocument/2006/relationships/customXml" Target="ink/ink207.xml"/><Relationship Id="rId631" Type="http://schemas.openxmlformats.org/officeDocument/2006/relationships/customXml" Target="ink/ink327.xml"/><Relationship Id="rId729" Type="http://schemas.openxmlformats.org/officeDocument/2006/relationships/customXml" Target="ink/ink381.xml"/><Relationship Id="rId270" Type="http://schemas.openxmlformats.org/officeDocument/2006/relationships/customXml" Target="ink/ink131.xml"/><Relationship Id="rId936" Type="http://schemas.openxmlformats.org/officeDocument/2006/relationships/customXml" Target="ink/ink491.xml"/><Relationship Id="rId65" Type="http://schemas.openxmlformats.org/officeDocument/2006/relationships/customXml" Target="ink/ink38.xml"/><Relationship Id="rId130" Type="http://schemas.openxmlformats.org/officeDocument/2006/relationships/image" Target="media/image41.png"/><Relationship Id="rId368" Type="http://schemas.openxmlformats.org/officeDocument/2006/relationships/image" Target="media/image156.png"/><Relationship Id="rId575" Type="http://schemas.openxmlformats.org/officeDocument/2006/relationships/image" Target="media/image271.png"/><Relationship Id="rId782" Type="http://schemas.openxmlformats.org/officeDocument/2006/relationships/image" Target="media/image373.png"/><Relationship Id="rId228" Type="http://schemas.openxmlformats.org/officeDocument/2006/relationships/image" Target="media/image92.png"/><Relationship Id="rId435" Type="http://schemas.openxmlformats.org/officeDocument/2006/relationships/image" Target="media/image216.png"/><Relationship Id="rId642" Type="http://schemas.openxmlformats.org/officeDocument/2006/relationships/image" Target="media/image301.png"/><Relationship Id="rId281" Type="http://schemas.openxmlformats.org/officeDocument/2006/relationships/customXml" Target="ink/ink140.xml"/><Relationship Id="rId502" Type="http://schemas.openxmlformats.org/officeDocument/2006/relationships/customXml" Target="ink/ink257.xml"/><Relationship Id="rId947" Type="http://schemas.openxmlformats.org/officeDocument/2006/relationships/customXml" Target="ink/ink500.xml"/><Relationship Id="rId76" Type="http://schemas.openxmlformats.org/officeDocument/2006/relationships/customXml" Target="ink/ink49.xml"/><Relationship Id="rId141" Type="http://schemas.openxmlformats.org/officeDocument/2006/relationships/image" Target="media/image52.png"/><Relationship Id="rId379" Type="http://schemas.openxmlformats.org/officeDocument/2006/relationships/image" Target="media/image167.png"/><Relationship Id="rId586" Type="http://schemas.openxmlformats.org/officeDocument/2006/relationships/image" Target="media/image282.png"/><Relationship Id="rId793" Type="http://schemas.openxmlformats.org/officeDocument/2006/relationships/image" Target="media/image384.png"/><Relationship Id="rId807" Type="http://schemas.openxmlformats.org/officeDocument/2006/relationships/image" Target="media/image398.png"/><Relationship Id="rId7" Type="http://schemas.openxmlformats.org/officeDocument/2006/relationships/endnotes" Target="endnotes.xml"/><Relationship Id="rId239" Type="http://schemas.openxmlformats.org/officeDocument/2006/relationships/image" Target="media/image103.png"/><Relationship Id="rId446" Type="http://schemas.openxmlformats.org/officeDocument/2006/relationships/image" Target="media/image220.png"/><Relationship Id="rId653" Type="http://schemas.openxmlformats.org/officeDocument/2006/relationships/image" Target="media/image312.png"/><Relationship Id="rId292" Type="http://schemas.openxmlformats.org/officeDocument/2006/relationships/image" Target="media/image139.png"/><Relationship Id="rId306" Type="http://schemas.openxmlformats.org/officeDocument/2006/relationships/image" Target="media/image151.png"/><Relationship Id="rId860" Type="http://schemas.openxmlformats.org/officeDocument/2006/relationships/image" Target="media/image417.png"/><Relationship Id="rId958" Type="http://schemas.openxmlformats.org/officeDocument/2006/relationships/customXml" Target="ink/ink511.xml"/><Relationship Id="rId87" Type="http://schemas.openxmlformats.org/officeDocument/2006/relationships/customXml" Target="ink/ink60.xml"/><Relationship Id="rId513" Type="http://schemas.openxmlformats.org/officeDocument/2006/relationships/customXml" Target="ink/ink268.xml"/><Relationship Id="rId597" Type="http://schemas.openxmlformats.org/officeDocument/2006/relationships/image" Target="media/image293.png"/><Relationship Id="rId720" Type="http://schemas.openxmlformats.org/officeDocument/2006/relationships/customXml" Target="ink/ink372.xml"/><Relationship Id="rId818" Type="http://schemas.openxmlformats.org/officeDocument/2006/relationships/customXml" Target="ink/ink408.xml"/><Relationship Id="rId152" Type="http://schemas.openxmlformats.org/officeDocument/2006/relationships/image" Target="media/image63.png"/><Relationship Id="rId457" Type="http://schemas.openxmlformats.org/officeDocument/2006/relationships/customXml" Target="ink/ink223.xml"/><Relationship Id="rId1003" Type="http://schemas.openxmlformats.org/officeDocument/2006/relationships/header" Target="header1.xml"/><Relationship Id="rId664" Type="http://schemas.openxmlformats.org/officeDocument/2006/relationships/image" Target="media/image323.png"/><Relationship Id="rId871" Type="http://schemas.openxmlformats.org/officeDocument/2006/relationships/image" Target="media/image428.png"/><Relationship Id="rId969" Type="http://schemas.openxmlformats.org/officeDocument/2006/relationships/customXml" Target="ink/ink522.xml"/><Relationship Id="rId14" Type="http://schemas.openxmlformats.org/officeDocument/2006/relationships/customXml" Target="ink/ink4.xml"/><Relationship Id="rId317" Type="http://schemas.openxmlformats.org/officeDocument/2006/relationships/customXml" Target="ink/ink156.xml"/><Relationship Id="rId524" Type="http://schemas.openxmlformats.org/officeDocument/2006/relationships/customXml" Target="ink/ink279.xml"/><Relationship Id="rId731" Type="http://schemas.openxmlformats.org/officeDocument/2006/relationships/customXml" Target="ink/ink383.xml"/><Relationship Id="rId98" Type="http://schemas.openxmlformats.org/officeDocument/2006/relationships/customXml" Target="ink/ink71.xml"/><Relationship Id="rId163" Type="http://schemas.openxmlformats.org/officeDocument/2006/relationships/image" Target="media/image74.png"/><Relationship Id="rId370" Type="http://schemas.openxmlformats.org/officeDocument/2006/relationships/image" Target="media/image158.png"/><Relationship Id="rId829" Type="http://schemas.openxmlformats.org/officeDocument/2006/relationships/customXml" Target="ink/ink419.xml"/><Relationship Id="rId230" Type="http://schemas.openxmlformats.org/officeDocument/2006/relationships/image" Target="media/image94.png"/><Relationship Id="rId468" Type="http://schemas.openxmlformats.org/officeDocument/2006/relationships/image" Target="media/image233.png"/><Relationship Id="rId675" Type="http://schemas.openxmlformats.org/officeDocument/2006/relationships/image" Target="media/image332.png"/><Relationship Id="rId882" Type="http://schemas.openxmlformats.org/officeDocument/2006/relationships/image" Target="media/image437.png"/><Relationship Id="rId25" Type="http://schemas.openxmlformats.org/officeDocument/2006/relationships/customXml" Target="ink/ink15.xml"/><Relationship Id="rId328" Type="http://schemas.openxmlformats.org/officeDocument/2006/relationships/customXml" Target="ink/ink167.xml"/><Relationship Id="rId535" Type="http://schemas.openxmlformats.org/officeDocument/2006/relationships/customXml" Target="ink/ink290.xml"/><Relationship Id="rId742" Type="http://schemas.openxmlformats.org/officeDocument/2006/relationships/customXml" Target="ink/ink394.xml"/><Relationship Id="rId174" Type="http://schemas.openxmlformats.org/officeDocument/2006/relationships/customXml" Target="ink/ink84.xml"/><Relationship Id="rId381" Type="http://schemas.openxmlformats.org/officeDocument/2006/relationships/image" Target="media/image169.png"/><Relationship Id="rId602" Type="http://schemas.openxmlformats.org/officeDocument/2006/relationships/customXml" Target="ink/ink298.xml"/><Relationship Id="rId241" Type="http://schemas.openxmlformats.org/officeDocument/2006/relationships/image" Target="media/image105.png"/><Relationship Id="rId479" Type="http://schemas.openxmlformats.org/officeDocument/2006/relationships/image" Target="media/image238.png"/><Relationship Id="rId686" Type="http://schemas.openxmlformats.org/officeDocument/2006/relationships/image" Target="media/image335.png"/><Relationship Id="rId893" Type="http://schemas.openxmlformats.org/officeDocument/2006/relationships/customXml" Target="ink/ink448.xml"/><Relationship Id="rId907" Type="http://schemas.openxmlformats.org/officeDocument/2006/relationships/customXml" Target="ink/ink462.xml"/><Relationship Id="rId36" Type="http://schemas.openxmlformats.org/officeDocument/2006/relationships/image" Target="media/image13.png"/><Relationship Id="rId339" Type="http://schemas.openxmlformats.org/officeDocument/2006/relationships/customXml" Target="ink/ink178.xml"/><Relationship Id="rId546" Type="http://schemas.openxmlformats.org/officeDocument/2006/relationships/image" Target="media/image242.png"/><Relationship Id="rId753" Type="http://schemas.openxmlformats.org/officeDocument/2006/relationships/image" Target="media/image344.png"/><Relationship Id="rId101" Type="http://schemas.openxmlformats.org/officeDocument/2006/relationships/customXml" Target="ink/ink74.xml"/><Relationship Id="rId185" Type="http://schemas.openxmlformats.org/officeDocument/2006/relationships/customXml" Target="ink/ink95.xml"/><Relationship Id="rId406" Type="http://schemas.openxmlformats.org/officeDocument/2006/relationships/image" Target="media/image194.png"/><Relationship Id="rId960" Type="http://schemas.openxmlformats.org/officeDocument/2006/relationships/customXml" Target="ink/ink513.xml"/><Relationship Id="rId392" Type="http://schemas.openxmlformats.org/officeDocument/2006/relationships/image" Target="media/image180.png"/><Relationship Id="rId613" Type="http://schemas.openxmlformats.org/officeDocument/2006/relationships/customXml" Target="ink/ink309.xml"/><Relationship Id="rId697" Type="http://schemas.openxmlformats.org/officeDocument/2006/relationships/customXml" Target="ink/ink349.xml"/><Relationship Id="rId820" Type="http://schemas.openxmlformats.org/officeDocument/2006/relationships/customXml" Target="ink/ink410.xml"/><Relationship Id="rId918" Type="http://schemas.openxmlformats.org/officeDocument/2006/relationships/customXml" Target="ink/ink473.xml"/><Relationship Id="rId252" Type="http://schemas.openxmlformats.org/officeDocument/2006/relationships/image" Target="media/image116.png"/><Relationship Id="rId47" Type="http://schemas.openxmlformats.org/officeDocument/2006/relationships/customXml" Target="ink/ink20.xml"/><Relationship Id="rId112" Type="http://schemas.openxmlformats.org/officeDocument/2006/relationships/image" Target="media/image23.png"/><Relationship Id="rId557" Type="http://schemas.openxmlformats.org/officeDocument/2006/relationships/image" Target="media/image253.png"/><Relationship Id="rId764" Type="http://schemas.openxmlformats.org/officeDocument/2006/relationships/image" Target="media/image355.png"/><Relationship Id="rId971" Type="http://schemas.openxmlformats.org/officeDocument/2006/relationships/customXml" Target="ink/ink524.xml"/><Relationship Id="rId196" Type="http://schemas.openxmlformats.org/officeDocument/2006/relationships/customXml" Target="ink/ink106.xml"/><Relationship Id="rId417" Type="http://schemas.openxmlformats.org/officeDocument/2006/relationships/image" Target="media/image205.png"/><Relationship Id="rId624" Type="http://schemas.openxmlformats.org/officeDocument/2006/relationships/customXml" Target="ink/ink320.xml"/><Relationship Id="rId831" Type="http://schemas.openxmlformats.org/officeDocument/2006/relationships/customXml" Target="ink/ink421.xml"/><Relationship Id="rId263" Type="http://schemas.openxmlformats.org/officeDocument/2006/relationships/image" Target="media/image127.png"/><Relationship Id="rId470" Type="http://schemas.openxmlformats.org/officeDocument/2006/relationships/image" Target="media/image234.png"/><Relationship Id="rId929" Type="http://schemas.openxmlformats.org/officeDocument/2006/relationships/customXml" Target="ink/ink484.xml"/><Relationship Id="rId58" Type="http://schemas.openxmlformats.org/officeDocument/2006/relationships/customXml" Target="ink/ink31.xml"/><Relationship Id="rId123" Type="http://schemas.openxmlformats.org/officeDocument/2006/relationships/image" Target="media/image34.png"/><Relationship Id="rId330" Type="http://schemas.openxmlformats.org/officeDocument/2006/relationships/customXml" Target="ink/ink169.xml"/><Relationship Id="rId568" Type="http://schemas.openxmlformats.org/officeDocument/2006/relationships/image" Target="media/image264.png"/><Relationship Id="rId775" Type="http://schemas.openxmlformats.org/officeDocument/2006/relationships/image" Target="media/image366.png"/><Relationship Id="rId982" Type="http://schemas.openxmlformats.org/officeDocument/2006/relationships/image" Target="media/image443.png"/><Relationship Id="rId428" Type="http://schemas.openxmlformats.org/officeDocument/2006/relationships/customXml" Target="ink/ink209.xml"/><Relationship Id="rId635" Type="http://schemas.openxmlformats.org/officeDocument/2006/relationships/customXml" Target="ink/ink331.xml"/><Relationship Id="rId842" Type="http://schemas.openxmlformats.org/officeDocument/2006/relationships/customXml" Target="ink/ink432.xml"/><Relationship Id="rId274" Type="http://schemas.openxmlformats.org/officeDocument/2006/relationships/customXml" Target="ink/ink133.xml"/><Relationship Id="rId481" Type="http://schemas.openxmlformats.org/officeDocument/2006/relationships/customXml" Target="ink/ink236.xml"/><Relationship Id="rId702" Type="http://schemas.openxmlformats.org/officeDocument/2006/relationships/customXml" Target="ink/ink354.xml"/><Relationship Id="rId69" Type="http://schemas.openxmlformats.org/officeDocument/2006/relationships/customXml" Target="ink/ink42.xml"/><Relationship Id="rId134" Type="http://schemas.openxmlformats.org/officeDocument/2006/relationships/image" Target="media/image45.png"/><Relationship Id="rId579" Type="http://schemas.openxmlformats.org/officeDocument/2006/relationships/image" Target="media/image275.png"/><Relationship Id="rId786" Type="http://schemas.openxmlformats.org/officeDocument/2006/relationships/image" Target="media/image377.png"/><Relationship Id="rId993" Type="http://schemas.openxmlformats.org/officeDocument/2006/relationships/customXml" Target="ink/ink543.xml"/><Relationship Id="rId341" Type="http://schemas.openxmlformats.org/officeDocument/2006/relationships/customXml" Target="ink/ink180.xml"/><Relationship Id="rId439" Type="http://schemas.openxmlformats.org/officeDocument/2006/relationships/customXml" Target="ink/ink216.xml"/><Relationship Id="rId646" Type="http://schemas.openxmlformats.org/officeDocument/2006/relationships/image" Target="media/image305.png"/><Relationship Id="rId201" Type="http://schemas.openxmlformats.org/officeDocument/2006/relationships/customXml" Target="ink/ink111.xml"/><Relationship Id="rId243" Type="http://schemas.openxmlformats.org/officeDocument/2006/relationships/image" Target="media/image107.png"/><Relationship Id="rId285" Type="http://schemas.openxmlformats.org/officeDocument/2006/relationships/customXml" Target="ink/ink144.xml"/><Relationship Id="rId450" Type="http://schemas.openxmlformats.org/officeDocument/2006/relationships/customXml" Target="ink/ink220.xml"/><Relationship Id="rId506" Type="http://schemas.openxmlformats.org/officeDocument/2006/relationships/customXml" Target="ink/ink261.xml"/><Relationship Id="rId688" Type="http://schemas.openxmlformats.org/officeDocument/2006/relationships/image" Target="media/image337.png"/><Relationship Id="rId853" Type="http://schemas.openxmlformats.org/officeDocument/2006/relationships/image" Target="media/image410.png"/><Relationship Id="rId895" Type="http://schemas.openxmlformats.org/officeDocument/2006/relationships/customXml" Target="ink/ink450.xml"/><Relationship Id="rId909" Type="http://schemas.openxmlformats.org/officeDocument/2006/relationships/customXml" Target="ink/ink464.xml"/><Relationship Id="rId38" Type="http://schemas.openxmlformats.org/officeDocument/2006/relationships/image" Target="media/image15.png"/><Relationship Id="rId103" Type="http://schemas.openxmlformats.org/officeDocument/2006/relationships/customXml" Target="ink/ink76.xml"/><Relationship Id="rId310" Type="http://schemas.openxmlformats.org/officeDocument/2006/relationships/image" Target="media/image153.png"/><Relationship Id="rId492" Type="http://schemas.openxmlformats.org/officeDocument/2006/relationships/customXml" Target="ink/ink247.xml"/><Relationship Id="rId548" Type="http://schemas.openxmlformats.org/officeDocument/2006/relationships/image" Target="media/image244.png"/><Relationship Id="rId713" Type="http://schemas.openxmlformats.org/officeDocument/2006/relationships/customXml" Target="ink/ink365.xml"/><Relationship Id="rId755" Type="http://schemas.openxmlformats.org/officeDocument/2006/relationships/image" Target="media/image346.png"/><Relationship Id="rId797" Type="http://schemas.openxmlformats.org/officeDocument/2006/relationships/image" Target="media/image388.png"/><Relationship Id="rId920" Type="http://schemas.openxmlformats.org/officeDocument/2006/relationships/customXml" Target="ink/ink475.xml"/><Relationship Id="rId962" Type="http://schemas.openxmlformats.org/officeDocument/2006/relationships/customXml" Target="ink/ink515.xml"/><Relationship Id="rId91" Type="http://schemas.openxmlformats.org/officeDocument/2006/relationships/customXml" Target="ink/ink64.xml"/><Relationship Id="rId145" Type="http://schemas.openxmlformats.org/officeDocument/2006/relationships/image" Target="media/image56.png"/><Relationship Id="rId187" Type="http://schemas.openxmlformats.org/officeDocument/2006/relationships/customXml" Target="ink/ink97.xml"/><Relationship Id="rId352" Type="http://schemas.openxmlformats.org/officeDocument/2006/relationships/customXml" Target="ink/ink191.xml"/><Relationship Id="rId394" Type="http://schemas.openxmlformats.org/officeDocument/2006/relationships/image" Target="media/image182.png"/><Relationship Id="rId408" Type="http://schemas.openxmlformats.org/officeDocument/2006/relationships/image" Target="media/image196.png"/><Relationship Id="rId615" Type="http://schemas.openxmlformats.org/officeDocument/2006/relationships/customXml" Target="ink/ink311.xml"/><Relationship Id="rId822" Type="http://schemas.openxmlformats.org/officeDocument/2006/relationships/customXml" Target="ink/ink412.xml"/><Relationship Id="rId212" Type="http://schemas.openxmlformats.org/officeDocument/2006/relationships/customXml" Target="ink/ink122.xml"/><Relationship Id="rId254" Type="http://schemas.openxmlformats.org/officeDocument/2006/relationships/image" Target="media/image118.png"/><Relationship Id="rId657" Type="http://schemas.openxmlformats.org/officeDocument/2006/relationships/image" Target="media/image316.png"/><Relationship Id="rId699" Type="http://schemas.openxmlformats.org/officeDocument/2006/relationships/customXml" Target="ink/ink351.xml"/><Relationship Id="rId864" Type="http://schemas.openxmlformats.org/officeDocument/2006/relationships/image" Target="media/image421.png"/><Relationship Id="rId49" Type="http://schemas.openxmlformats.org/officeDocument/2006/relationships/customXml" Target="ink/ink22.xml"/><Relationship Id="rId114" Type="http://schemas.openxmlformats.org/officeDocument/2006/relationships/image" Target="media/image25.png"/><Relationship Id="rId296" Type="http://schemas.openxmlformats.org/officeDocument/2006/relationships/image" Target="media/image143.png"/><Relationship Id="rId461" Type="http://schemas.openxmlformats.org/officeDocument/2006/relationships/customXml" Target="ink/ink225.xml"/><Relationship Id="rId517" Type="http://schemas.openxmlformats.org/officeDocument/2006/relationships/customXml" Target="ink/ink272.xml"/><Relationship Id="rId559" Type="http://schemas.openxmlformats.org/officeDocument/2006/relationships/image" Target="media/image255.png"/><Relationship Id="rId724" Type="http://schemas.openxmlformats.org/officeDocument/2006/relationships/customXml" Target="ink/ink376.xml"/><Relationship Id="rId766" Type="http://schemas.openxmlformats.org/officeDocument/2006/relationships/image" Target="media/image357.png"/><Relationship Id="rId931" Type="http://schemas.openxmlformats.org/officeDocument/2006/relationships/customXml" Target="ink/ink486.xml"/><Relationship Id="rId60" Type="http://schemas.openxmlformats.org/officeDocument/2006/relationships/customXml" Target="ink/ink33.xml"/><Relationship Id="rId156" Type="http://schemas.openxmlformats.org/officeDocument/2006/relationships/image" Target="media/image67.png"/><Relationship Id="rId198" Type="http://schemas.openxmlformats.org/officeDocument/2006/relationships/customXml" Target="ink/ink108.xml"/><Relationship Id="rId321" Type="http://schemas.openxmlformats.org/officeDocument/2006/relationships/customXml" Target="ink/ink160.xml"/><Relationship Id="rId363" Type="http://schemas.openxmlformats.org/officeDocument/2006/relationships/customXml" Target="ink/ink202.xml"/><Relationship Id="rId419" Type="http://schemas.openxmlformats.org/officeDocument/2006/relationships/image" Target="media/image207.png"/><Relationship Id="rId570" Type="http://schemas.openxmlformats.org/officeDocument/2006/relationships/image" Target="media/image266.png"/><Relationship Id="rId626" Type="http://schemas.openxmlformats.org/officeDocument/2006/relationships/customXml" Target="ink/ink322.xml"/><Relationship Id="rId973" Type="http://schemas.openxmlformats.org/officeDocument/2006/relationships/customXml" Target="ink/ink526.xml"/><Relationship Id="rId1007" Type="http://schemas.openxmlformats.org/officeDocument/2006/relationships/header" Target="header3.xml"/><Relationship Id="rId223" Type="http://schemas.openxmlformats.org/officeDocument/2006/relationships/image" Target="media/image87.png"/><Relationship Id="rId430" Type="http://schemas.openxmlformats.org/officeDocument/2006/relationships/customXml" Target="ink/ink210.xml"/><Relationship Id="rId668" Type="http://schemas.openxmlformats.org/officeDocument/2006/relationships/image" Target="media/image327.png"/><Relationship Id="rId833" Type="http://schemas.openxmlformats.org/officeDocument/2006/relationships/customXml" Target="ink/ink423.xml"/><Relationship Id="rId875" Type="http://schemas.openxmlformats.org/officeDocument/2006/relationships/image" Target="media/image432.png"/><Relationship Id="rId18" Type="http://schemas.openxmlformats.org/officeDocument/2006/relationships/customXml" Target="ink/ink8.xml"/><Relationship Id="rId265" Type="http://schemas.openxmlformats.org/officeDocument/2006/relationships/image" Target="media/image129.png"/><Relationship Id="rId472" Type="http://schemas.openxmlformats.org/officeDocument/2006/relationships/customXml" Target="ink/ink231.xml"/><Relationship Id="rId528" Type="http://schemas.openxmlformats.org/officeDocument/2006/relationships/customXml" Target="ink/ink283.xml"/><Relationship Id="rId735" Type="http://schemas.openxmlformats.org/officeDocument/2006/relationships/customXml" Target="ink/ink387.xml"/><Relationship Id="rId900" Type="http://schemas.openxmlformats.org/officeDocument/2006/relationships/customXml" Target="ink/ink455.xml"/><Relationship Id="rId942" Type="http://schemas.openxmlformats.org/officeDocument/2006/relationships/image" Target="media/image439.png"/><Relationship Id="rId125" Type="http://schemas.openxmlformats.org/officeDocument/2006/relationships/image" Target="media/image36.png"/><Relationship Id="rId167" Type="http://schemas.openxmlformats.org/officeDocument/2006/relationships/image" Target="media/image78.png"/><Relationship Id="rId332" Type="http://schemas.openxmlformats.org/officeDocument/2006/relationships/customXml" Target="ink/ink171.xml"/><Relationship Id="rId374" Type="http://schemas.openxmlformats.org/officeDocument/2006/relationships/image" Target="media/image162.png"/><Relationship Id="rId581" Type="http://schemas.openxmlformats.org/officeDocument/2006/relationships/image" Target="media/image277.png"/><Relationship Id="rId777" Type="http://schemas.openxmlformats.org/officeDocument/2006/relationships/image" Target="media/image368.png"/><Relationship Id="rId984" Type="http://schemas.openxmlformats.org/officeDocument/2006/relationships/customXml" Target="ink/ink534.xml"/><Relationship Id="rId71" Type="http://schemas.openxmlformats.org/officeDocument/2006/relationships/customXml" Target="ink/ink44.xml"/><Relationship Id="rId234" Type="http://schemas.openxmlformats.org/officeDocument/2006/relationships/image" Target="media/image98.png"/><Relationship Id="rId637" Type="http://schemas.openxmlformats.org/officeDocument/2006/relationships/customXml" Target="ink/ink333.xml"/><Relationship Id="rId679" Type="http://schemas.openxmlformats.org/officeDocument/2006/relationships/image" Target="media/image334.png"/><Relationship Id="rId802" Type="http://schemas.openxmlformats.org/officeDocument/2006/relationships/image" Target="media/image393.png"/><Relationship Id="rId844" Type="http://schemas.openxmlformats.org/officeDocument/2006/relationships/customXml" Target="ink/ink434.xml"/><Relationship Id="rId886" Type="http://schemas.openxmlformats.org/officeDocument/2006/relationships/customXml" Target="ink/ink441.xml"/><Relationship Id="rId2" Type="http://schemas.openxmlformats.org/officeDocument/2006/relationships/numbering" Target="numbering.xml"/><Relationship Id="rId29" Type="http://schemas.openxmlformats.org/officeDocument/2006/relationships/image" Target="media/image6.png"/><Relationship Id="rId276" Type="http://schemas.openxmlformats.org/officeDocument/2006/relationships/customXml" Target="ink/ink135.xml"/><Relationship Id="rId441" Type="http://schemas.openxmlformats.org/officeDocument/2006/relationships/customXml" Target="ink/ink218.xml"/><Relationship Id="rId483" Type="http://schemas.openxmlformats.org/officeDocument/2006/relationships/customXml" Target="ink/ink238.xml"/><Relationship Id="rId539" Type="http://schemas.openxmlformats.org/officeDocument/2006/relationships/customXml" Target="ink/ink294.xml"/><Relationship Id="rId690" Type="http://schemas.openxmlformats.org/officeDocument/2006/relationships/image" Target="media/image339.png"/><Relationship Id="rId704" Type="http://schemas.openxmlformats.org/officeDocument/2006/relationships/customXml" Target="ink/ink356.xml"/><Relationship Id="rId746" Type="http://schemas.openxmlformats.org/officeDocument/2006/relationships/customXml" Target="ink/ink398.xml"/><Relationship Id="rId911" Type="http://schemas.openxmlformats.org/officeDocument/2006/relationships/customXml" Target="ink/ink466.xml"/><Relationship Id="rId40" Type="http://schemas.openxmlformats.org/officeDocument/2006/relationships/image" Target="media/image17.png"/><Relationship Id="rId136" Type="http://schemas.openxmlformats.org/officeDocument/2006/relationships/image" Target="media/image47.png"/><Relationship Id="rId178" Type="http://schemas.openxmlformats.org/officeDocument/2006/relationships/customXml" Target="ink/ink88.xml"/><Relationship Id="rId301" Type="http://schemas.openxmlformats.org/officeDocument/2006/relationships/image" Target="media/image148.png"/><Relationship Id="rId343" Type="http://schemas.openxmlformats.org/officeDocument/2006/relationships/customXml" Target="ink/ink182.xml"/><Relationship Id="rId550" Type="http://schemas.openxmlformats.org/officeDocument/2006/relationships/image" Target="media/image246.png"/><Relationship Id="rId788" Type="http://schemas.openxmlformats.org/officeDocument/2006/relationships/image" Target="media/image379.png"/><Relationship Id="rId953" Type="http://schemas.openxmlformats.org/officeDocument/2006/relationships/customXml" Target="ink/ink506.xml"/><Relationship Id="rId995" Type="http://schemas.openxmlformats.org/officeDocument/2006/relationships/customXml" Target="ink/ink545.xml"/><Relationship Id="rId82" Type="http://schemas.openxmlformats.org/officeDocument/2006/relationships/customXml" Target="ink/ink55.xml"/><Relationship Id="rId203" Type="http://schemas.openxmlformats.org/officeDocument/2006/relationships/customXml" Target="ink/ink113.xml"/><Relationship Id="rId385" Type="http://schemas.openxmlformats.org/officeDocument/2006/relationships/image" Target="media/image173.png"/><Relationship Id="rId592" Type="http://schemas.openxmlformats.org/officeDocument/2006/relationships/image" Target="media/image288.png"/><Relationship Id="rId606" Type="http://schemas.openxmlformats.org/officeDocument/2006/relationships/customXml" Target="ink/ink302.xml"/><Relationship Id="rId648" Type="http://schemas.openxmlformats.org/officeDocument/2006/relationships/image" Target="media/image307.png"/><Relationship Id="rId813" Type="http://schemas.openxmlformats.org/officeDocument/2006/relationships/image" Target="media/image402.png"/><Relationship Id="rId855" Type="http://schemas.openxmlformats.org/officeDocument/2006/relationships/image" Target="media/image412.png"/><Relationship Id="rId245" Type="http://schemas.openxmlformats.org/officeDocument/2006/relationships/image" Target="media/image109.png"/><Relationship Id="rId287" Type="http://schemas.openxmlformats.org/officeDocument/2006/relationships/customXml" Target="ink/ink146.xml"/><Relationship Id="rId410" Type="http://schemas.openxmlformats.org/officeDocument/2006/relationships/image" Target="media/image198.png"/><Relationship Id="rId452" Type="http://schemas.openxmlformats.org/officeDocument/2006/relationships/image" Target="media/image225.png"/><Relationship Id="rId494" Type="http://schemas.openxmlformats.org/officeDocument/2006/relationships/customXml" Target="ink/ink249.xml"/><Relationship Id="rId508" Type="http://schemas.openxmlformats.org/officeDocument/2006/relationships/customXml" Target="ink/ink263.xml"/><Relationship Id="rId715" Type="http://schemas.openxmlformats.org/officeDocument/2006/relationships/customXml" Target="ink/ink367.xml"/><Relationship Id="rId897" Type="http://schemas.openxmlformats.org/officeDocument/2006/relationships/customXml" Target="ink/ink452.xml"/><Relationship Id="rId922" Type="http://schemas.openxmlformats.org/officeDocument/2006/relationships/customXml" Target="ink/ink477.xml"/><Relationship Id="rId105" Type="http://schemas.openxmlformats.org/officeDocument/2006/relationships/customXml" Target="ink/ink78.xml"/><Relationship Id="rId147" Type="http://schemas.openxmlformats.org/officeDocument/2006/relationships/image" Target="media/image58.png"/><Relationship Id="rId312" Type="http://schemas.openxmlformats.org/officeDocument/2006/relationships/image" Target="media/image154.png"/><Relationship Id="rId354" Type="http://schemas.openxmlformats.org/officeDocument/2006/relationships/customXml" Target="ink/ink193.xml"/><Relationship Id="rId757" Type="http://schemas.openxmlformats.org/officeDocument/2006/relationships/image" Target="media/image348.png"/><Relationship Id="rId799" Type="http://schemas.openxmlformats.org/officeDocument/2006/relationships/image" Target="media/image390.png"/><Relationship Id="rId964" Type="http://schemas.openxmlformats.org/officeDocument/2006/relationships/customXml" Target="ink/ink517.xml"/><Relationship Id="rId51" Type="http://schemas.openxmlformats.org/officeDocument/2006/relationships/customXml" Target="ink/ink24.xml"/><Relationship Id="rId93" Type="http://schemas.openxmlformats.org/officeDocument/2006/relationships/customXml" Target="ink/ink66.xml"/><Relationship Id="rId189" Type="http://schemas.openxmlformats.org/officeDocument/2006/relationships/customXml" Target="ink/ink99.xml"/><Relationship Id="rId396" Type="http://schemas.openxmlformats.org/officeDocument/2006/relationships/image" Target="media/image184.png"/><Relationship Id="rId561" Type="http://schemas.openxmlformats.org/officeDocument/2006/relationships/image" Target="media/image257.png"/><Relationship Id="rId617" Type="http://schemas.openxmlformats.org/officeDocument/2006/relationships/customXml" Target="ink/ink313.xml"/><Relationship Id="rId659" Type="http://schemas.openxmlformats.org/officeDocument/2006/relationships/image" Target="media/image318.png"/><Relationship Id="rId824" Type="http://schemas.openxmlformats.org/officeDocument/2006/relationships/customXml" Target="ink/ink414.xml"/><Relationship Id="rId866" Type="http://schemas.openxmlformats.org/officeDocument/2006/relationships/image" Target="media/image423.png"/><Relationship Id="rId214" Type="http://schemas.openxmlformats.org/officeDocument/2006/relationships/customXml" Target="ink/ink124.xml"/><Relationship Id="rId256" Type="http://schemas.openxmlformats.org/officeDocument/2006/relationships/image" Target="media/image120.png"/><Relationship Id="rId298" Type="http://schemas.openxmlformats.org/officeDocument/2006/relationships/image" Target="media/image145.png"/><Relationship Id="rId421" Type="http://schemas.openxmlformats.org/officeDocument/2006/relationships/image" Target="media/image209.png"/><Relationship Id="rId463" Type="http://schemas.openxmlformats.org/officeDocument/2006/relationships/customXml" Target="ink/ink226.xml"/><Relationship Id="rId519" Type="http://schemas.openxmlformats.org/officeDocument/2006/relationships/customXml" Target="ink/ink274.xml"/><Relationship Id="rId670" Type="http://schemas.openxmlformats.org/officeDocument/2006/relationships/image" Target="media/image329.png"/><Relationship Id="rId116" Type="http://schemas.openxmlformats.org/officeDocument/2006/relationships/image" Target="media/image27.png"/><Relationship Id="rId158" Type="http://schemas.openxmlformats.org/officeDocument/2006/relationships/image" Target="media/image69.png"/><Relationship Id="rId323" Type="http://schemas.openxmlformats.org/officeDocument/2006/relationships/customXml" Target="ink/ink162.xml"/><Relationship Id="rId530" Type="http://schemas.openxmlformats.org/officeDocument/2006/relationships/customXml" Target="ink/ink285.xml"/><Relationship Id="rId726" Type="http://schemas.openxmlformats.org/officeDocument/2006/relationships/customXml" Target="ink/ink378.xml"/><Relationship Id="rId768" Type="http://schemas.openxmlformats.org/officeDocument/2006/relationships/image" Target="media/image359.png"/><Relationship Id="rId933" Type="http://schemas.openxmlformats.org/officeDocument/2006/relationships/customXml" Target="ink/ink488.xml"/><Relationship Id="rId975" Type="http://schemas.openxmlformats.org/officeDocument/2006/relationships/customXml" Target="ink/ink528.xml"/><Relationship Id="rId1009" Type="http://schemas.openxmlformats.org/officeDocument/2006/relationships/fontTable" Target="fontTable.xml"/><Relationship Id="rId20" Type="http://schemas.openxmlformats.org/officeDocument/2006/relationships/customXml" Target="ink/ink10.xml"/><Relationship Id="rId62" Type="http://schemas.openxmlformats.org/officeDocument/2006/relationships/customXml" Target="ink/ink35.xml"/><Relationship Id="rId365" Type="http://schemas.openxmlformats.org/officeDocument/2006/relationships/customXml" Target="ink/ink204.xml"/><Relationship Id="rId572" Type="http://schemas.openxmlformats.org/officeDocument/2006/relationships/image" Target="media/image268.png"/><Relationship Id="rId628" Type="http://schemas.openxmlformats.org/officeDocument/2006/relationships/customXml" Target="ink/ink324.xml"/><Relationship Id="rId835" Type="http://schemas.openxmlformats.org/officeDocument/2006/relationships/customXml" Target="ink/ink425.xml"/><Relationship Id="rId225" Type="http://schemas.openxmlformats.org/officeDocument/2006/relationships/image" Target="media/image89.png"/><Relationship Id="rId267" Type="http://schemas.openxmlformats.org/officeDocument/2006/relationships/image" Target="media/image131.png"/><Relationship Id="rId432" Type="http://schemas.openxmlformats.org/officeDocument/2006/relationships/customXml" Target="ink/ink211.xml"/><Relationship Id="rId474" Type="http://schemas.openxmlformats.org/officeDocument/2006/relationships/customXml" Target="ink/ink232.xml"/><Relationship Id="rId877" Type="http://schemas.openxmlformats.org/officeDocument/2006/relationships/image" Target="media/image434.png"/><Relationship Id="rId127" Type="http://schemas.openxmlformats.org/officeDocument/2006/relationships/image" Target="media/image38.png"/><Relationship Id="rId681" Type="http://schemas.openxmlformats.org/officeDocument/2006/relationships/customXml" Target="ink/ink340.xml"/><Relationship Id="rId737" Type="http://schemas.openxmlformats.org/officeDocument/2006/relationships/customXml" Target="ink/ink389.xml"/><Relationship Id="rId779" Type="http://schemas.openxmlformats.org/officeDocument/2006/relationships/image" Target="media/image370.png"/><Relationship Id="rId902" Type="http://schemas.openxmlformats.org/officeDocument/2006/relationships/customXml" Target="ink/ink457.xml"/><Relationship Id="rId944" Type="http://schemas.openxmlformats.org/officeDocument/2006/relationships/image" Target="media/image440.png"/><Relationship Id="rId986" Type="http://schemas.openxmlformats.org/officeDocument/2006/relationships/customXml" Target="ink/ink536.xml"/><Relationship Id="rId31" Type="http://schemas.openxmlformats.org/officeDocument/2006/relationships/image" Target="media/image8.png"/><Relationship Id="rId73" Type="http://schemas.openxmlformats.org/officeDocument/2006/relationships/customXml" Target="ink/ink46.xml"/><Relationship Id="rId169" Type="http://schemas.openxmlformats.org/officeDocument/2006/relationships/image" Target="media/image80.png"/><Relationship Id="rId334" Type="http://schemas.openxmlformats.org/officeDocument/2006/relationships/customXml" Target="ink/ink173.xml"/><Relationship Id="rId376" Type="http://schemas.openxmlformats.org/officeDocument/2006/relationships/image" Target="media/image164.png"/><Relationship Id="rId541" Type="http://schemas.openxmlformats.org/officeDocument/2006/relationships/customXml" Target="ink/ink296.xml"/><Relationship Id="rId583" Type="http://schemas.openxmlformats.org/officeDocument/2006/relationships/image" Target="media/image279.png"/><Relationship Id="rId639" Type="http://schemas.openxmlformats.org/officeDocument/2006/relationships/image" Target="media/image298.png"/><Relationship Id="rId790" Type="http://schemas.openxmlformats.org/officeDocument/2006/relationships/image" Target="media/image381.png"/><Relationship Id="rId804" Type="http://schemas.openxmlformats.org/officeDocument/2006/relationships/image" Target="media/image395.png"/><Relationship Id="rId4" Type="http://schemas.openxmlformats.org/officeDocument/2006/relationships/settings" Target="settings.xml"/><Relationship Id="rId180" Type="http://schemas.openxmlformats.org/officeDocument/2006/relationships/customXml" Target="ink/ink90.xml"/><Relationship Id="rId236" Type="http://schemas.openxmlformats.org/officeDocument/2006/relationships/image" Target="media/image100.png"/><Relationship Id="rId278" Type="http://schemas.openxmlformats.org/officeDocument/2006/relationships/customXml" Target="ink/ink137.xml"/><Relationship Id="rId401" Type="http://schemas.openxmlformats.org/officeDocument/2006/relationships/image" Target="media/image189.png"/><Relationship Id="rId443" Type="http://schemas.openxmlformats.org/officeDocument/2006/relationships/image" Target="media/image217.png"/><Relationship Id="rId650" Type="http://schemas.openxmlformats.org/officeDocument/2006/relationships/image" Target="media/image309.png"/><Relationship Id="rId846" Type="http://schemas.openxmlformats.org/officeDocument/2006/relationships/customXml" Target="ink/ink436.xml"/><Relationship Id="rId888" Type="http://schemas.openxmlformats.org/officeDocument/2006/relationships/customXml" Target="ink/ink443.xml"/><Relationship Id="rId303" Type="http://schemas.openxmlformats.org/officeDocument/2006/relationships/customXml" Target="ink/ink147.xml"/><Relationship Id="rId485" Type="http://schemas.openxmlformats.org/officeDocument/2006/relationships/customXml" Target="ink/ink240.xml"/><Relationship Id="rId692" Type="http://schemas.openxmlformats.org/officeDocument/2006/relationships/image" Target="media/image341.png"/><Relationship Id="rId706" Type="http://schemas.openxmlformats.org/officeDocument/2006/relationships/customXml" Target="ink/ink358.xml"/><Relationship Id="rId748" Type="http://schemas.openxmlformats.org/officeDocument/2006/relationships/customXml" Target="ink/ink400.xml"/><Relationship Id="rId913" Type="http://schemas.openxmlformats.org/officeDocument/2006/relationships/customXml" Target="ink/ink468.xml"/><Relationship Id="rId955" Type="http://schemas.openxmlformats.org/officeDocument/2006/relationships/customXml" Target="ink/ink508.xml"/><Relationship Id="rId42" Type="http://schemas.openxmlformats.org/officeDocument/2006/relationships/image" Target="media/image19.png"/><Relationship Id="rId84" Type="http://schemas.openxmlformats.org/officeDocument/2006/relationships/customXml" Target="ink/ink57.xml"/><Relationship Id="rId138" Type="http://schemas.openxmlformats.org/officeDocument/2006/relationships/image" Target="media/image49.png"/><Relationship Id="rId345" Type="http://schemas.openxmlformats.org/officeDocument/2006/relationships/customXml" Target="ink/ink184.xml"/><Relationship Id="rId387" Type="http://schemas.openxmlformats.org/officeDocument/2006/relationships/image" Target="media/image175.png"/><Relationship Id="rId510" Type="http://schemas.openxmlformats.org/officeDocument/2006/relationships/customXml" Target="ink/ink265.xml"/><Relationship Id="rId552" Type="http://schemas.openxmlformats.org/officeDocument/2006/relationships/image" Target="media/image248.png"/><Relationship Id="rId594" Type="http://schemas.openxmlformats.org/officeDocument/2006/relationships/image" Target="media/image290.png"/><Relationship Id="rId608" Type="http://schemas.openxmlformats.org/officeDocument/2006/relationships/customXml" Target="ink/ink304.xml"/><Relationship Id="rId815" Type="http://schemas.openxmlformats.org/officeDocument/2006/relationships/image" Target="media/image403.png"/><Relationship Id="rId997" Type="http://schemas.openxmlformats.org/officeDocument/2006/relationships/customXml" Target="ink/ink547.xml"/><Relationship Id="rId191" Type="http://schemas.openxmlformats.org/officeDocument/2006/relationships/customXml" Target="ink/ink101.xml"/><Relationship Id="rId205" Type="http://schemas.openxmlformats.org/officeDocument/2006/relationships/customXml" Target="ink/ink115.xml"/><Relationship Id="rId247" Type="http://schemas.openxmlformats.org/officeDocument/2006/relationships/image" Target="media/image111.png"/><Relationship Id="rId412" Type="http://schemas.openxmlformats.org/officeDocument/2006/relationships/image" Target="media/image200.png"/><Relationship Id="rId857" Type="http://schemas.openxmlformats.org/officeDocument/2006/relationships/image" Target="media/image414.png"/><Relationship Id="rId899" Type="http://schemas.openxmlformats.org/officeDocument/2006/relationships/customXml" Target="ink/ink454.xml"/><Relationship Id="rId1000" Type="http://schemas.openxmlformats.org/officeDocument/2006/relationships/image" Target="media/image445.png"/><Relationship Id="rId107" Type="http://schemas.openxmlformats.org/officeDocument/2006/relationships/customXml" Target="ink/ink80.xml"/><Relationship Id="rId289" Type="http://schemas.openxmlformats.org/officeDocument/2006/relationships/image" Target="media/image136.png"/><Relationship Id="rId454" Type="http://schemas.openxmlformats.org/officeDocument/2006/relationships/image" Target="media/image226.png"/><Relationship Id="rId496" Type="http://schemas.openxmlformats.org/officeDocument/2006/relationships/customXml" Target="ink/ink251.xml"/><Relationship Id="rId661" Type="http://schemas.openxmlformats.org/officeDocument/2006/relationships/image" Target="media/image320.png"/><Relationship Id="rId717" Type="http://schemas.openxmlformats.org/officeDocument/2006/relationships/customXml" Target="ink/ink369.xml"/><Relationship Id="rId759" Type="http://schemas.openxmlformats.org/officeDocument/2006/relationships/image" Target="media/image350.png"/><Relationship Id="rId924" Type="http://schemas.openxmlformats.org/officeDocument/2006/relationships/customXml" Target="ink/ink479.xml"/><Relationship Id="rId966" Type="http://schemas.openxmlformats.org/officeDocument/2006/relationships/customXml" Target="ink/ink519.xml"/><Relationship Id="rId11" Type="http://schemas.openxmlformats.org/officeDocument/2006/relationships/customXml" Target="ink/ink1.xml"/><Relationship Id="rId53" Type="http://schemas.openxmlformats.org/officeDocument/2006/relationships/customXml" Target="ink/ink26.xml"/><Relationship Id="rId149" Type="http://schemas.openxmlformats.org/officeDocument/2006/relationships/image" Target="media/image60.png"/><Relationship Id="rId314" Type="http://schemas.openxmlformats.org/officeDocument/2006/relationships/customXml" Target="ink/ink153.xml"/><Relationship Id="rId356" Type="http://schemas.openxmlformats.org/officeDocument/2006/relationships/customXml" Target="ink/ink195.xml"/><Relationship Id="rId398" Type="http://schemas.openxmlformats.org/officeDocument/2006/relationships/image" Target="media/image186.png"/><Relationship Id="rId521" Type="http://schemas.openxmlformats.org/officeDocument/2006/relationships/customXml" Target="ink/ink276.xml"/><Relationship Id="rId563" Type="http://schemas.openxmlformats.org/officeDocument/2006/relationships/image" Target="media/image259.png"/><Relationship Id="rId619" Type="http://schemas.openxmlformats.org/officeDocument/2006/relationships/customXml" Target="ink/ink315.xml"/><Relationship Id="rId770" Type="http://schemas.openxmlformats.org/officeDocument/2006/relationships/image" Target="media/image361.png"/><Relationship Id="rId95" Type="http://schemas.openxmlformats.org/officeDocument/2006/relationships/customXml" Target="ink/ink68.xml"/><Relationship Id="rId160" Type="http://schemas.openxmlformats.org/officeDocument/2006/relationships/image" Target="media/image71.png"/><Relationship Id="rId216" Type="http://schemas.openxmlformats.org/officeDocument/2006/relationships/customXml" Target="ink/ink126.xml"/><Relationship Id="rId423" Type="http://schemas.openxmlformats.org/officeDocument/2006/relationships/image" Target="media/image210.png"/><Relationship Id="rId826" Type="http://schemas.openxmlformats.org/officeDocument/2006/relationships/customXml" Target="ink/ink416.xml"/><Relationship Id="rId868" Type="http://schemas.openxmlformats.org/officeDocument/2006/relationships/image" Target="media/image425.png"/><Relationship Id="rId1011" Type="http://schemas.openxmlformats.org/officeDocument/2006/relationships/theme" Target="theme/theme1.xml"/><Relationship Id="rId258" Type="http://schemas.openxmlformats.org/officeDocument/2006/relationships/image" Target="media/image122.png"/><Relationship Id="rId465" Type="http://schemas.openxmlformats.org/officeDocument/2006/relationships/customXml" Target="ink/ink227.xml"/><Relationship Id="rId630" Type="http://schemas.openxmlformats.org/officeDocument/2006/relationships/customXml" Target="ink/ink326.xml"/><Relationship Id="rId672" Type="http://schemas.openxmlformats.org/officeDocument/2006/relationships/customXml" Target="ink/ink335.xml"/><Relationship Id="rId728" Type="http://schemas.openxmlformats.org/officeDocument/2006/relationships/customXml" Target="ink/ink380.xml"/><Relationship Id="rId935" Type="http://schemas.openxmlformats.org/officeDocument/2006/relationships/customXml" Target="ink/ink490.xml"/><Relationship Id="rId22" Type="http://schemas.openxmlformats.org/officeDocument/2006/relationships/customXml" Target="ink/ink12.xml"/><Relationship Id="rId64" Type="http://schemas.openxmlformats.org/officeDocument/2006/relationships/customXml" Target="ink/ink37.xml"/><Relationship Id="rId118" Type="http://schemas.openxmlformats.org/officeDocument/2006/relationships/image" Target="media/image29.png"/><Relationship Id="rId325" Type="http://schemas.openxmlformats.org/officeDocument/2006/relationships/customXml" Target="ink/ink164.xml"/><Relationship Id="rId367" Type="http://schemas.openxmlformats.org/officeDocument/2006/relationships/image" Target="media/image155.png"/><Relationship Id="rId532" Type="http://schemas.openxmlformats.org/officeDocument/2006/relationships/customXml" Target="ink/ink287.xml"/><Relationship Id="rId574" Type="http://schemas.openxmlformats.org/officeDocument/2006/relationships/image" Target="media/image270.png"/><Relationship Id="rId977" Type="http://schemas.openxmlformats.org/officeDocument/2006/relationships/customXml" Target="ink/ink530.xml"/><Relationship Id="rId171" Type="http://schemas.openxmlformats.org/officeDocument/2006/relationships/image" Target="media/image82.png"/><Relationship Id="rId227" Type="http://schemas.openxmlformats.org/officeDocument/2006/relationships/image" Target="media/image91.png"/><Relationship Id="rId781" Type="http://schemas.openxmlformats.org/officeDocument/2006/relationships/image" Target="media/image372.png"/><Relationship Id="rId837" Type="http://schemas.openxmlformats.org/officeDocument/2006/relationships/customXml" Target="ink/ink427.xml"/><Relationship Id="rId879" Type="http://schemas.openxmlformats.org/officeDocument/2006/relationships/image" Target="media/image435.png"/><Relationship Id="rId269" Type="http://schemas.openxmlformats.org/officeDocument/2006/relationships/image" Target="media/image132.png"/><Relationship Id="rId434" Type="http://schemas.openxmlformats.org/officeDocument/2006/relationships/customXml" Target="ink/ink212.xml"/><Relationship Id="rId476" Type="http://schemas.openxmlformats.org/officeDocument/2006/relationships/customXml" Target="ink/ink233.xml"/><Relationship Id="rId641" Type="http://schemas.openxmlformats.org/officeDocument/2006/relationships/image" Target="media/image300.png"/><Relationship Id="rId683" Type="http://schemas.openxmlformats.org/officeDocument/2006/relationships/customXml" Target="ink/ink342.xml"/><Relationship Id="rId739" Type="http://schemas.openxmlformats.org/officeDocument/2006/relationships/customXml" Target="ink/ink391.xml"/><Relationship Id="rId890" Type="http://schemas.openxmlformats.org/officeDocument/2006/relationships/customXml" Target="ink/ink445.xml"/><Relationship Id="rId904" Type="http://schemas.openxmlformats.org/officeDocument/2006/relationships/customXml" Target="ink/ink459.xml"/><Relationship Id="rId33" Type="http://schemas.openxmlformats.org/officeDocument/2006/relationships/image" Target="media/image10.png"/><Relationship Id="rId129" Type="http://schemas.openxmlformats.org/officeDocument/2006/relationships/image" Target="media/image40.png"/><Relationship Id="rId280" Type="http://schemas.openxmlformats.org/officeDocument/2006/relationships/customXml" Target="ink/ink139.xml"/><Relationship Id="rId336" Type="http://schemas.openxmlformats.org/officeDocument/2006/relationships/customXml" Target="ink/ink175.xml"/><Relationship Id="rId501" Type="http://schemas.openxmlformats.org/officeDocument/2006/relationships/customXml" Target="ink/ink256.xml"/><Relationship Id="rId543" Type="http://schemas.openxmlformats.org/officeDocument/2006/relationships/image" Target="media/image239.png"/><Relationship Id="rId946" Type="http://schemas.openxmlformats.org/officeDocument/2006/relationships/customXml" Target="ink/ink499.xml"/><Relationship Id="rId988" Type="http://schemas.openxmlformats.org/officeDocument/2006/relationships/customXml" Target="ink/ink538.xml"/><Relationship Id="rId75" Type="http://schemas.openxmlformats.org/officeDocument/2006/relationships/customXml" Target="ink/ink48.xml"/><Relationship Id="rId140" Type="http://schemas.openxmlformats.org/officeDocument/2006/relationships/image" Target="media/image51.png"/><Relationship Id="rId182" Type="http://schemas.openxmlformats.org/officeDocument/2006/relationships/customXml" Target="ink/ink92.xml"/><Relationship Id="rId378" Type="http://schemas.openxmlformats.org/officeDocument/2006/relationships/image" Target="media/image166.png"/><Relationship Id="rId403" Type="http://schemas.openxmlformats.org/officeDocument/2006/relationships/image" Target="media/image191.png"/><Relationship Id="rId585" Type="http://schemas.openxmlformats.org/officeDocument/2006/relationships/image" Target="media/image281.png"/><Relationship Id="rId750" Type="http://schemas.openxmlformats.org/officeDocument/2006/relationships/customXml" Target="ink/ink402.xml"/><Relationship Id="rId792" Type="http://schemas.openxmlformats.org/officeDocument/2006/relationships/image" Target="media/image383.png"/><Relationship Id="rId806" Type="http://schemas.openxmlformats.org/officeDocument/2006/relationships/image" Target="media/image397.png"/><Relationship Id="rId848" Type="http://schemas.openxmlformats.org/officeDocument/2006/relationships/image" Target="media/image405.png"/><Relationship Id="rId6" Type="http://schemas.openxmlformats.org/officeDocument/2006/relationships/footnotes" Target="footnotes.xml"/><Relationship Id="rId238" Type="http://schemas.openxmlformats.org/officeDocument/2006/relationships/image" Target="media/image102.png"/><Relationship Id="rId445" Type="http://schemas.openxmlformats.org/officeDocument/2006/relationships/image" Target="media/image219.png"/><Relationship Id="rId487" Type="http://schemas.openxmlformats.org/officeDocument/2006/relationships/customXml" Target="ink/ink242.xml"/><Relationship Id="rId610" Type="http://schemas.openxmlformats.org/officeDocument/2006/relationships/customXml" Target="ink/ink306.xml"/><Relationship Id="rId652" Type="http://schemas.openxmlformats.org/officeDocument/2006/relationships/image" Target="media/image311.png"/><Relationship Id="rId694" Type="http://schemas.openxmlformats.org/officeDocument/2006/relationships/customXml" Target="ink/ink346.xml"/><Relationship Id="rId708" Type="http://schemas.openxmlformats.org/officeDocument/2006/relationships/customXml" Target="ink/ink360.xml"/><Relationship Id="rId915" Type="http://schemas.openxmlformats.org/officeDocument/2006/relationships/customXml" Target="ink/ink470.xml"/><Relationship Id="rId291" Type="http://schemas.openxmlformats.org/officeDocument/2006/relationships/image" Target="media/image138.png"/><Relationship Id="rId305" Type="http://schemas.openxmlformats.org/officeDocument/2006/relationships/customXml" Target="ink/ink148.xml"/><Relationship Id="rId347" Type="http://schemas.openxmlformats.org/officeDocument/2006/relationships/customXml" Target="ink/ink186.xml"/><Relationship Id="rId512" Type="http://schemas.openxmlformats.org/officeDocument/2006/relationships/customXml" Target="ink/ink267.xml"/><Relationship Id="rId957" Type="http://schemas.openxmlformats.org/officeDocument/2006/relationships/customXml" Target="ink/ink510.xml"/><Relationship Id="rId999" Type="http://schemas.openxmlformats.org/officeDocument/2006/relationships/image" Target="media/image444.png"/><Relationship Id="rId44" Type="http://schemas.openxmlformats.org/officeDocument/2006/relationships/image" Target="media/image20.png"/><Relationship Id="rId86" Type="http://schemas.openxmlformats.org/officeDocument/2006/relationships/customXml" Target="ink/ink59.xml"/><Relationship Id="rId151" Type="http://schemas.openxmlformats.org/officeDocument/2006/relationships/image" Target="media/image62.png"/><Relationship Id="rId389" Type="http://schemas.openxmlformats.org/officeDocument/2006/relationships/image" Target="media/image177.png"/><Relationship Id="rId554" Type="http://schemas.openxmlformats.org/officeDocument/2006/relationships/image" Target="media/image250.png"/><Relationship Id="rId596" Type="http://schemas.openxmlformats.org/officeDocument/2006/relationships/image" Target="media/image292.png"/><Relationship Id="rId761" Type="http://schemas.openxmlformats.org/officeDocument/2006/relationships/image" Target="media/image352.png"/><Relationship Id="rId817" Type="http://schemas.openxmlformats.org/officeDocument/2006/relationships/customXml" Target="ink/ink407.xml"/><Relationship Id="rId859" Type="http://schemas.openxmlformats.org/officeDocument/2006/relationships/image" Target="media/image416.png"/><Relationship Id="rId1002" Type="http://schemas.openxmlformats.org/officeDocument/2006/relationships/image" Target="media/image447.png"/><Relationship Id="rId193" Type="http://schemas.openxmlformats.org/officeDocument/2006/relationships/customXml" Target="ink/ink103.xml"/><Relationship Id="rId207" Type="http://schemas.openxmlformats.org/officeDocument/2006/relationships/customXml" Target="ink/ink117.xml"/><Relationship Id="rId249" Type="http://schemas.openxmlformats.org/officeDocument/2006/relationships/image" Target="media/image113.png"/><Relationship Id="rId414" Type="http://schemas.openxmlformats.org/officeDocument/2006/relationships/image" Target="media/image202.png"/><Relationship Id="rId456" Type="http://schemas.openxmlformats.org/officeDocument/2006/relationships/image" Target="media/image227.png"/><Relationship Id="rId498" Type="http://schemas.openxmlformats.org/officeDocument/2006/relationships/customXml" Target="ink/ink253.xml"/><Relationship Id="rId621" Type="http://schemas.openxmlformats.org/officeDocument/2006/relationships/customXml" Target="ink/ink317.xml"/><Relationship Id="rId663" Type="http://schemas.openxmlformats.org/officeDocument/2006/relationships/image" Target="media/image322.png"/><Relationship Id="rId870" Type="http://schemas.openxmlformats.org/officeDocument/2006/relationships/image" Target="media/image427.png"/><Relationship Id="rId13" Type="http://schemas.openxmlformats.org/officeDocument/2006/relationships/customXml" Target="ink/ink3.xml"/><Relationship Id="rId109" Type="http://schemas.openxmlformats.org/officeDocument/2006/relationships/customXml" Target="ink/ink82.xml"/><Relationship Id="rId260" Type="http://schemas.openxmlformats.org/officeDocument/2006/relationships/image" Target="media/image124.png"/><Relationship Id="rId316" Type="http://schemas.openxmlformats.org/officeDocument/2006/relationships/customXml" Target="ink/ink155.xml"/><Relationship Id="rId523" Type="http://schemas.openxmlformats.org/officeDocument/2006/relationships/customXml" Target="ink/ink278.xml"/><Relationship Id="rId719" Type="http://schemas.openxmlformats.org/officeDocument/2006/relationships/customXml" Target="ink/ink371.xml"/><Relationship Id="rId926" Type="http://schemas.openxmlformats.org/officeDocument/2006/relationships/customXml" Target="ink/ink481.xml"/><Relationship Id="rId968" Type="http://schemas.openxmlformats.org/officeDocument/2006/relationships/customXml" Target="ink/ink521.xml"/><Relationship Id="rId55" Type="http://schemas.openxmlformats.org/officeDocument/2006/relationships/customXml" Target="ink/ink28.xml"/><Relationship Id="rId97" Type="http://schemas.openxmlformats.org/officeDocument/2006/relationships/customXml" Target="ink/ink70.xml"/><Relationship Id="rId120" Type="http://schemas.openxmlformats.org/officeDocument/2006/relationships/image" Target="media/image31.png"/><Relationship Id="rId358" Type="http://schemas.openxmlformats.org/officeDocument/2006/relationships/customXml" Target="ink/ink197.xml"/><Relationship Id="rId565" Type="http://schemas.openxmlformats.org/officeDocument/2006/relationships/image" Target="media/image261.png"/><Relationship Id="rId730" Type="http://schemas.openxmlformats.org/officeDocument/2006/relationships/customXml" Target="ink/ink382.xml"/><Relationship Id="rId772" Type="http://schemas.openxmlformats.org/officeDocument/2006/relationships/image" Target="media/image363.png"/><Relationship Id="rId828" Type="http://schemas.openxmlformats.org/officeDocument/2006/relationships/customXml" Target="ink/ink418.xml"/><Relationship Id="rId162" Type="http://schemas.openxmlformats.org/officeDocument/2006/relationships/image" Target="media/image73.png"/><Relationship Id="rId218" Type="http://schemas.openxmlformats.org/officeDocument/2006/relationships/customXml" Target="ink/ink128.xml"/><Relationship Id="rId425" Type="http://schemas.openxmlformats.org/officeDocument/2006/relationships/image" Target="media/image211.png"/><Relationship Id="rId467" Type="http://schemas.openxmlformats.org/officeDocument/2006/relationships/customXml" Target="ink/ink228.xml"/><Relationship Id="rId632" Type="http://schemas.openxmlformats.org/officeDocument/2006/relationships/customXml" Target="ink/ink328.xml"/><Relationship Id="rId271" Type="http://schemas.openxmlformats.org/officeDocument/2006/relationships/image" Target="media/image133.png"/><Relationship Id="rId674" Type="http://schemas.openxmlformats.org/officeDocument/2006/relationships/customXml" Target="ink/ink336.xml"/><Relationship Id="rId881" Type="http://schemas.openxmlformats.org/officeDocument/2006/relationships/image" Target="media/image436.png"/><Relationship Id="rId937" Type="http://schemas.openxmlformats.org/officeDocument/2006/relationships/customXml" Target="ink/ink492.xml"/><Relationship Id="rId979" Type="http://schemas.openxmlformats.org/officeDocument/2006/relationships/customXml" Target="ink/ink531.xml"/><Relationship Id="rId24" Type="http://schemas.openxmlformats.org/officeDocument/2006/relationships/customXml" Target="ink/ink14.xml"/><Relationship Id="rId66" Type="http://schemas.openxmlformats.org/officeDocument/2006/relationships/customXml" Target="ink/ink39.xml"/><Relationship Id="rId131" Type="http://schemas.openxmlformats.org/officeDocument/2006/relationships/image" Target="media/image42.png"/><Relationship Id="rId327" Type="http://schemas.openxmlformats.org/officeDocument/2006/relationships/customXml" Target="ink/ink166.xml"/><Relationship Id="rId369" Type="http://schemas.openxmlformats.org/officeDocument/2006/relationships/image" Target="media/image157.png"/><Relationship Id="rId534" Type="http://schemas.openxmlformats.org/officeDocument/2006/relationships/customXml" Target="ink/ink289.xml"/><Relationship Id="rId576" Type="http://schemas.openxmlformats.org/officeDocument/2006/relationships/image" Target="media/image272.png"/><Relationship Id="rId741" Type="http://schemas.openxmlformats.org/officeDocument/2006/relationships/customXml" Target="ink/ink393.xml"/><Relationship Id="rId783" Type="http://schemas.openxmlformats.org/officeDocument/2006/relationships/image" Target="media/image374.png"/><Relationship Id="rId839" Type="http://schemas.openxmlformats.org/officeDocument/2006/relationships/customXml" Target="ink/ink429.xml"/><Relationship Id="rId990" Type="http://schemas.openxmlformats.org/officeDocument/2006/relationships/customXml" Target="ink/ink540.xml"/><Relationship Id="rId173" Type="http://schemas.openxmlformats.org/officeDocument/2006/relationships/image" Target="media/image83.png"/><Relationship Id="rId229" Type="http://schemas.openxmlformats.org/officeDocument/2006/relationships/image" Target="media/image93.png"/><Relationship Id="rId380" Type="http://schemas.openxmlformats.org/officeDocument/2006/relationships/image" Target="media/image168.png"/><Relationship Id="rId436" Type="http://schemas.openxmlformats.org/officeDocument/2006/relationships/customXml" Target="ink/ink213.xml"/><Relationship Id="rId601" Type="http://schemas.openxmlformats.org/officeDocument/2006/relationships/image" Target="media/image297.png"/><Relationship Id="rId643" Type="http://schemas.openxmlformats.org/officeDocument/2006/relationships/image" Target="media/image302.png"/><Relationship Id="rId240" Type="http://schemas.openxmlformats.org/officeDocument/2006/relationships/image" Target="media/image104.png"/><Relationship Id="rId478" Type="http://schemas.openxmlformats.org/officeDocument/2006/relationships/customXml" Target="ink/ink234.xml"/><Relationship Id="rId685" Type="http://schemas.openxmlformats.org/officeDocument/2006/relationships/customXml" Target="ink/ink344.xml"/><Relationship Id="rId850" Type="http://schemas.openxmlformats.org/officeDocument/2006/relationships/image" Target="media/image407.png"/><Relationship Id="rId892" Type="http://schemas.openxmlformats.org/officeDocument/2006/relationships/customXml" Target="ink/ink447.xml"/><Relationship Id="rId906" Type="http://schemas.openxmlformats.org/officeDocument/2006/relationships/customXml" Target="ink/ink461.xml"/><Relationship Id="rId948" Type="http://schemas.openxmlformats.org/officeDocument/2006/relationships/customXml" Target="ink/ink501.xml"/><Relationship Id="rId35" Type="http://schemas.openxmlformats.org/officeDocument/2006/relationships/image" Target="media/image12.png"/><Relationship Id="rId77" Type="http://schemas.openxmlformats.org/officeDocument/2006/relationships/customXml" Target="ink/ink50.xml"/><Relationship Id="rId100" Type="http://schemas.openxmlformats.org/officeDocument/2006/relationships/customXml" Target="ink/ink73.xml"/><Relationship Id="rId282" Type="http://schemas.openxmlformats.org/officeDocument/2006/relationships/customXml" Target="ink/ink141.xml"/><Relationship Id="rId338" Type="http://schemas.openxmlformats.org/officeDocument/2006/relationships/customXml" Target="ink/ink177.xml"/><Relationship Id="rId503" Type="http://schemas.openxmlformats.org/officeDocument/2006/relationships/customXml" Target="ink/ink258.xml"/><Relationship Id="rId545" Type="http://schemas.openxmlformats.org/officeDocument/2006/relationships/image" Target="media/image241.png"/><Relationship Id="rId587" Type="http://schemas.openxmlformats.org/officeDocument/2006/relationships/image" Target="media/image283.png"/><Relationship Id="rId710" Type="http://schemas.openxmlformats.org/officeDocument/2006/relationships/customXml" Target="ink/ink362.xml"/><Relationship Id="rId752" Type="http://schemas.openxmlformats.org/officeDocument/2006/relationships/image" Target="media/image343.png"/><Relationship Id="rId808" Type="http://schemas.openxmlformats.org/officeDocument/2006/relationships/image" Target="media/image399.png"/><Relationship Id="rId8" Type="http://schemas.openxmlformats.org/officeDocument/2006/relationships/image" Target="media/image1.tmp"/><Relationship Id="rId142" Type="http://schemas.openxmlformats.org/officeDocument/2006/relationships/image" Target="media/image53.png"/><Relationship Id="rId184" Type="http://schemas.openxmlformats.org/officeDocument/2006/relationships/customXml" Target="ink/ink94.xml"/><Relationship Id="rId391" Type="http://schemas.openxmlformats.org/officeDocument/2006/relationships/image" Target="media/image179.png"/><Relationship Id="rId405" Type="http://schemas.openxmlformats.org/officeDocument/2006/relationships/image" Target="media/image193.png"/><Relationship Id="rId447" Type="http://schemas.openxmlformats.org/officeDocument/2006/relationships/image" Target="media/image221.png"/><Relationship Id="rId612" Type="http://schemas.openxmlformats.org/officeDocument/2006/relationships/customXml" Target="ink/ink308.xml"/><Relationship Id="rId794" Type="http://schemas.openxmlformats.org/officeDocument/2006/relationships/image" Target="media/image385.png"/><Relationship Id="rId251" Type="http://schemas.openxmlformats.org/officeDocument/2006/relationships/image" Target="media/image115.png"/><Relationship Id="rId489" Type="http://schemas.openxmlformats.org/officeDocument/2006/relationships/customXml" Target="ink/ink244.xml"/><Relationship Id="rId654" Type="http://schemas.openxmlformats.org/officeDocument/2006/relationships/image" Target="media/image313.png"/><Relationship Id="rId696" Type="http://schemas.openxmlformats.org/officeDocument/2006/relationships/customXml" Target="ink/ink348.xml"/><Relationship Id="rId861" Type="http://schemas.openxmlformats.org/officeDocument/2006/relationships/image" Target="media/image418.png"/><Relationship Id="rId917" Type="http://schemas.openxmlformats.org/officeDocument/2006/relationships/customXml" Target="ink/ink472.xml"/><Relationship Id="rId959" Type="http://schemas.openxmlformats.org/officeDocument/2006/relationships/customXml" Target="ink/ink512.xml"/><Relationship Id="rId46" Type="http://schemas.openxmlformats.org/officeDocument/2006/relationships/customXml" Target="ink/ink19.xml"/><Relationship Id="rId293" Type="http://schemas.openxmlformats.org/officeDocument/2006/relationships/image" Target="media/image140.png"/><Relationship Id="rId307" Type="http://schemas.openxmlformats.org/officeDocument/2006/relationships/customXml" Target="ink/ink149.xml"/><Relationship Id="rId349" Type="http://schemas.openxmlformats.org/officeDocument/2006/relationships/customXml" Target="ink/ink188.xml"/><Relationship Id="rId514" Type="http://schemas.openxmlformats.org/officeDocument/2006/relationships/customXml" Target="ink/ink269.xml"/><Relationship Id="rId556" Type="http://schemas.openxmlformats.org/officeDocument/2006/relationships/image" Target="media/image252.png"/><Relationship Id="rId721" Type="http://schemas.openxmlformats.org/officeDocument/2006/relationships/customXml" Target="ink/ink373.xml"/><Relationship Id="rId763" Type="http://schemas.openxmlformats.org/officeDocument/2006/relationships/image" Target="media/image354.png"/><Relationship Id="rId88" Type="http://schemas.openxmlformats.org/officeDocument/2006/relationships/customXml" Target="ink/ink61.xml"/><Relationship Id="rId111" Type="http://schemas.openxmlformats.org/officeDocument/2006/relationships/image" Target="media/image22.png"/><Relationship Id="rId153" Type="http://schemas.openxmlformats.org/officeDocument/2006/relationships/image" Target="media/image64.png"/><Relationship Id="rId195" Type="http://schemas.openxmlformats.org/officeDocument/2006/relationships/customXml" Target="ink/ink105.xml"/><Relationship Id="rId209" Type="http://schemas.openxmlformats.org/officeDocument/2006/relationships/customXml" Target="ink/ink119.xml"/><Relationship Id="rId360" Type="http://schemas.openxmlformats.org/officeDocument/2006/relationships/customXml" Target="ink/ink199.xml"/><Relationship Id="rId416" Type="http://schemas.openxmlformats.org/officeDocument/2006/relationships/image" Target="media/image204.png"/><Relationship Id="rId598" Type="http://schemas.openxmlformats.org/officeDocument/2006/relationships/image" Target="media/image294.png"/><Relationship Id="rId819" Type="http://schemas.openxmlformats.org/officeDocument/2006/relationships/customXml" Target="ink/ink409.xml"/><Relationship Id="rId970" Type="http://schemas.openxmlformats.org/officeDocument/2006/relationships/customXml" Target="ink/ink523.xml"/><Relationship Id="rId1004" Type="http://schemas.openxmlformats.org/officeDocument/2006/relationships/header" Target="header2.xml"/><Relationship Id="rId220" Type="http://schemas.openxmlformats.org/officeDocument/2006/relationships/image" Target="media/image84.png"/><Relationship Id="rId458" Type="http://schemas.openxmlformats.org/officeDocument/2006/relationships/image" Target="media/image228.png"/><Relationship Id="rId623" Type="http://schemas.openxmlformats.org/officeDocument/2006/relationships/customXml" Target="ink/ink319.xml"/><Relationship Id="rId665" Type="http://schemas.openxmlformats.org/officeDocument/2006/relationships/image" Target="media/image324.png"/><Relationship Id="rId830" Type="http://schemas.openxmlformats.org/officeDocument/2006/relationships/customXml" Target="ink/ink420.xml"/><Relationship Id="rId872" Type="http://schemas.openxmlformats.org/officeDocument/2006/relationships/image" Target="media/image429.png"/><Relationship Id="rId928" Type="http://schemas.openxmlformats.org/officeDocument/2006/relationships/customXml" Target="ink/ink483.xml"/><Relationship Id="rId15" Type="http://schemas.openxmlformats.org/officeDocument/2006/relationships/customXml" Target="ink/ink5.xml"/><Relationship Id="rId57" Type="http://schemas.openxmlformats.org/officeDocument/2006/relationships/customXml" Target="ink/ink30.xml"/><Relationship Id="rId262" Type="http://schemas.openxmlformats.org/officeDocument/2006/relationships/image" Target="media/image126.png"/><Relationship Id="rId318" Type="http://schemas.openxmlformats.org/officeDocument/2006/relationships/customXml" Target="ink/ink157.xml"/><Relationship Id="rId525" Type="http://schemas.openxmlformats.org/officeDocument/2006/relationships/customXml" Target="ink/ink280.xml"/><Relationship Id="rId567" Type="http://schemas.openxmlformats.org/officeDocument/2006/relationships/image" Target="media/image263.png"/><Relationship Id="rId732" Type="http://schemas.openxmlformats.org/officeDocument/2006/relationships/customXml" Target="ink/ink384.xml"/><Relationship Id="rId99" Type="http://schemas.openxmlformats.org/officeDocument/2006/relationships/customXml" Target="ink/ink72.xml"/><Relationship Id="rId122" Type="http://schemas.openxmlformats.org/officeDocument/2006/relationships/image" Target="media/image33.png"/><Relationship Id="rId164" Type="http://schemas.openxmlformats.org/officeDocument/2006/relationships/image" Target="media/image75.png"/><Relationship Id="rId371" Type="http://schemas.openxmlformats.org/officeDocument/2006/relationships/image" Target="media/image159.png"/><Relationship Id="rId774" Type="http://schemas.openxmlformats.org/officeDocument/2006/relationships/image" Target="media/image365.png"/><Relationship Id="rId981" Type="http://schemas.openxmlformats.org/officeDocument/2006/relationships/customXml" Target="ink/ink532.xml"/><Relationship Id="rId427" Type="http://schemas.openxmlformats.org/officeDocument/2006/relationships/image" Target="media/image212.png"/><Relationship Id="rId469" Type="http://schemas.openxmlformats.org/officeDocument/2006/relationships/customXml" Target="ink/ink229.xml"/><Relationship Id="rId634" Type="http://schemas.openxmlformats.org/officeDocument/2006/relationships/customXml" Target="ink/ink330.xml"/><Relationship Id="rId676" Type="http://schemas.openxmlformats.org/officeDocument/2006/relationships/customXml" Target="ink/ink337.xml"/><Relationship Id="rId841" Type="http://schemas.openxmlformats.org/officeDocument/2006/relationships/customXml" Target="ink/ink431.xml"/><Relationship Id="rId883" Type="http://schemas.openxmlformats.org/officeDocument/2006/relationships/image" Target="media/image438.png"/><Relationship Id="rId26" Type="http://schemas.openxmlformats.org/officeDocument/2006/relationships/customXml" Target="ink/ink16.xml"/><Relationship Id="rId231" Type="http://schemas.openxmlformats.org/officeDocument/2006/relationships/image" Target="media/image95.png"/><Relationship Id="rId273" Type="http://schemas.openxmlformats.org/officeDocument/2006/relationships/image" Target="media/image134.png"/><Relationship Id="rId329" Type="http://schemas.openxmlformats.org/officeDocument/2006/relationships/customXml" Target="ink/ink168.xml"/><Relationship Id="rId480" Type="http://schemas.openxmlformats.org/officeDocument/2006/relationships/customXml" Target="ink/ink235.xml"/><Relationship Id="rId536" Type="http://schemas.openxmlformats.org/officeDocument/2006/relationships/customXml" Target="ink/ink291.xml"/><Relationship Id="rId701" Type="http://schemas.openxmlformats.org/officeDocument/2006/relationships/customXml" Target="ink/ink353.xml"/><Relationship Id="rId939" Type="http://schemas.openxmlformats.org/officeDocument/2006/relationships/customXml" Target="ink/ink494.xml"/><Relationship Id="rId68" Type="http://schemas.openxmlformats.org/officeDocument/2006/relationships/customXml" Target="ink/ink41.xml"/><Relationship Id="rId133" Type="http://schemas.openxmlformats.org/officeDocument/2006/relationships/image" Target="media/image44.png"/><Relationship Id="rId175" Type="http://schemas.openxmlformats.org/officeDocument/2006/relationships/customXml" Target="ink/ink85.xml"/><Relationship Id="rId340" Type="http://schemas.openxmlformats.org/officeDocument/2006/relationships/customXml" Target="ink/ink179.xml"/><Relationship Id="rId578" Type="http://schemas.openxmlformats.org/officeDocument/2006/relationships/image" Target="media/image274.png"/><Relationship Id="rId743" Type="http://schemas.openxmlformats.org/officeDocument/2006/relationships/customXml" Target="ink/ink395.xml"/><Relationship Id="rId785" Type="http://schemas.openxmlformats.org/officeDocument/2006/relationships/image" Target="media/image376.png"/><Relationship Id="rId950" Type="http://schemas.openxmlformats.org/officeDocument/2006/relationships/customXml" Target="ink/ink503.xml"/><Relationship Id="rId992" Type="http://schemas.openxmlformats.org/officeDocument/2006/relationships/customXml" Target="ink/ink542.xml"/><Relationship Id="rId200" Type="http://schemas.openxmlformats.org/officeDocument/2006/relationships/customXml" Target="ink/ink110.xml"/><Relationship Id="rId382" Type="http://schemas.openxmlformats.org/officeDocument/2006/relationships/image" Target="media/image170.png"/><Relationship Id="rId438" Type="http://schemas.openxmlformats.org/officeDocument/2006/relationships/customXml" Target="ink/ink215.xml"/><Relationship Id="rId603" Type="http://schemas.openxmlformats.org/officeDocument/2006/relationships/customXml" Target="ink/ink299.xml"/><Relationship Id="rId645" Type="http://schemas.openxmlformats.org/officeDocument/2006/relationships/image" Target="media/image304.png"/><Relationship Id="rId687" Type="http://schemas.openxmlformats.org/officeDocument/2006/relationships/image" Target="media/image336.png"/><Relationship Id="rId810" Type="http://schemas.openxmlformats.org/officeDocument/2006/relationships/customXml" Target="ink/ink403.xml"/><Relationship Id="rId852" Type="http://schemas.openxmlformats.org/officeDocument/2006/relationships/image" Target="media/image409.png"/><Relationship Id="rId908" Type="http://schemas.openxmlformats.org/officeDocument/2006/relationships/customXml" Target="ink/ink463.xml"/><Relationship Id="rId242" Type="http://schemas.openxmlformats.org/officeDocument/2006/relationships/image" Target="media/image106.png"/><Relationship Id="rId284" Type="http://schemas.openxmlformats.org/officeDocument/2006/relationships/customXml" Target="ink/ink143.xml"/><Relationship Id="rId491" Type="http://schemas.openxmlformats.org/officeDocument/2006/relationships/customXml" Target="ink/ink246.xml"/><Relationship Id="rId505" Type="http://schemas.openxmlformats.org/officeDocument/2006/relationships/customXml" Target="ink/ink260.xml"/><Relationship Id="rId712" Type="http://schemas.openxmlformats.org/officeDocument/2006/relationships/customXml" Target="ink/ink364.xml"/><Relationship Id="rId894" Type="http://schemas.openxmlformats.org/officeDocument/2006/relationships/customXml" Target="ink/ink449.xml"/><Relationship Id="rId37" Type="http://schemas.openxmlformats.org/officeDocument/2006/relationships/image" Target="media/image14.png"/><Relationship Id="rId79" Type="http://schemas.openxmlformats.org/officeDocument/2006/relationships/customXml" Target="ink/ink52.xml"/><Relationship Id="rId102" Type="http://schemas.openxmlformats.org/officeDocument/2006/relationships/customXml" Target="ink/ink75.xml"/><Relationship Id="rId144" Type="http://schemas.openxmlformats.org/officeDocument/2006/relationships/image" Target="media/image55.png"/><Relationship Id="rId547" Type="http://schemas.openxmlformats.org/officeDocument/2006/relationships/image" Target="media/image243.png"/><Relationship Id="rId589" Type="http://schemas.openxmlformats.org/officeDocument/2006/relationships/image" Target="media/image285.png"/><Relationship Id="rId754" Type="http://schemas.openxmlformats.org/officeDocument/2006/relationships/image" Target="media/image345.png"/><Relationship Id="rId796" Type="http://schemas.openxmlformats.org/officeDocument/2006/relationships/image" Target="media/image387.png"/><Relationship Id="rId961" Type="http://schemas.openxmlformats.org/officeDocument/2006/relationships/customXml" Target="ink/ink514.xml"/><Relationship Id="rId90" Type="http://schemas.openxmlformats.org/officeDocument/2006/relationships/customXml" Target="ink/ink63.xml"/><Relationship Id="rId186" Type="http://schemas.openxmlformats.org/officeDocument/2006/relationships/customXml" Target="ink/ink96.xml"/><Relationship Id="rId351" Type="http://schemas.openxmlformats.org/officeDocument/2006/relationships/customXml" Target="ink/ink190.xml"/><Relationship Id="rId393" Type="http://schemas.openxmlformats.org/officeDocument/2006/relationships/image" Target="media/image181.png"/><Relationship Id="rId407" Type="http://schemas.openxmlformats.org/officeDocument/2006/relationships/image" Target="media/image195.png"/><Relationship Id="rId449" Type="http://schemas.openxmlformats.org/officeDocument/2006/relationships/image" Target="media/image223.png"/><Relationship Id="rId614" Type="http://schemas.openxmlformats.org/officeDocument/2006/relationships/customXml" Target="ink/ink310.xml"/><Relationship Id="rId656" Type="http://schemas.openxmlformats.org/officeDocument/2006/relationships/image" Target="media/image315.png"/><Relationship Id="rId821" Type="http://schemas.openxmlformats.org/officeDocument/2006/relationships/customXml" Target="ink/ink411.xml"/><Relationship Id="rId863" Type="http://schemas.openxmlformats.org/officeDocument/2006/relationships/image" Target="media/image420.png"/><Relationship Id="rId211" Type="http://schemas.openxmlformats.org/officeDocument/2006/relationships/customXml" Target="ink/ink121.xml"/><Relationship Id="rId253" Type="http://schemas.openxmlformats.org/officeDocument/2006/relationships/image" Target="media/image117.png"/><Relationship Id="rId295" Type="http://schemas.openxmlformats.org/officeDocument/2006/relationships/image" Target="media/image142.png"/><Relationship Id="rId309" Type="http://schemas.openxmlformats.org/officeDocument/2006/relationships/customXml" Target="ink/ink150.xml"/><Relationship Id="rId460" Type="http://schemas.openxmlformats.org/officeDocument/2006/relationships/image" Target="media/image229.png"/><Relationship Id="rId516" Type="http://schemas.openxmlformats.org/officeDocument/2006/relationships/customXml" Target="ink/ink271.xml"/><Relationship Id="rId698" Type="http://schemas.openxmlformats.org/officeDocument/2006/relationships/customXml" Target="ink/ink350.xml"/><Relationship Id="rId919" Type="http://schemas.openxmlformats.org/officeDocument/2006/relationships/customXml" Target="ink/ink474.xml"/><Relationship Id="rId48" Type="http://schemas.openxmlformats.org/officeDocument/2006/relationships/customXml" Target="ink/ink21.xml"/><Relationship Id="rId113" Type="http://schemas.openxmlformats.org/officeDocument/2006/relationships/image" Target="media/image24.png"/><Relationship Id="rId320" Type="http://schemas.openxmlformats.org/officeDocument/2006/relationships/customXml" Target="ink/ink159.xml"/><Relationship Id="rId558" Type="http://schemas.openxmlformats.org/officeDocument/2006/relationships/image" Target="media/image254.png"/><Relationship Id="rId723" Type="http://schemas.openxmlformats.org/officeDocument/2006/relationships/customXml" Target="ink/ink375.xml"/><Relationship Id="rId765" Type="http://schemas.openxmlformats.org/officeDocument/2006/relationships/image" Target="media/image356.png"/><Relationship Id="rId930" Type="http://schemas.openxmlformats.org/officeDocument/2006/relationships/customXml" Target="ink/ink485.xml"/><Relationship Id="rId972" Type="http://schemas.openxmlformats.org/officeDocument/2006/relationships/customXml" Target="ink/ink525.xml"/><Relationship Id="rId1006" Type="http://schemas.openxmlformats.org/officeDocument/2006/relationships/footer" Target="footer2.xml"/><Relationship Id="rId155" Type="http://schemas.openxmlformats.org/officeDocument/2006/relationships/image" Target="media/image66.png"/><Relationship Id="rId197" Type="http://schemas.openxmlformats.org/officeDocument/2006/relationships/customXml" Target="ink/ink107.xml"/><Relationship Id="rId362" Type="http://schemas.openxmlformats.org/officeDocument/2006/relationships/customXml" Target="ink/ink201.xml"/><Relationship Id="rId418" Type="http://schemas.openxmlformats.org/officeDocument/2006/relationships/image" Target="media/image206.png"/><Relationship Id="rId625" Type="http://schemas.openxmlformats.org/officeDocument/2006/relationships/customXml" Target="ink/ink321.xml"/><Relationship Id="rId832" Type="http://schemas.openxmlformats.org/officeDocument/2006/relationships/customXml" Target="ink/ink422.xml"/><Relationship Id="rId222" Type="http://schemas.openxmlformats.org/officeDocument/2006/relationships/image" Target="media/image86.png"/><Relationship Id="rId264" Type="http://schemas.openxmlformats.org/officeDocument/2006/relationships/image" Target="media/image128.png"/><Relationship Id="rId471" Type="http://schemas.openxmlformats.org/officeDocument/2006/relationships/customXml" Target="ink/ink230.xml"/><Relationship Id="rId667" Type="http://schemas.openxmlformats.org/officeDocument/2006/relationships/image" Target="media/image326.png"/><Relationship Id="rId874" Type="http://schemas.openxmlformats.org/officeDocument/2006/relationships/image" Target="media/image431.png"/><Relationship Id="rId17" Type="http://schemas.openxmlformats.org/officeDocument/2006/relationships/customXml" Target="ink/ink7.xml"/><Relationship Id="rId59" Type="http://schemas.openxmlformats.org/officeDocument/2006/relationships/customXml" Target="ink/ink32.xml"/><Relationship Id="rId124" Type="http://schemas.openxmlformats.org/officeDocument/2006/relationships/image" Target="media/image35.png"/><Relationship Id="rId527" Type="http://schemas.openxmlformats.org/officeDocument/2006/relationships/customXml" Target="ink/ink282.xml"/><Relationship Id="rId569" Type="http://schemas.openxmlformats.org/officeDocument/2006/relationships/image" Target="media/image265.png"/><Relationship Id="rId734" Type="http://schemas.openxmlformats.org/officeDocument/2006/relationships/customXml" Target="ink/ink386.xml"/><Relationship Id="rId776" Type="http://schemas.openxmlformats.org/officeDocument/2006/relationships/image" Target="media/image367.png"/><Relationship Id="rId941" Type="http://schemas.openxmlformats.org/officeDocument/2006/relationships/customXml" Target="ink/ink496.xml"/><Relationship Id="rId983" Type="http://schemas.openxmlformats.org/officeDocument/2006/relationships/customXml" Target="ink/ink533.xml"/><Relationship Id="rId70" Type="http://schemas.openxmlformats.org/officeDocument/2006/relationships/customXml" Target="ink/ink43.xml"/><Relationship Id="rId166" Type="http://schemas.openxmlformats.org/officeDocument/2006/relationships/image" Target="media/image77.png"/><Relationship Id="rId331" Type="http://schemas.openxmlformats.org/officeDocument/2006/relationships/customXml" Target="ink/ink170.xml"/><Relationship Id="rId373" Type="http://schemas.openxmlformats.org/officeDocument/2006/relationships/image" Target="media/image161.png"/><Relationship Id="rId429" Type="http://schemas.openxmlformats.org/officeDocument/2006/relationships/image" Target="media/image213.png"/><Relationship Id="rId580" Type="http://schemas.openxmlformats.org/officeDocument/2006/relationships/image" Target="media/image276.png"/><Relationship Id="rId636" Type="http://schemas.openxmlformats.org/officeDocument/2006/relationships/customXml" Target="ink/ink332.xml"/><Relationship Id="rId801" Type="http://schemas.openxmlformats.org/officeDocument/2006/relationships/image" Target="media/image392.png"/><Relationship Id="rId1" Type="http://schemas.openxmlformats.org/officeDocument/2006/relationships/customXml" Target="../customXml/item1.xml"/><Relationship Id="rId233" Type="http://schemas.openxmlformats.org/officeDocument/2006/relationships/image" Target="media/image97.png"/><Relationship Id="rId440" Type="http://schemas.openxmlformats.org/officeDocument/2006/relationships/customXml" Target="ink/ink217.xml"/><Relationship Id="rId678" Type="http://schemas.openxmlformats.org/officeDocument/2006/relationships/customXml" Target="ink/ink338.xml"/><Relationship Id="rId843" Type="http://schemas.openxmlformats.org/officeDocument/2006/relationships/customXml" Target="ink/ink433.xml"/><Relationship Id="rId885" Type="http://schemas.openxmlformats.org/officeDocument/2006/relationships/customXml" Target="ink/ink440.xml"/><Relationship Id="rId28" Type="http://schemas.openxmlformats.org/officeDocument/2006/relationships/image" Target="media/image5.png"/><Relationship Id="rId275" Type="http://schemas.openxmlformats.org/officeDocument/2006/relationships/customXml" Target="ink/ink134.xml"/><Relationship Id="rId300" Type="http://schemas.openxmlformats.org/officeDocument/2006/relationships/image" Target="media/image147.png"/><Relationship Id="rId482" Type="http://schemas.openxmlformats.org/officeDocument/2006/relationships/customXml" Target="ink/ink237.xml"/><Relationship Id="rId538" Type="http://schemas.openxmlformats.org/officeDocument/2006/relationships/customXml" Target="ink/ink293.xml"/><Relationship Id="rId703" Type="http://schemas.openxmlformats.org/officeDocument/2006/relationships/customXml" Target="ink/ink355.xml"/><Relationship Id="rId745" Type="http://schemas.openxmlformats.org/officeDocument/2006/relationships/customXml" Target="ink/ink397.xml"/><Relationship Id="rId910" Type="http://schemas.openxmlformats.org/officeDocument/2006/relationships/customXml" Target="ink/ink465.xml"/><Relationship Id="rId952" Type="http://schemas.openxmlformats.org/officeDocument/2006/relationships/customXml" Target="ink/ink505.xml"/><Relationship Id="rId81" Type="http://schemas.openxmlformats.org/officeDocument/2006/relationships/customXml" Target="ink/ink54.xml"/><Relationship Id="rId135" Type="http://schemas.openxmlformats.org/officeDocument/2006/relationships/image" Target="media/image46.png"/><Relationship Id="rId177" Type="http://schemas.openxmlformats.org/officeDocument/2006/relationships/customXml" Target="ink/ink87.xml"/><Relationship Id="rId342" Type="http://schemas.openxmlformats.org/officeDocument/2006/relationships/customXml" Target="ink/ink181.xml"/><Relationship Id="rId384" Type="http://schemas.openxmlformats.org/officeDocument/2006/relationships/image" Target="media/image172.png"/><Relationship Id="rId591" Type="http://schemas.openxmlformats.org/officeDocument/2006/relationships/image" Target="media/image287.png"/><Relationship Id="rId605" Type="http://schemas.openxmlformats.org/officeDocument/2006/relationships/customXml" Target="ink/ink301.xml"/><Relationship Id="rId787" Type="http://schemas.openxmlformats.org/officeDocument/2006/relationships/image" Target="media/image378.png"/><Relationship Id="rId812" Type="http://schemas.openxmlformats.org/officeDocument/2006/relationships/customXml" Target="ink/ink404.xml"/><Relationship Id="rId994" Type="http://schemas.openxmlformats.org/officeDocument/2006/relationships/customXml" Target="ink/ink544.xml"/><Relationship Id="rId202" Type="http://schemas.openxmlformats.org/officeDocument/2006/relationships/customXml" Target="ink/ink112.xml"/><Relationship Id="rId244" Type="http://schemas.openxmlformats.org/officeDocument/2006/relationships/image" Target="media/image108.png"/><Relationship Id="rId647" Type="http://schemas.openxmlformats.org/officeDocument/2006/relationships/image" Target="media/image306.png"/><Relationship Id="rId689" Type="http://schemas.openxmlformats.org/officeDocument/2006/relationships/image" Target="media/image338.png"/><Relationship Id="rId854" Type="http://schemas.openxmlformats.org/officeDocument/2006/relationships/image" Target="media/image411.png"/><Relationship Id="rId896" Type="http://schemas.openxmlformats.org/officeDocument/2006/relationships/customXml" Target="ink/ink451.xml"/><Relationship Id="rId39" Type="http://schemas.openxmlformats.org/officeDocument/2006/relationships/image" Target="media/image16.png"/><Relationship Id="rId286" Type="http://schemas.openxmlformats.org/officeDocument/2006/relationships/customXml" Target="ink/ink145.xml"/><Relationship Id="rId451" Type="http://schemas.openxmlformats.org/officeDocument/2006/relationships/image" Target="media/image224.png"/><Relationship Id="rId493" Type="http://schemas.openxmlformats.org/officeDocument/2006/relationships/customXml" Target="ink/ink248.xml"/><Relationship Id="rId507" Type="http://schemas.openxmlformats.org/officeDocument/2006/relationships/customXml" Target="ink/ink262.xml"/><Relationship Id="rId549" Type="http://schemas.openxmlformats.org/officeDocument/2006/relationships/image" Target="media/image245.png"/><Relationship Id="rId714" Type="http://schemas.openxmlformats.org/officeDocument/2006/relationships/customXml" Target="ink/ink366.xml"/><Relationship Id="rId756" Type="http://schemas.openxmlformats.org/officeDocument/2006/relationships/image" Target="media/image347.png"/><Relationship Id="rId921" Type="http://schemas.openxmlformats.org/officeDocument/2006/relationships/customXml" Target="ink/ink476.xml"/><Relationship Id="rId50" Type="http://schemas.openxmlformats.org/officeDocument/2006/relationships/customXml" Target="ink/ink23.xml"/><Relationship Id="rId104" Type="http://schemas.openxmlformats.org/officeDocument/2006/relationships/customXml" Target="ink/ink77.xml"/><Relationship Id="rId146" Type="http://schemas.openxmlformats.org/officeDocument/2006/relationships/image" Target="media/image57.png"/><Relationship Id="rId188" Type="http://schemas.openxmlformats.org/officeDocument/2006/relationships/customXml" Target="ink/ink98.xml"/><Relationship Id="rId311" Type="http://schemas.openxmlformats.org/officeDocument/2006/relationships/customXml" Target="ink/ink151.xml"/><Relationship Id="rId353" Type="http://schemas.openxmlformats.org/officeDocument/2006/relationships/customXml" Target="ink/ink192.xml"/><Relationship Id="rId395" Type="http://schemas.openxmlformats.org/officeDocument/2006/relationships/image" Target="media/image183.png"/><Relationship Id="rId409" Type="http://schemas.openxmlformats.org/officeDocument/2006/relationships/image" Target="media/image197.png"/><Relationship Id="rId560" Type="http://schemas.openxmlformats.org/officeDocument/2006/relationships/image" Target="media/image256.png"/><Relationship Id="rId798" Type="http://schemas.openxmlformats.org/officeDocument/2006/relationships/image" Target="media/image389.png"/><Relationship Id="rId963" Type="http://schemas.openxmlformats.org/officeDocument/2006/relationships/customXml" Target="ink/ink516.xml"/><Relationship Id="rId92" Type="http://schemas.openxmlformats.org/officeDocument/2006/relationships/customXml" Target="ink/ink65.xml"/><Relationship Id="rId213" Type="http://schemas.openxmlformats.org/officeDocument/2006/relationships/customXml" Target="ink/ink123.xml"/><Relationship Id="rId420" Type="http://schemas.openxmlformats.org/officeDocument/2006/relationships/image" Target="media/image208.png"/><Relationship Id="rId616" Type="http://schemas.openxmlformats.org/officeDocument/2006/relationships/customXml" Target="ink/ink312.xml"/><Relationship Id="rId658" Type="http://schemas.openxmlformats.org/officeDocument/2006/relationships/image" Target="media/image317.png"/><Relationship Id="rId823" Type="http://schemas.openxmlformats.org/officeDocument/2006/relationships/customXml" Target="ink/ink413.xml"/><Relationship Id="rId865" Type="http://schemas.openxmlformats.org/officeDocument/2006/relationships/image" Target="media/image422.png"/><Relationship Id="rId255" Type="http://schemas.openxmlformats.org/officeDocument/2006/relationships/image" Target="media/image119.png"/><Relationship Id="rId297" Type="http://schemas.openxmlformats.org/officeDocument/2006/relationships/image" Target="media/image144.png"/><Relationship Id="rId462" Type="http://schemas.openxmlformats.org/officeDocument/2006/relationships/image" Target="media/image230.png"/><Relationship Id="rId518" Type="http://schemas.openxmlformats.org/officeDocument/2006/relationships/customXml" Target="ink/ink273.xml"/><Relationship Id="rId725" Type="http://schemas.openxmlformats.org/officeDocument/2006/relationships/customXml" Target="ink/ink377.xml"/><Relationship Id="rId932" Type="http://schemas.openxmlformats.org/officeDocument/2006/relationships/customXml" Target="ink/ink487.xml"/><Relationship Id="rId115" Type="http://schemas.openxmlformats.org/officeDocument/2006/relationships/image" Target="media/image26.png"/><Relationship Id="rId157" Type="http://schemas.openxmlformats.org/officeDocument/2006/relationships/image" Target="media/image68.png"/><Relationship Id="rId322" Type="http://schemas.openxmlformats.org/officeDocument/2006/relationships/customXml" Target="ink/ink161.xml"/><Relationship Id="rId364" Type="http://schemas.openxmlformats.org/officeDocument/2006/relationships/customXml" Target="ink/ink203.xml"/><Relationship Id="rId767" Type="http://schemas.openxmlformats.org/officeDocument/2006/relationships/image" Target="media/image358.png"/><Relationship Id="rId974" Type="http://schemas.openxmlformats.org/officeDocument/2006/relationships/customXml" Target="ink/ink527.xml"/><Relationship Id="rId1008" Type="http://schemas.openxmlformats.org/officeDocument/2006/relationships/footer" Target="footer3.xml"/><Relationship Id="rId61" Type="http://schemas.openxmlformats.org/officeDocument/2006/relationships/customXml" Target="ink/ink34.xml"/><Relationship Id="rId199" Type="http://schemas.openxmlformats.org/officeDocument/2006/relationships/customXml" Target="ink/ink109.xml"/><Relationship Id="rId571" Type="http://schemas.openxmlformats.org/officeDocument/2006/relationships/image" Target="media/image267.png"/><Relationship Id="rId627" Type="http://schemas.openxmlformats.org/officeDocument/2006/relationships/customXml" Target="ink/ink323.xml"/><Relationship Id="rId669" Type="http://schemas.openxmlformats.org/officeDocument/2006/relationships/image" Target="media/image328.png"/><Relationship Id="rId834" Type="http://schemas.openxmlformats.org/officeDocument/2006/relationships/customXml" Target="ink/ink424.xml"/><Relationship Id="rId876" Type="http://schemas.openxmlformats.org/officeDocument/2006/relationships/image" Target="media/image433.png"/><Relationship Id="rId19" Type="http://schemas.openxmlformats.org/officeDocument/2006/relationships/customXml" Target="ink/ink9.xml"/><Relationship Id="rId224" Type="http://schemas.openxmlformats.org/officeDocument/2006/relationships/image" Target="media/image88.png"/><Relationship Id="rId266" Type="http://schemas.openxmlformats.org/officeDocument/2006/relationships/image" Target="media/image130.png"/><Relationship Id="rId431" Type="http://schemas.openxmlformats.org/officeDocument/2006/relationships/image" Target="media/image214.png"/><Relationship Id="rId473" Type="http://schemas.openxmlformats.org/officeDocument/2006/relationships/image" Target="media/image235.png"/><Relationship Id="rId529" Type="http://schemas.openxmlformats.org/officeDocument/2006/relationships/customXml" Target="ink/ink284.xml"/><Relationship Id="rId680" Type="http://schemas.openxmlformats.org/officeDocument/2006/relationships/customXml" Target="ink/ink339.xml"/><Relationship Id="rId736" Type="http://schemas.openxmlformats.org/officeDocument/2006/relationships/customXml" Target="ink/ink388.xml"/><Relationship Id="rId901" Type="http://schemas.openxmlformats.org/officeDocument/2006/relationships/customXml" Target="ink/ink456.xml"/><Relationship Id="rId30" Type="http://schemas.openxmlformats.org/officeDocument/2006/relationships/image" Target="media/image7.png"/><Relationship Id="rId126" Type="http://schemas.openxmlformats.org/officeDocument/2006/relationships/image" Target="media/image37.png"/><Relationship Id="rId168" Type="http://schemas.openxmlformats.org/officeDocument/2006/relationships/image" Target="media/image79.png"/><Relationship Id="rId333" Type="http://schemas.openxmlformats.org/officeDocument/2006/relationships/customXml" Target="ink/ink172.xml"/><Relationship Id="rId540" Type="http://schemas.openxmlformats.org/officeDocument/2006/relationships/customXml" Target="ink/ink295.xml"/><Relationship Id="rId778" Type="http://schemas.openxmlformats.org/officeDocument/2006/relationships/image" Target="media/image369.png"/><Relationship Id="rId943" Type="http://schemas.openxmlformats.org/officeDocument/2006/relationships/customXml" Target="ink/ink497.xml"/><Relationship Id="rId985" Type="http://schemas.openxmlformats.org/officeDocument/2006/relationships/customXml" Target="ink/ink535.xml"/><Relationship Id="rId72" Type="http://schemas.openxmlformats.org/officeDocument/2006/relationships/customXml" Target="ink/ink45.xml"/><Relationship Id="rId375" Type="http://schemas.openxmlformats.org/officeDocument/2006/relationships/image" Target="media/image163.png"/><Relationship Id="rId582" Type="http://schemas.openxmlformats.org/officeDocument/2006/relationships/image" Target="media/image278.png"/><Relationship Id="rId638" Type="http://schemas.openxmlformats.org/officeDocument/2006/relationships/customXml" Target="ink/ink334.xml"/><Relationship Id="rId803" Type="http://schemas.openxmlformats.org/officeDocument/2006/relationships/image" Target="media/image394.png"/><Relationship Id="rId845" Type="http://schemas.openxmlformats.org/officeDocument/2006/relationships/customXml" Target="ink/ink435.xml"/><Relationship Id="rId3" Type="http://schemas.openxmlformats.org/officeDocument/2006/relationships/styles" Target="styles.xml"/><Relationship Id="rId235" Type="http://schemas.openxmlformats.org/officeDocument/2006/relationships/image" Target="media/image99.png"/><Relationship Id="rId277" Type="http://schemas.openxmlformats.org/officeDocument/2006/relationships/customXml" Target="ink/ink136.xml"/><Relationship Id="rId400" Type="http://schemas.openxmlformats.org/officeDocument/2006/relationships/image" Target="media/image188.png"/><Relationship Id="rId442" Type="http://schemas.openxmlformats.org/officeDocument/2006/relationships/customXml" Target="ink/ink219.xml"/><Relationship Id="rId484" Type="http://schemas.openxmlformats.org/officeDocument/2006/relationships/customXml" Target="ink/ink239.xml"/><Relationship Id="rId705" Type="http://schemas.openxmlformats.org/officeDocument/2006/relationships/customXml" Target="ink/ink357.xml"/><Relationship Id="rId887" Type="http://schemas.openxmlformats.org/officeDocument/2006/relationships/customXml" Target="ink/ink442.xml"/><Relationship Id="rId137" Type="http://schemas.openxmlformats.org/officeDocument/2006/relationships/image" Target="media/image48.png"/><Relationship Id="rId302" Type="http://schemas.openxmlformats.org/officeDocument/2006/relationships/image" Target="media/image149.png"/><Relationship Id="rId344" Type="http://schemas.openxmlformats.org/officeDocument/2006/relationships/customXml" Target="ink/ink183.xml"/><Relationship Id="rId691" Type="http://schemas.openxmlformats.org/officeDocument/2006/relationships/image" Target="media/image340.png"/><Relationship Id="rId747" Type="http://schemas.openxmlformats.org/officeDocument/2006/relationships/customXml" Target="ink/ink399.xml"/><Relationship Id="rId789" Type="http://schemas.openxmlformats.org/officeDocument/2006/relationships/image" Target="media/image380.png"/><Relationship Id="rId912" Type="http://schemas.openxmlformats.org/officeDocument/2006/relationships/customXml" Target="ink/ink467.xml"/><Relationship Id="rId954" Type="http://schemas.openxmlformats.org/officeDocument/2006/relationships/customXml" Target="ink/ink507.xml"/><Relationship Id="rId996" Type="http://schemas.openxmlformats.org/officeDocument/2006/relationships/customXml" Target="ink/ink546.xml"/><Relationship Id="rId41" Type="http://schemas.openxmlformats.org/officeDocument/2006/relationships/image" Target="media/image18.png"/><Relationship Id="rId83" Type="http://schemas.openxmlformats.org/officeDocument/2006/relationships/customXml" Target="ink/ink56.xml"/><Relationship Id="rId179" Type="http://schemas.openxmlformats.org/officeDocument/2006/relationships/customXml" Target="ink/ink89.xml"/><Relationship Id="rId386" Type="http://schemas.openxmlformats.org/officeDocument/2006/relationships/image" Target="media/image174.png"/><Relationship Id="rId551" Type="http://schemas.openxmlformats.org/officeDocument/2006/relationships/image" Target="media/image247.png"/><Relationship Id="rId593" Type="http://schemas.openxmlformats.org/officeDocument/2006/relationships/image" Target="media/image289.png"/><Relationship Id="rId607" Type="http://schemas.openxmlformats.org/officeDocument/2006/relationships/customXml" Target="ink/ink303.xml"/><Relationship Id="rId649" Type="http://schemas.openxmlformats.org/officeDocument/2006/relationships/image" Target="media/image308.png"/><Relationship Id="rId814" Type="http://schemas.openxmlformats.org/officeDocument/2006/relationships/customXml" Target="ink/ink405.xml"/><Relationship Id="rId856" Type="http://schemas.openxmlformats.org/officeDocument/2006/relationships/image" Target="media/image413.png"/><Relationship Id="rId190" Type="http://schemas.openxmlformats.org/officeDocument/2006/relationships/customXml" Target="ink/ink100.xml"/><Relationship Id="rId204" Type="http://schemas.openxmlformats.org/officeDocument/2006/relationships/customXml" Target="ink/ink114.xml"/><Relationship Id="rId246" Type="http://schemas.openxmlformats.org/officeDocument/2006/relationships/image" Target="media/image110.png"/><Relationship Id="rId288" Type="http://schemas.openxmlformats.org/officeDocument/2006/relationships/image" Target="media/image135.png"/><Relationship Id="rId411" Type="http://schemas.openxmlformats.org/officeDocument/2006/relationships/image" Target="media/image199.png"/><Relationship Id="rId453" Type="http://schemas.openxmlformats.org/officeDocument/2006/relationships/customXml" Target="ink/ink221.xml"/><Relationship Id="rId509" Type="http://schemas.openxmlformats.org/officeDocument/2006/relationships/customXml" Target="ink/ink264.xml"/><Relationship Id="rId660" Type="http://schemas.openxmlformats.org/officeDocument/2006/relationships/image" Target="media/image319.png"/><Relationship Id="rId898" Type="http://schemas.openxmlformats.org/officeDocument/2006/relationships/customXml" Target="ink/ink453.xml"/><Relationship Id="rId106" Type="http://schemas.openxmlformats.org/officeDocument/2006/relationships/customXml" Target="ink/ink79.xml"/><Relationship Id="rId313" Type="http://schemas.openxmlformats.org/officeDocument/2006/relationships/customXml" Target="ink/ink152.xml"/><Relationship Id="rId495" Type="http://schemas.openxmlformats.org/officeDocument/2006/relationships/customXml" Target="ink/ink250.xml"/><Relationship Id="rId716" Type="http://schemas.openxmlformats.org/officeDocument/2006/relationships/customXml" Target="ink/ink368.xml"/><Relationship Id="rId758" Type="http://schemas.openxmlformats.org/officeDocument/2006/relationships/image" Target="media/image349.png"/><Relationship Id="rId923" Type="http://schemas.openxmlformats.org/officeDocument/2006/relationships/customXml" Target="ink/ink478.xml"/><Relationship Id="rId965" Type="http://schemas.openxmlformats.org/officeDocument/2006/relationships/customXml" Target="ink/ink518.xml"/><Relationship Id="rId10" Type="http://schemas.openxmlformats.org/officeDocument/2006/relationships/image" Target="media/image3.png"/><Relationship Id="rId52" Type="http://schemas.openxmlformats.org/officeDocument/2006/relationships/customXml" Target="ink/ink25.xml"/><Relationship Id="rId94" Type="http://schemas.openxmlformats.org/officeDocument/2006/relationships/customXml" Target="ink/ink67.xml"/><Relationship Id="rId148" Type="http://schemas.openxmlformats.org/officeDocument/2006/relationships/image" Target="media/image59.png"/><Relationship Id="rId355" Type="http://schemas.openxmlformats.org/officeDocument/2006/relationships/customXml" Target="ink/ink194.xml"/><Relationship Id="rId397" Type="http://schemas.openxmlformats.org/officeDocument/2006/relationships/image" Target="media/image185.png"/><Relationship Id="rId520" Type="http://schemas.openxmlformats.org/officeDocument/2006/relationships/customXml" Target="ink/ink275.xml"/><Relationship Id="rId562" Type="http://schemas.openxmlformats.org/officeDocument/2006/relationships/image" Target="media/image258.png"/><Relationship Id="rId618" Type="http://schemas.openxmlformats.org/officeDocument/2006/relationships/customXml" Target="ink/ink314.xml"/><Relationship Id="rId825" Type="http://schemas.openxmlformats.org/officeDocument/2006/relationships/customXml" Target="ink/ink415.xml"/><Relationship Id="rId215" Type="http://schemas.openxmlformats.org/officeDocument/2006/relationships/customXml" Target="ink/ink125.xml"/><Relationship Id="rId257" Type="http://schemas.openxmlformats.org/officeDocument/2006/relationships/image" Target="media/image121.png"/><Relationship Id="rId422" Type="http://schemas.openxmlformats.org/officeDocument/2006/relationships/customXml" Target="ink/ink206.xml"/><Relationship Id="rId464" Type="http://schemas.openxmlformats.org/officeDocument/2006/relationships/image" Target="media/image231.png"/><Relationship Id="rId867" Type="http://schemas.openxmlformats.org/officeDocument/2006/relationships/image" Target="media/image424.png"/><Relationship Id="rId1010" Type="http://schemas.microsoft.com/office/2011/relationships/people" Target="people.xml"/><Relationship Id="rId299" Type="http://schemas.openxmlformats.org/officeDocument/2006/relationships/image" Target="media/image146.png"/><Relationship Id="rId727" Type="http://schemas.openxmlformats.org/officeDocument/2006/relationships/customXml" Target="ink/ink379.xml"/><Relationship Id="rId934" Type="http://schemas.openxmlformats.org/officeDocument/2006/relationships/customXml" Target="ink/ink489.xml"/><Relationship Id="rId63" Type="http://schemas.openxmlformats.org/officeDocument/2006/relationships/customXml" Target="ink/ink36.xml"/><Relationship Id="rId159" Type="http://schemas.openxmlformats.org/officeDocument/2006/relationships/image" Target="media/image70.png"/><Relationship Id="rId366" Type="http://schemas.openxmlformats.org/officeDocument/2006/relationships/customXml" Target="ink/ink205.xml"/><Relationship Id="rId573" Type="http://schemas.openxmlformats.org/officeDocument/2006/relationships/image" Target="media/image269.png"/><Relationship Id="rId780" Type="http://schemas.openxmlformats.org/officeDocument/2006/relationships/image" Target="media/image371.png"/><Relationship Id="rId226" Type="http://schemas.openxmlformats.org/officeDocument/2006/relationships/image" Target="media/image90.png"/><Relationship Id="rId433" Type="http://schemas.openxmlformats.org/officeDocument/2006/relationships/image" Target="media/image215.png"/><Relationship Id="rId878" Type="http://schemas.openxmlformats.org/officeDocument/2006/relationships/customXml" Target="ink/ink437.xml"/><Relationship Id="rId640" Type="http://schemas.openxmlformats.org/officeDocument/2006/relationships/image" Target="media/image299.png"/><Relationship Id="rId738" Type="http://schemas.openxmlformats.org/officeDocument/2006/relationships/customXml" Target="ink/ink390.xml"/><Relationship Id="rId945" Type="http://schemas.openxmlformats.org/officeDocument/2006/relationships/customXml" Target="ink/ink498.xml"/><Relationship Id="rId74" Type="http://schemas.openxmlformats.org/officeDocument/2006/relationships/customXml" Target="ink/ink47.xml"/><Relationship Id="rId377" Type="http://schemas.openxmlformats.org/officeDocument/2006/relationships/image" Target="media/image165.png"/><Relationship Id="rId500" Type="http://schemas.openxmlformats.org/officeDocument/2006/relationships/customXml" Target="ink/ink255.xml"/><Relationship Id="rId584" Type="http://schemas.openxmlformats.org/officeDocument/2006/relationships/image" Target="media/image280.png"/><Relationship Id="rId805" Type="http://schemas.openxmlformats.org/officeDocument/2006/relationships/image" Target="media/image396.png"/><Relationship Id="rId5" Type="http://schemas.openxmlformats.org/officeDocument/2006/relationships/webSettings" Target="webSettings.xml"/><Relationship Id="rId237" Type="http://schemas.openxmlformats.org/officeDocument/2006/relationships/image" Target="media/image101.png"/><Relationship Id="rId791" Type="http://schemas.openxmlformats.org/officeDocument/2006/relationships/image" Target="media/image382.png"/><Relationship Id="rId889" Type="http://schemas.openxmlformats.org/officeDocument/2006/relationships/customXml" Target="ink/ink444.xml"/><Relationship Id="rId444" Type="http://schemas.openxmlformats.org/officeDocument/2006/relationships/image" Target="media/image218.png"/><Relationship Id="rId651" Type="http://schemas.openxmlformats.org/officeDocument/2006/relationships/image" Target="media/image310.png"/><Relationship Id="rId749" Type="http://schemas.openxmlformats.org/officeDocument/2006/relationships/customXml" Target="ink/ink401.xml"/><Relationship Id="rId290" Type="http://schemas.openxmlformats.org/officeDocument/2006/relationships/image" Target="media/image137.png"/><Relationship Id="rId304" Type="http://schemas.openxmlformats.org/officeDocument/2006/relationships/image" Target="media/image150.png"/><Relationship Id="rId388" Type="http://schemas.openxmlformats.org/officeDocument/2006/relationships/image" Target="media/image176.png"/><Relationship Id="rId511" Type="http://schemas.openxmlformats.org/officeDocument/2006/relationships/customXml" Target="ink/ink266.xml"/><Relationship Id="rId609" Type="http://schemas.openxmlformats.org/officeDocument/2006/relationships/customXml" Target="ink/ink305.xml"/><Relationship Id="rId956" Type="http://schemas.openxmlformats.org/officeDocument/2006/relationships/customXml" Target="ink/ink509.xml"/><Relationship Id="rId85" Type="http://schemas.openxmlformats.org/officeDocument/2006/relationships/customXml" Target="ink/ink58.xml"/><Relationship Id="rId150" Type="http://schemas.openxmlformats.org/officeDocument/2006/relationships/image" Target="media/image61.png"/><Relationship Id="rId595" Type="http://schemas.openxmlformats.org/officeDocument/2006/relationships/image" Target="media/image291.png"/><Relationship Id="rId816" Type="http://schemas.openxmlformats.org/officeDocument/2006/relationships/customXml" Target="ink/ink406.xml"/><Relationship Id="rId1001" Type="http://schemas.openxmlformats.org/officeDocument/2006/relationships/image" Target="media/image446.png"/><Relationship Id="rId248" Type="http://schemas.openxmlformats.org/officeDocument/2006/relationships/image" Target="media/image112.png"/><Relationship Id="rId455" Type="http://schemas.openxmlformats.org/officeDocument/2006/relationships/customXml" Target="ink/ink222.xml"/><Relationship Id="rId662" Type="http://schemas.openxmlformats.org/officeDocument/2006/relationships/image" Target="media/image321.png"/><Relationship Id="rId12" Type="http://schemas.openxmlformats.org/officeDocument/2006/relationships/customXml" Target="ink/ink2.xml"/><Relationship Id="rId108" Type="http://schemas.openxmlformats.org/officeDocument/2006/relationships/customXml" Target="ink/ink81.xml"/><Relationship Id="rId315" Type="http://schemas.openxmlformats.org/officeDocument/2006/relationships/customXml" Target="ink/ink154.xml"/><Relationship Id="rId522" Type="http://schemas.openxmlformats.org/officeDocument/2006/relationships/customXml" Target="ink/ink277.xml"/><Relationship Id="rId967" Type="http://schemas.openxmlformats.org/officeDocument/2006/relationships/customXml" Target="ink/ink520.xml"/><Relationship Id="rId96" Type="http://schemas.openxmlformats.org/officeDocument/2006/relationships/customXml" Target="ink/ink69.xml"/><Relationship Id="rId161" Type="http://schemas.openxmlformats.org/officeDocument/2006/relationships/image" Target="media/image72.png"/><Relationship Id="rId399" Type="http://schemas.openxmlformats.org/officeDocument/2006/relationships/image" Target="media/image187.png"/><Relationship Id="rId827" Type="http://schemas.openxmlformats.org/officeDocument/2006/relationships/customXml" Target="ink/ink417.xml"/><Relationship Id="rId259" Type="http://schemas.openxmlformats.org/officeDocument/2006/relationships/image" Target="media/image123.png"/><Relationship Id="rId466" Type="http://schemas.openxmlformats.org/officeDocument/2006/relationships/image" Target="media/image232.png"/><Relationship Id="rId673" Type="http://schemas.openxmlformats.org/officeDocument/2006/relationships/image" Target="media/image331.png"/><Relationship Id="rId880" Type="http://schemas.openxmlformats.org/officeDocument/2006/relationships/customXml" Target="ink/ink438.xml"/><Relationship Id="rId23" Type="http://schemas.openxmlformats.org/officeDocument/2006/relationships/customXml" Target="ink/ink13.xml"/><Relationship Id="rId119" Type="http://schemas.openxmlformats.org/officeDocument/2006/relationships/image" Target="media/image30.png"/><Relationship Id="rId326" Type="http://schemas.openxmlformats.org/officeDocument/2006/relationships/customXml" Target="ink/ink165.xml"/><Relationship Id="rId533" Type="http://schemas.openxmlformats.org/officeDocument/2006/relationships/customXml" Target="ink/ink288.xml"/><Relationship Id="rId978" Type="http://schemas.openxmlformats.org/officeDocument/2006/relationships/image" Target="media/image441.png"/><Relationship Id="rId740" Type="http://schemas.openxmlformats.org/officeDocument/2006/relationships/customXml" Target="ink/ink392.xml"/><Relationship Id="rId838" Type="http://schemas.openxmlformats.org/officeDocument/2006/relationships/customXml" Target="ink/ink428.xml"/><Relationship Id="rId172" Type="http://schemas.openxmlformats.org/officeDocument/2006/relationships/customXml" Target="ink/ink83.xml"/><Relationship Id="rId477" Type="http://schemas.openxmlformats.org/officeDocument/2006/relationships/image" Target="media/image237.png"/><Relationship Id="rId600" Type="http://schemas.openxmlformats.org/officeDocument/2006/relationships/image" Target="media/image296.png"/><Relationship Id="rId684" Type="http://schemas.openxmlformats.org/officeDocument/2006/relationships/customXml" Target="ink/ink343.xml"/><Relationship Id="rId337" Type="http://schemas.openxmlformats.org/officeDocument/2006/relationships/customXml" Target="ink/ink176.xml"/><Relationship Id="rId891" Type="http://schemas.openxmlformats.org/officeDocument/2006/relationships/customXml" Target="ink/ink446.xml"/><Relationship Id="rId905" Type="http://schemas.openxmlformats.org/officeDocument/2006/relationships/customXml" Target="ink/ink460.xml"/><Relationship Id="rId989" Type="http://schemas.openxmlformats.org/officeDocument/2006/relationships/customXml" Target="ink/ink539.xml"/><Relationship Id="rId34" Type="http://schemas.openxmlformats.org/officeDocument/2006/relationships/image" Target="media/image11.png"/><Relationship Id="rId544" Type="http://schemas.openxmlformats.org/officeDocument/2006/relationships/image" Target="media/image240.png"/><Relationship Id="rId751" Type="http://schemas.openxmlformats.org/officeDocument/2006/relationships/image" Target="media/image342.png"/><Relationship Id="rId849" Type="http://schemas.openxmlformats.org/officeDocument/2006/relationships/image" Target="media/image406.png"/><Relationship Id="rId183" Type="http://schemas.openxmlformats.org/officeDocument/2006/relationships/customXml" Target="ink/ink93.xml"/><Relationship Id="rId390" Type="http://schemas.openxmlformats.org/officeDocument/2006/relationships/image" Target="media/image178.png"/><Relationship Id="rId404" Type="http://schemas.openxmlformats.org/officeDocument/2006/relationships/image" Target="media/image192.png"/><Relationship Id="rId611" Type="http://schemas.openxmlformats.org/officeDocument/2006/relationships/customXml" Target="ink/ink307.xml"/><Relationship Id="rId250" Type="http://schemas.openxmlformats.org/officeDocument/2006/relationships/image" Target="media/image114.png"/><Relationship Id="rId488" Type="http://schemas.openxmlformats.org/officeDocument/2006/relationships/customXml" Target="ink/ink243.xml"/><Relationship Id="rId695" Type="http://schemas.openxmlformats.org/officeDocument/2006/relationships/customXml" Target="ink/ink347.xml"/><Relationship Id="rId709" Type="http://schemas.openxmlformats.org/officeDocument/2006/relationships/customXml" Target="ink/ink361.xml"/><Relationship Id="rId916" Type="http://schemas.openxmlformats.org/officeDocument/2006/relationships/customXml" Target="ink/ink471.xml"/><Relationship Id="rId45" Type="http://schemas.openxmlformats.org/officeDocument/2006/relationships/customXml" Target="ink/ink18.xml"/><Relationship Id="rId110" Type="http://schemas.openxmlformats.org/officeDocument/2006/relationships/image" Target="media/image21.png"/><Relationship Id="rId348" Type="http://schemas.openxmlformats.org/officeDocument/2006/relationships/customXml" Target="ink/ink187.xml"/><Relationship Id="rId555" Type="http://schemas.openxmlformats.org/officeDocument/2006/relationships/image" Target="media/image251.png"/><Relationship Id="rId762" Type="http://schemas.openxmlformats.org/officeDocument/2006/relationships/image" Target="media/image353.png"/><Relationship Id="rId194" Type="http://schemas.openxmlformats.org/officeDocument/2006/relationships/customXml" Target="ink/ink104.xml"/><Relationship Id="rId208" Type="http://schemas.openxmlformats.org/officeDocument/2006/relationships/customXml" Target="ink/ink118.xml"/><Relationship Id="rId415" Type="http://schemas.openxmlformats.org/officeDocument/2006/relationships/image" Target="media/image203.png"/><Relationship Id="rId622" Type="http://schemas.openxmlformats.org/officeDocument/2006/relationships/customXml" Target="ink/ink318.xml"/><Relationship Id="rId261" Type="http://schemas.openxmlformats.org/officeDocument/2006/relationships/image" Target="media/image125.png"/><Relationship Id="rId499" Type="http://schemas.openxmlformats.org/officeDocument/2006/relationships/customXml" Target="ink/ink254.xml"/><Relationship Id="rId927" Type="http://schemas.openxmlformats.org/officeDocument/2006/relationships/customXml" Target="ink/ink482.xml"/><Relationship Id="rId56" Type="http://schemas.openxmlformats.org/officeDocument/2006/relationships/customXml" Target="ink/ink29.xml"/><Relationship Id="rId359" Type="http://schemas.openxmlformats.org/officeDocument/2006/relationships/customXml" Target="ink/ink198.xml"/><Relationship Id="rId566" Type="http://schemas.openxmlformats.org/officeDocument/2006/relationships/image" Target="media/image262.png"/><Relationship Id="rId773" Type="http://schemas.openxmlformats.org/officeDocument/2006/relationships/image" Target="media/image364.png"/><Relationship Id="rId121" Type="http://schemas.openxmlformats.org/officeDocument/2006/relationships/image" Target="media/image32.png"/><Relationship Id="rId219" Type="http://schemas.openxmlformats.org/officeDocument/2006/relationships/customXml" Target="ink/ink129.xml"/><Relationship Id="rId426" Type="http://schemas.openxmlformats.org/officeDocument/2006/relationships/customXml" Target="ink/ink208.xml"/><Relationship Id="rId633" Type="http://schemas.openxmlformats.org/officeDocument/2006/relationships/customXml" Target="ink/ink329.xml"/><Relationship Id="rId980" Type="http://schemas.openxmlformats.org/officeDocument/2006/relationships/image" Target="media/image442.png"/><Relationship Id="rId840" Type="http://schemas.openxmlformats.org/officeDocument/2006/relationships/customXml" Target="ink/ink430.xml"/><Relationship Id="rId938" Type="http://schemas.openxmlformats.org/officeDocument/2006/relationships/customXml" Target="ink/ink493.xml"/><Relationship Id="rId67" Type="http://schemas.openxmlformats.org/officeDocument/2006/relationships/customXml" Target="ink/ink40.xml"/><Relationship Id="rId272" Type="http://schemas.openxmlformats.org/officeDocument/2006/relationships/customXml" Target="ink/ink132.xml"/><Relationship Id="rId577" Type="http://schemas.openxmlformats.org/officeDocument/2006/relationships/image" Target="media/image273.png"/><Relationship Id="rId700" Type="http://schemas.openxmlformats.org/officeDocument/2006/relationships/customXml" Target="ink/ink352.xml"/><Relationship Id="rId132" Type="http://schemas.openxmlformats.org/officeDocument/2006/relationships/image" Target="media/image43.png"/><Relationship Id="rId784" Type="http://schemas.openxmlformats.org/officeDocument/2006/relationships/image" Target="media/image375.png"/><Relationship Id="rId991" Type="http://schemas.openxmlformats.org/officeDocument/2006/relationships/customXml" Target="ink/ink541.xml"/><Relationship Id="rId437" Type="http://schemas.openxmlformats.org/officeDocument/2006/relationships/customXml" Target="ink/ink214.xml"/><Relationship Id="rId644" Type="http://schemas.openxmlformats.org/officeDocument/2006/relationships/image" Target="media/image303.png"/><Relationship Id="rId851" Type="http://schemas.openxmlformats.org/officeDocument/2006/relationships/image" Target="media/image408.png"/><Relationship Id="rId283" Type="http://schemas.openxmlformats.org/officeDocument/2006/relationships/customXml" Target="ink/ink142.xml"/><Relationship Id="rId490" Type="http://schemas.openxmlformats.org/officeDocument/2006/relationships/customXml" Target="ink/ink245.xml"/><Relationship Id="rId504" Type="http://schemas.openxmlformats.org/officeDocument/2006/relationships/customXml" Target="ink/ink259.xml"/><Relationship Id="rId711" Type="http://schemas.openxmlformats.org/officeDocument/2006/relationships/customXml" Target="ink/ink363.xml"/><Relationship Id="rId949" Type="http://schemas.openxmlformats.org/officeDocument/2006/relationships/customXml" Target="ink/ink502.xml"/><Relationship Id="rId78" Type="http://schemas.openxmlformats.org/officeDocument/2006/relationships/customXml" Target="ink/ink51.xml"/><Relationship Id="rId143" Type="http://schemas.openxmlformats.org/officeDocument/2006/relationships/image" Target="media/image54.png"/><Relationship Id="rId350" Type="http://schemas.openxmlformats.org/officeDocument/2006/relationships/customXml" Target="ink/ink189.xml"/><Relationship Id="rId588" Type="http://schemas.openxmlformats.org/officeDocument/2006/relationships/image" Target="media/image284.png"/><Relationship Id="rId795" Type="http://schemas.openxmlformats.org/officeDocument/2006/relationships/image" Target="media/image386.png"/><Relationship Id="rId809" Type="http://schemas.openxmlformats.org/officeDocument/2006/relationships/image" Target="media/image400.png"/><Relationship Id="rId9" Type="http://schemas.openxmlformats.org/officeDocument/2006/relationships/image" Target="media/image2.png"/><Relationship Id="rId210" Type="http://schemas.openxmlformats.org/officeDocument/2006/relationships/customXml" Target="ink/ink120.xml"/><Relationship Id="rId448" Type="http://schemas.openxmlformats.org/officeDocument/2006/relationships/image" Target="media/image222.png"/><Relationship Id="rId655" Type="http://schemas.openxmlformats.org/officeDocument/2006/relationships/image" Target="media/image314.png"/><Relationship Id="rId862" Type="http://schemas.openxmlformats.org/officeDocument/2006/relationships/image" Target="media/image419.png"/><Relationship Id="rId294" Type="http://schemas.openxmlformats.org/officeDocument/2006/relationships/image" Target="media/image141.png"/><Relationship Id="rId308" Type="http://schemas.openxmlformats.org/officeDocument/2006/relationships/image" Target="media/image152.png"/><Relationship Id="rId515" Type="http://schemas.openxmlformats.org/officeDocument/2006/relationships/customXml" Target="ink/ink270.xml"/><Relationship Id="rId722" Type="http://schemas.openxmlformats.org/officeDocument/2006/relationships/customXml" Target="ink/ink374.xml"/><Relationship Id="rId89" Type="http://schemas.openxmlformats.org/officeDocument/2006/relationships/customXml" Target="ink/ink62.xml"/><Relationship Id="rId154" Type="http://schemas.openxmlformats.org/officeDocument/2006/relationships/image" Target="media/image65.png"/><Relationship Id="rId361" Type="http://schemas.openxmlformats.org/officeDocument/2006/relationships/customXml" Target="ink/ink200.xml"/><Relationship Id="rId599" Type="http://schemas.openxmlformats.org/officeDocument/2006/relationships/image" Target="media/image295.png"/><Relationship Id="rId1005" Type="http://schemas.openxmlformats.org/officeDocument/2006/relationships/footer" Target="footer1.xml"/><Relationship Id="rId459" Type="http://schemas.openxmlformats.org/officeDocument/2006/relationships/customXml" Target="ink/ink224.xml"/><Relationship Id="rId666" Type="http://schemas.openxmlformats.org/officeDocument/2006/relationships/image" Target="media/image325.png"/><Relationship Id="rId873" Type="http://schemas.openxmlformats.org/officeDocument/2006/relationships/image" Target="media/image430.png"/><Relationship Id="rId16" Type="http://schemas.openxmlformats.org/officeDocument/2006/relationships/customXml" Target="ink/ink6.xml"/><Relationship Id="rId221" Type="http://schemas.openxmlformats.org/officeDocument/2006/relationships/image" Target="media/image85.png"/><Relationship Id="rId319" Type="http://schemas.openxmlformats.org/officeDocument/2006/relationships/customXml" Target="ink/ink158.xml"/><Relationship Id="rId526" Type="http://schemas.openxmlformats.org/officeDocument/2006/relationships/customXml" Target="ink/ink281.xml"/><Relationship Id="rId733" Type="http://schemas.openxmlformats.org/officeDocument/2006/relationships/customXml" Target="ink/ink385.xml"/><Relationship Id="rId940" Type="http://schemas.openxmlformats.org/officeDocument/2006/relationships/customXml" Target="ink/ink495.xml"/><Relationship Id="rId165" Type="http://schemas.openxmlformats.org/officeDocument/2006/relationships/image" Target="media/image76.png"/><Relationship Id="rId372" Type="http://schemas.openxmlformats.org/officeDocument/2006/relationships/image" Target="media/image160.png"/><Relationship Id="rId677" Type="http://schemas.openxmlformats.org/officeDocument/2006/relationships/image" Target="media/image333.png"/><Relationship Id="rId800" Type="http://schemas.openxmlformats.org/officeDocument/2006/relationships/image" Target="media/image391.png"/><Relationship Id="rId232" Type="http://schemas.openxmlformats.org/officeDocument/2006/relationships/image" Target="media/image96.png"/><Relationship Id="rId884" Type="http://schemas.openxmlformats.org/officeDocument/2006/relationships/customXml" Target="ink/ink439.xml"/><Relationship Id="rId27" Type="http://schemas.openxmlformats.org/officeDocument/2006/relationships/image" Target="media/image4.png"/><Relationship Id="rId537" Type="http://schemas.openxmlformats.org/officeDocument/2006/relationships/customXml" Target="ink/ink292.xml"/><Relationship Id="rId744" Type="http://schemas.openxmlformats.org/officeDocument/2006/relationships/customXml" Target="ink/ink396.xml"/><Relationship Id="rId951" Type="http://schemas.openxmlformats.org/officeDocument/2006/relationships/customXml" Target="ink/ink504.xml"/><Relationship Id="rId80" Type="http://schemas.openxmlformats.org/officeDocument/2006/relationships/customXml" Target="ink/ink53.xml"/><Relationship Id="rId176" Type="http://schemas.openxmlformats.org/officeDocument/2006/relationships/customXml" Target="ink/ink86.xml"/><Relationship Id="rId383" Type="http://schemas.openxmlformats.org/officeDocument/2006/relationships/image" Target="media/image171.png"/><Relationship Id="rId590" Type="http://schemas.openxmlformats.org/officeDocument/2006/relationships/image" Target="media/image286.png"/><Relationship Id="rId604" Type="http://schemas.openxmlformats.org/officeDocument/2006/relationships/customXml" Target="ink/ink300.xml"/><Relationship Id="rId811" Type="http://schemas.openxmlformats.org/officeDocument/2006/relationships/image" Target="media/image40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3:24:25.199"/>
    </inkml:context>
    <inkml:brush xml:id="br0">
      <inkml:brushProperty name="width" value="0.1" units="cm"/>
      <inkml:brushProperty name="height" value="0.1" units="cm"/>
      <inkml:brushProperty name="color" value="#333333"/>
    </inkml:brush>
  </inkml:definitions>
  <inkml:trace contextRef="#ctx0" brushRef="#br0">66 82 7544 0 0,'0'0'341'0'0,"0"0"-1"0"0,0 0-149 0 0,0 0 179 0 0,0 0 101 0 0,0 0 17 0 0,0 0-39 0 0,0 0-187 0 0,0 0-81 0 0,0 0-18 0 0,0 0-9 0 0,0 0-23 0 0,0 0-16 0 0,0 0-3 0 0,0 0 6 0 0,0 0 29 0 0,0 0 12 0 0,0 0 1 0 0,0 0 2 0 0,4-16 860 0 0,-3 5 743 0 0,-1 16-1450 0 0,4 13-293 0 0,4-6 19 0 0,-5-8-13 0 0,0 0 1 0 0,0 0-1 0 0,0 0 1 0 0,-1 1 0 0 0,1-1-1 0 0,-1 2-28 0 0,-1-4 304 0 0,-1-2 102 0 0,0 0 11 0 0,0 0-28 0 0,1-1-350 0 0,0 1 1 0 0,0-1-1 0 0,0 0 0 0 0,-1 1 1 0 0,1-1-1 0 0,0 0 0 0 0,0 1 0 0 0,0-1 1 0 0,-1 0-1 0 0,1 0 0 0 0,0 0-39 0 0,0-1 34 0 0,1 1-1 0 0,-1-1 0 0 0,0 0 1 0 0,0 1-1 0 0,0-1 1 0 0,0 0-1 0 0,-1 0 0 0 0,1 1 1 0 0,0-1-1 0 0,-1 0 1 0 0,0 0-1 0 0,1 0 0 0 0,-1 0 1 0 0,0 0-1 0 0,0 0 1 0 0,0 0-1 0 0,0 0 0 0 0,0-1-33 0 0,-1-2 19 0 0,1 2-9 0 0,-1 0-1 0 0,1-1 1 0 0,-1 1-1 0 0,0 0 1 0 0,0 0-1 0 0,0 0 1 0 0,0 0 0 0 0,-1 0-1 0 0,1 0 1 0 0,-1 0-1 0 0,0 0 1 0 0,0 0-10 0 0,-8-13-255 0 0,9 15 243 0 0,1 0 0 0 0,-1 0 0 0 0,1 0 0 0 0,0 0-1 0 0,-1 0 1 0 0,0 1 0 0 0,1-1 0 0 0,-1 0 0 0 0,0 0 0 0 0,1 0 0 0 0,-1 1 0 0 0,0-1 0 0 0,0 0 0 0 0,0 1 0 0 0,1-1 0 0 0,-1 0 0 0 0,0 1-1 0 0,0-1 1 0 0,0 1 0 0 0,0 0 0 0 0,0-1 0 0 0,0 1 0 0 0,0 0 0 0 0,0 0 0 0 0,0-1 0 0 0,0 1 0 0 0,0 0 0 0 0,0 0 0 0 0,0 0 0 0 0,-1 0-1 0 0,1 1 13 0 0,-1-1 50 0 0,-1 0-1 0 0,1 1 0 0 0,-1-1 0 0 0,1 1 1 0 0,0 0-1 0 0,-1-1 0 0 0,1 1 0 0 0,0 0 1 0 0,0 1-1 0 0,0-1 0 0 0,0 0 0 0 0,0 1 1 0 0,0-1-1 0 0,0 1 0 0 0,0-1 0 0 0,1 1 1 0 0,-1 0-1 0 0,0 0 0 0 0,1 0 0 0 0,0 0 1 0 0,-1 0-1 0 0,1 1-49 0 0,-4 4 28 0 0,2 1 0 0 0,-1 0 0 0 0,1-1 0 0 0,0 1 0 0 0,0 0 0 0 0,1 1-28 0 0,1-6 3 0 0,1-1 0 0 0,-1 0-1 0 0,1 1 1 0 0,0 0-1 0 0,-1-1 1 0 0,1 1 0 0 0,0-1-1 0 0,0 1 1 0 0,1-1 0 0 0,-1 1-1 0 0,0-1 1 0 0,1 1-1 0 0,0-1 1 0 0,0 1 0 0 0,-1-1-1 0 0,1 1 1 0 0,1-1-1 0 0,-1 0 1 0 0,0 0 0 0 0,0 0-1 0 0,1 1 1 0 0,-1-1-1 0 0,2 0-2 0 0,-2 0 7 0 0,2 1-17 0 0,13 0 109 0 0,-13-3-70 0 0,-1 0 0 0 0,0 0 0 0 0,0 0-1 0 0,0 0 1 0 0,0 0 0 0 0,0-1-1 0 0,0 1 1 0 0,1-1 0 0 0,-1 1-1 0 0,0-1 1 0 0,0 0 0 0 0,0 1-1 0 0,0-1 1 0 0,0 0 0 0 0,-1 0 0 0 0,1-1-1 0 0,0 1 1 0 0,0 0 0 0 0,-1-1-1 0 0,1 1 1 0 0,-1-1 0 0 0,1 1-1 0 0,-1-1-28 0 0,1-1 7 0 0,0 1-1 0 0,0-1 0 0 0,-1 0 1 0 0,1 0-1 0 0,-1 0 0 0 0,0 0 0 0 0,1 0 1 0 0,-1 0-1 0 0,-1-1 0 0 0,1 1 1 0 0,0 0-1 0 0,-1 0 0 0 0,0-1 0 0 0,0 0-6 0 0,0-2-18 0 0,0-1-1 0 0,-1 1 0 0 0,1-1 1 0 0,-1 1-1 0 0,-1 0 0 0 0,-1-4 19 0 0,1 1 560 0 0,2 9-559 0 0,-1 0 0 0 0,1 0-1 0 0,-1 0 1 0 0,1-1 0 0 0,-1 1-1 0 0,1 0 1 0 0,-1 0-1 0 0,0 0 1 0 0,1 0 0 0 0,-1 0-1 0 0,1 0 1 0 0,-1 0 0 0 0,1 0-1 0 0,-1 0 1 0 0,1 0-1 0 0,-1 0 1 0 0,0 1 0 0 0,1-1-1 0 0,-1 0 1 0 0,1 0 0 0 0,-1 1-1 0 0,1-1 1 0 0,-1 0-1 0 0,1 0 1 0 0,-1 1 0 0 0,1-1-1 0 0,0 1 1 0 0,-1-1 0 0 0,1 0-1 0 0,0 1 1 0 0,-1-1-1 0 0,1 1 1 0 0,0-1 0 0 0,-1 1-1 0 0,1-1 1 0 0,0 1 0 0 0,0-1-1 0 0,-1 1 1 0 0,1-1-1 0 0,0 1 1 0 0,0-1-1 0 0,-2 3 2 0 0,0 0-2 0 0,0 1 0 0 0,1-1 0 0 0,-1 0 0 0 0,1 1 0 0 0,-1-1 0 0 0,1 1 0 0 0,0-1 0 0 0,0 3 0 0 0,0 1 0 0 0,0 1 0 0 0,1-1 0 0 0,0 0 0 0 0,0 1 0 0 0,1-1 0 0 0,0 2 0 0 0,-1-8-23 0 0,0 1-23 0 0,0-1 0 0 0,0 1 0 0 0,0 0 1 0 0,1-1-1 0 0,-1 1 0 0 0,0 0 0 0 0,1-1 1 0 0,-1 1-1 0 0,1 0 0 0 0,0-1 0 0 0,0 1 1 0 0,-1-1-1 0 0,1 1 0 0 0,0-1 0 0 0,0 0 0 0 0,0 1 1 0 0,0-1-1 0 0,0 0 0 0 0,1 0 46 0 0,-1 1-4645 0 0,-1-2-1608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3:24:25.208"/>
    </inkml:context>
    <inkml:brush xml:id="br0">
      <inkml:brushProperty name="width" value="0.1" units="cm"/>
      <inkml:brushProperty name="height" value="0.1" units="cm"/>
      <inkml:brushProperty name="color" value="#333333"/>
    </inkml:brush>
  </inkml:definitions>
  <inkml:trace contextRef="#ctx0" brushRef="#br0">145 25 5528 0 0,'0'-24'806'0'0,"1"25"-20"0"0,0 1 0 0 0,0 0 0 0 0,2-2 0 0 0,-2 2 0 0 0,0-1 0 0 0,1 1 0 0 0,0-1 0 0 0,-1 0 0 0 0,2 0-786 0 0,4 4 2975 0 0,-5-2-2817 0 0,1 0 0 0 0,1-1 0 0 0,-2 2 0 0 0,1-1-1 0 0,-2 0 1 0 0,1 1 0 0 0,-1 0 0 0 0,2-2 0 0 0,-2 2-1 0 0,0 0 1 0 0,-1-1 0 0 0,2 1 0 0 0,-1 1-158 0 0,0 13 495 0 0,0 2 1 0 0,-1 1-496 0 0,0-10 213 0 0,2 43 395 0 0,-1-12 184 0 0,-5 34-792 0 0,3-44 217 0 0,2 30-217 0 0,0-11 151 0 0,-11 327 737 0 0,6-175-280 0 0,1-153-524 0 0,-6 15-84 0 0,3-16 60 0 0,3 16-60 0 0,-10 93 0 0 0,5-80 0 0 0,2 42 0 0 0,-3 25 0 0 0,3-48 0 0 0,5-57 0 0 0,-3 8 0 0 0,-2 13 0 0 0,2-14 0 0 0,0 6 0 0 0,4-32 0 0 0,-2-1 0 0 0,-2 11 0 0 0,-1-7 84 0 0,3 1-1 0 0,0 0-83 0 0,-5 41 193 0 0,1-27-393 0 0,3 21 200 0 0,-2 6-80 0 0,5-32 80 0 0,0-25 0 0 0,0 0 0 0 0,-2-1 0 0 0,1 1 0 0 0,-3 9 0 0 0,1-2 0 0 0,0 2 0 0 0,2-2 0 0 0,0 1 0 0 0,1 1 0 0 0,1 1 0 0 0,2 19 0 0 0,-10 118 0 0 0,-2-4 0 0 0,9 17 0 0 0,-5-81 0 0 0,2-65 14 0 0,3-14 32 0 0,-1 1 0 0 0,2-1 0 0 0,0 7-46 0 0,1-9 39 0 0,-2 1 1 0 0,0 1-1 0 0,-2-2 0 0 0,1 1 0 0 0,-1 5-39 0 0,-3 27 108 0 0,5 0-97 0 0,-1-33 32 0 0,-3-2-22 0 0,3-3 32 0 0,1-2-73 0 0,-5 2-885 0 0,-5-1 334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1:14.333"/>
    </inkml:context>
    <inkml:brush xml:id="br0">
      <inkml:brushProperty name="width" value="0.1" units="cm"/>
      <inkml:brushProperty name="height" value="0.1" units="cm"/>
      <inkml:brushProperty name="color" value="#333333"/>
    </inkml:brush>
  </inkml:definitions>
  <inkml:trace contextRef="#ctx0" brushRef="#br0">117 4 11976 0 0,'0'0'546'0'0,"0"-1"-10"0"0,0-1-184 0 0,0 1 496 0 0,0 1 251 0 0,0 0 47 0 0,0 0-50 0 0,-6 5 519 0 0,-50 44 890 0 0,53-47-2507 0 0,1-1 0 0 0,0 1 0 0 0,-1 0 0 0 0,1 0 1 0 0,0 0-1 0 0,0 0 0 0 0,0 0 0 0 0,0 0 0 0 0,0 0 0 0 0,1 1 0 0 0,-1-1 0 0 0,1 1 0 0 0,-1-1 0 0 0,1 1 0 0 0,0 0 0 0 0,0-1 0 0 0,0 1 0 0 0,1 0 0 0 0,-1 0 2 0 0,0 0-181 0 0,0 1 0 0 0,0-1 0 0 0,0 0 0 0 0,0 0 0 0 0,0-1 0 0 0,-1 1 0 0 0,1 1 181 0 0,-8 14-2654 0 0,5-2-3899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1:14.693"/>
    </inkml:context>
    <inkml:brush xml:id="br0">
      <inkml:brushProperty name="width" value="0.1" units="cm"/>
      <inkml:brushProperty name="height" value="0.1" units="cm"/>
      <inkml:brushProperty name="color" value="#333333"/>
    </inkml:brush>
  </inkml:definitions>
  <inkml:trace contextRef="#ctx0" brushRef="#br0">438 0 4144 0 0,'-10'13'408'0'0,"-21"16"5532"0"0,1 1-1 0 0,-25 32-5939 0 0,46-51 159 0 0,-17 23-2011 0 0,22-29 770 0 0</inkml:trace>
  <inkml:trace contextRef="#ctx0" brushRef="#br0" timeOffset="1">77 473 9560 0 0,'0'0'416'0'0,"0"0"96"0"0,-11 8-408 0 0,3-1-104 0 0,-3 7 0 0 0,2-7 0 0 0,4 7 560 0 0,-3-5 88 0 0,2-2 24 0 0,3 1 0 0 0,3-8-128 0 0,0 0-32 0 0,0 0 0 0 0,-11 12-4368 0 0,6-3-880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1:15.055"/>
    </inkml:context>
    <inkml:brush xml:id="br0">
      <inkml:brushProperty name="width" value="0.1" units="cm"/>
      <inkml:brushProperty name="height" value="0.1" units="cm"/>
      <inkml:brushProperty name="color" value="#333333"/>
    </inkml:brush>
  </inkml:definitions>
  <inkml:trace contextRef="#ctx0" brushRef="#br0">230 1 8552 0 0,'0'0'658'0'0,"-2"1"-430"0"0,-1 2-177 0 0,-1 1 0 0 0,1 0-1 0 0,0 0 1 0 0,0 0-1 0 0,-1 3-50 0 0,-11 14 533 0 0,11-14-328 0 0,3-5-246 0 0,1-2-109 0 0,-6 5-259 0 0,-3 1-133 0 0,-19 12-2311 0 0,6 2 2058 0 0,-21 20 1201 0 0,21-19 137 0 0,15-16-395 0 0,1 1 0 0 0,1-1 0 0 0,-1 1 0 0 0,1 0 0 0 0,-1 2-148 0 0,-12 14 393 0 0,14-10-442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1:15.533"/>
    </inkml:context>
    <inkml:brush xml:id="br0">
      <inkml:brushProperty name="width" value="0.1" units="cm"/>
      <inkml:brushProperty name="height" value="0.1" units="cm"/>
      <inkml:brushProperty name="color" value="#333333"/>
    </inkml:brush>
  </inkml:definitions>
  <inkml:trace contextRef="#ctx0" brushRef="#br0">325 73 7832 0 0,'0'0'356'0'0,"0"0"-7"0"0,-4-8-206 0 0,3 5 32 0 0,0 1 0 0 0,1-1-1 0 0,-2 1 1 0 0,1 0 0 0 0,0-1 0 0 0,0 1 0 0 0,-1 0 0 0 0,1 0 0 0 0,-1 0 0 0 0,0 0 0 0 0,0 0 0 0 0,1 0 0 0 0,-1 0-1 0 0,0 0 1 0 0,-1 1 0 0 0,-1-2-175 0 0,-14-14 1196 0 0,16 16-998 0 0,2 1-6 0 0,0 0 42 0 0,0 0 181 0 0,-1-5 699 0 0,1 5-1036 0 0,0 0-1 0 0,0 0 1 0 0,0-1 0 0 0,0 1-1 0 0,0 0 1 0 0,0 0 0 0 0,0 0-1 0 0,0 0 1 0 0,0-1 0 0 0,-1 1-1 0 0,1 0 1 0 0,0 0 0 0 0,0 0-1 0 0,0 0 1 0 0,0-1 0 0 0,0 1-1 0 0,0 0 1 0 0,0 0 0 0 0,0 0-1 0 0,0 0 1 0 0,-1 0 0 0 0,1 0-1 0 0,0-1 1 0 0,0 1 0 0 0,0 0-1 0 0,0 0 1 0 0,0 0 0 0 0,-1 0-1 0 0,1 0 1 0 0,0 0 0 0 0,0 0-1 0 0,0 0 1 0 0,0 0 0 0 0,-1 0-1 0 0,1 0 1 0 0,0 0 0 0 0,0 0-1 0 0,0 0 1 0 0,-1 0 0 0 0,1 0-1 0 0,0 0 1 0 0,0 0 0 0 0,0 0-1 0 0,0 0 1 0 0,-1 0 0 0 0,1 0-1 0 0,0 0 1 0 0,0 0 0 0 0,0 0-1 0 0,0 0 1 0 0,-1 0 0 0 0,1 0-1 0 0,0 1-77 0 0,-2-1 79 0 0,0 0-1 0 0,-1 1 0 0 0,1-1 1 0 0,0 1-1 0 0,0-1 0 0 0,-1 1 0 0 0,1 0 1 0 0,0 0-1 0 0,0 0 0 0 0,0 0 0 0 0,0 1 1 0 0,0-1-1 0 0,0 1 0 0 0,1-1 1 0 0,-1 1-1 0 0,-1 1-78 0 0,-5 6 132 0 0,1 0 0 0 0,0 0 0 0 0,0 1-132 0 0,-5 6 263 0 0,4-4-115 0 0,0 1-1 0 0,1 0 1 0 0,0 1-1 0 0,-3 8-147 0 0,-15 29 133 0 0,20-41-115 0 0,0 1 0 0 0,1-1 1 0 0,-1 5-19 0 0,-10 22-2 0 0,-40 65-1487 0 0,51-85 664 0 0,4-15 470 0 0,-1 0-1 0 0,1 0 0 0 0,0 0 1 0 0,-1 0-1 0 0,1 0 1 0 0,-1 0-1 0 0,0-1 0 0 0,0 1 1 0 0,0 0-1 0 0,0 0 0 0 0,0 0 1 0 0,0-1-1 0 0,-1 2 356 0 0,-12 11-3728 0 0,10-11 1690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1:16.093"/>
    </inkml:context>
    <inkml:brush xml:id="br0">
      <inkml:brushProperty name="width" value="0.1" units="cm"/>
      <inkml:brushProperty name="height" value="0.1" units="cm"/>
      <inkml:brushProperty name="color" value="#333333"/>
    </inkml:brush>
  </inkml:definitions>
  <inkml:trace contextRef="#ctx0" brushRef="#br0">146 42 6448 0 0,'0'0'141'0'0,"0"0"23"0"0,0 0 13 0 0,0 0 123 0 0,0 0 468 0 0,-12 0 2172 0 0,10 1-2728 0 0,1 0 43 0 0,-1 0-1 0 0,0 0 1 0 0,1 0-1 0 0,-1 0 1 0 0,1 0-1 0 0,0 0 1 0 0,-1 0-1 0 0,1 0 1 0 0,0 1-1 0 0,-1-1 1 0 0,1 0-1 0 0,0 1 1 0 0,0-1-1 0 0,0 1 1 0 0,0-1-1 0 0,1 1 1 0 0,-1-1-1 0 0,0 1 1 0 0,1 0-1 0 0,-1 0 1 0 0,1-1-1 0 0,-1 1 0 0 0,1 1-254 0 0,-2 4 227 0 0,1 1 0 0 0,0 0-1 0 0,1-1 1 0 0,-1 1 0 0 0,2-1-1 0 0,-1 1 1 0 0,1 0 0 0 0,0-1-1 0 0,0 1 1 0 0,1-1 0 0 0,0 0-1 0 0,1 1 1 0 0,0 0-227 0 0,-3-7 72 0 0,2 0-4 0 0,6 1-55 0 0,2-5-2 0 0,0-1 32 0 0,-3-4-51 0 0,-4 1-58 0 0,-1 0 1 0 0,0 0 0 0 0,-1 0-1 0 0,0 0 1 0 0,0-1 0 0 0,0 1-1 0 0,-1 0 1 0 0,0-1 0 0 0,0 1-1 0 0,-1-5 66 0 0,-1 5 0 0 0,0 1 0 0 0,0 0 0 0 0,-1 0 0 0 0,0 0 0 0 0,0 0 0 0 0,0 1 0 0 0,-2-2 0 0 0,3 4 0 0 0,-1 0 0 0 0,1 1 0 0 0,-1-1 0 0 0,1 1 0 0 0,-1 0 0 0 0,0 0 0 0 0,0 0 0 0 0,0 0 0 0 0,0 0 0 0 0,-2 0 0 0 0,-2-1 0 0 0,-1 0 0 0 0,0 0 0 0 0,-7-1 0 0 0,13 4 24 0 0,-1 0 0 0 0,0 0-1 0 0,0 1 1 0 0,0-1 0 0 0,1 1-1 0 0,-1-1 1 0 0,0 1-1 0 0,1 0 1 0 0,-1 0 0 0 0,1 0-1 0 0,-1 1 1 0 0,1-1 0 0 0,0 1-1 0 0,-1-1 1 0 0,1 1-1 0 0,0 0 1 0 0,0 0 0 0 0,-1 1-24 0 0,1-1-1 0 0,0 0 1 0 0,0 0-1 0 0,0 0 1 0 0,1 0-1 0 0,-1 1 1 0 0,1-1-1 0 0,-1 1 1 0 0,1-1-1 0 0,0 1 1 0 0,0 0-1 0 0,0-1 1 0 0,0 1-1 0 0,1 0 1 0 0,-1 0-1 0 0,1 0 1 0 0,-1-1-1 0 0,1 1 1 0 0,0 0-1 0 0,0 0 1 0 0,0 0-1 0 0,1 0 1 0 0,-1 0-1 0 0,1-1 1 0 0,-1 1 0 0 0,1 0-1 0 0,0 0 1 0 0,0-1-1 0 0,0 1 1 0 0,1-1-1 0 0,-1 1 1 0 0,1-1-1 0 0,-1 1 1 0 0,1-1-1 0 0,0 0 1 0 0,0 0-1 0 0,0 0 1 0 0,0 0-1 0 0,0 0 1 0 0,0 0-1 0 0,0 0 1 0 0,2 0 0 0 0,19 15 1052 0 0,-15-11-947 0 0,0-1 0 0 0,0 1-1 0 0,5 1-104 0 0,-1-1-99 0 0,-8-4 88 0 0,0 0 0 0 0,0 0 0 0 0,0 0 0 0 0,0-1 0 0 0,0 0 0 0 0,2 1 11 0 0,-2-1-10 0 0,-3 0 23 0 0,-1-1 0 0 0,1 1 0 0 0,0-1 0 0 0,0 1 0 0 0,0-1 0 0 0,0 0 0 0 0,0 1 0 0 0,0-1 0 0 0,0 0 0 0 0,0 0 0 0 0,0 0 0 0 0,0 0 0 0 0,0 0 0 0 0,0 0 0 0 0,0 0 1 0 0,0 0-1 0 0,1 0 0 0 0,-1 0 0 0 0,0-1 0 0 0,0 1 0 0 0,-1 0 0 0 0,1-1 0 0 0,0 1 0 0 0,0 0 0 0 0,0-1 0 0 0,0 0 0 0 0,0 1 0 0 0,0-1 0 0 0,0 1 0 0 0,0-2-13 0 0,1 1 21 0 0,0-1-1 0 0,1 0 1 0 0,-1 0 0 0 0,0 0-1 0 0,0 0 1 0 0,0 0-1 0 0,-1-1 1 0 0,1 1-1 0 0,0 0 1 0 0,-1-1-1 0 0,1 0-20 0 0,-2 1-5 0 0,1 1-1 0 0,-1 0 0 0 0,1-1 0 0 0,-1 1 1 0 0,0 0-1 0 0,0-1 0 0 0,0 1 0 0 0,0-1 1 0 0,0 1-1 0 0,0-1 0 0 0,0 1 1 0 0,0 0-1 0 0,0-1 0 0 0,-1 1 0 0 0,1-1 1 0 0,0 1-1 0 0,-1 0 0 0 0,1-1 1 0 0,-1 1-1 0 0,0 0 0 0 0,1-1 0 0 0,-2 0 6 0 0,-8-18-64 0 0,8 17 75 0 0,1 1 1 0 0,0-1-1 0 0,0 0 0 0 0,-1 1 1 0 0,0-1-1 0 0,1 1 1 0 0,-1-1-1 0 0,0 1 0 0 0,0 0 1 0 0,0 0-1 0 0,0 0 0 0 0,-1 0 1 0 0,1 0-1 0 0,-2-1-11 0 0,-2-1 44 0 0,-1 1 1 0 0,1-1-1 0 0,0 1 0 0 0,-1 0 1 0 0,0 1-1 0 0,0 0 0 0 0,0 0 1 0 0,0 0-1 0 0,0 1 1 0 0,0 0-1 0 0,0 0 0 0 0,0 1 1 0 0,-1 0-1 0 0,1 0 0 0 0,-1 1-44 0 0,6-1 0 0 0,1 1-1 0 0,-1-1 1 0 0,1 1-1 0 0,-1-1 1 0 0,1 1-1 0 0,0-1 1 0 0,-1 1-1 0 0,1 0 1 0 0,0 0-1 0 0,-1 0 1 0 0,1-1-1 0 0,0 1 1 0 0,0 1-1 0 0,0-1 1 0 0,0 0-1 0 0,0 0 1 0 0,0 0-1 0 0,0 0 1 0 0,0 1-1 0 0,1-1 1 0 0,-1 0-1 0 0,0 1 1 0 0,1-1-1 0 0,-1 1 1 0 0,-1 5-13 0 0,0-1 0 0 0,0 1 0 0 0,1 0 0 0 0,0 6 13 0 0,0-5 0 0 0,0-5-20 0 0,1 0 0 0 0,0 1 0 0 0,0-1 0 0 0,0 0 1 0 0,1 0-1 0 0,-1 1 0 0 0,1-1 0 0 0,0 0 0 0 0,0 0 0 0 0,0 0 0 0 0,0 0 0 0 0,0 0 0 0 0,1 0 0 0 0,-1 0 0 0 0,1 0 0 0 0,0-1 0 0 0,0 1 0 0 0,0 0 0 0 0,0-1 0 0 0,0 0 0 0 0,1 1 0 0 0,-1-1 0 0 0,1 0 0 0 0,-1 0 0 0 0,1-1 0 0 0,0 1 0 0 0,0 0 0 0 0,0-1 1 0 0,0 0-1 0 0,0 0 0 0 0,0 1 0 0 0,0-2 0 0 0,2 2 20 0 0,17-2-462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1:17.033"/>
    </inkml:context>
    <inkml:brush xml:id="br0">
      <inkml:brushProperty name="width" value="0.1" units="cm"/>
      <inkml:brushProperty name="height" value="0.1" units="cm"/>
      <inkml:brushProperty name="color" value="#333333"/>
    </inkml:brush>
  </inkml:definitions>
  <inkml:trace contextRef="#ctx0" brushRef="#br0">115 67 1840 0 0,'0'-7'432'0'0,"0"6"-255"0"0,0 1 0 0 0,-1-1 0 0 0,1 0 0 0 0,0 1 0 0 0,0-1 1 0 0,-1 1-1 0 0,1-1 0 0 0,-1 1 0 0 0,1-1 0 0 0,-1 1 0 0 0,1-1 0 0 0,-1 1 0 0 0,1-1 1 0 0,-1 1-1 0 0,1 0 0 0 0,-1-1 0 0 0,0 1-177 0 0,-1-2 631 0 0,2 2-654 0 0,-1-2 440 0 0,-1 1 0 0 0,1 0-1 0 0,0-1 1 0 0,-1 1 0 0 0,1 0-1 0 0,0 0 1 0 0,-1 0 0 0 0,0 0 0 0 0,1 0-1 0 0,-1 0 1 0 0,0 0 0 0 0,1 0-1 0 0,-1 1 1 0 0,0-1-417 0 0,-1 0 118 0 0,1 0 0 0 0,-1 0 0 0 0,1 0 0 0 0,-1-1 1 0 0,1 1-1 0 0,0-1 0 0 0,-1 1 0 0 0,1-1 0 0 0,0 0 0 0 0,0 0 0 0 0,-1-2-118 0 0,-1 1 96 0 0,4 2-70 0 0,-1 1 0 0 0,0-1 1 0 0,0 1-1 0 0,1-1 0 0 0,-1 1 1 0 0,0-1-1 0 0,0 1 1 0 0,0 0-1 0 0,1-1 0 0 0,-1 1 1 0 0,0 0-1 0 0,0 0 1 0 0,0-1-1 0 0,0 1 0 0 0,0 0 1 0 0,1 0-1 0 0,-1 0 0 0 0,0 0 1 0 0,0 0-1 0 0,0 1 1 0 0,0-1-1 0 0,0 0 0 0 0,0 0 1 0 0,0 1-27 0 0,0-1 49 0 0,0 0 0 0 0,0 0 0 0 0,0 0 0 0 0,0 1 0 0 0,-1-1 0 0 0,1 0 0 0 0,0 0 0 0 0,0-1 0 0 0,0 1 0 0 0,0 0 0 0 0,-1 0 0 0 0,1 0 1 0 0,0-1-1 0 0,-1 1-49 0 0,-7-5 1374 0 0,12 9 668 0 0,3 5-2240 0 0,4 3 533 0 0,-1 0 1 0 0,1 0-1 0 0,1-1 0 0 0,11 10-335 0 0,-10-8 142 0 0,-11-11-97 0 0,1 1 0 0 0,0-1 0 0 0,0 0 0 0 0,0 0 0 0 0,1 0-1 0 0,-1 0 1 0 0,2 2-45 0 0,31 21 715 0 0,-1 1-1 0 0,9 12-714 0 0,-26-23 123 0 0,232 196 571 0 0,-121-104-698 0 0,2 7 615 0 0,-28-25 152 0 0,98 67-763 0 0,-11-34 558 0 0,-140-91-372 0 0,13 8 73 0 0,94 57 178 0 0,-99-62-359 0 0,-2 3 1 0 0,-2 2-1 0 0,45 43-78 0 0,-58-47 54 0 0,47 44 119 0 0,-82-74-72 0 0,1 1 0 0 0,-1 0 1 0 0,-1 1-1 0 0,0-1 0 0 0,1 1 1 0 0,-2 0-1 0 0,3 6-101 0 0,0-5 514 0 0,-5-6 141 0 0,-6 2-460 0 0,3-3-547 0 0,1-1-216 0 0,0 1-1 0 0,0-1 0 0 0,0 1 0 0 0,0-1 0 0 0,0 1 0 0 0,0 0 0 0 0,0 0 0 0 0,0 0 1 0 0,0 0-1 0 0,0-1 0 0 0,0 1 0 0 0,1 0 0 0 0,-1 0 0 0 0,0 1 0 0 0,0-1 0 0 0,1 0 1 0 0,-1 0-1 0 0,1 0 0 0 0,-1 0 0 0 0,1 1 569 0 0,-1 8-6637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1:17.493"/>
    </inkml:context>
    <inkml:brush xml:id="br0">
      <inkml:brushProperty name="width" value="0.1" units="cm"/>
      <inkml:brushProperty name="height" value="0.1" units="cm"/>
      <inkml:brushProperty name="color" value="#333333"/>
    </inkml:brush>
  </inkml:definitions>
  <inkml:trace contextRef="#ctx0" brushRef="#br0">125 230 3224 0 0,'0'0'143'0'0,"0"-1"-3"0"0,-6-51 1934 0 0,2 36 741 0 0,3 13-2138 0 0,0 0-1 0 0,1 0 1 0 0,-1 0 0 0 0,0-1-1 0 0,1 1 1 0 0,0-2-677 0 0,-5-77 2901 0 0,-4 33 1672 0 0,9 49-4510 0 0,-1-1-1 0 0,1 1 1 0 0,0-1 0 0 0,-1 1 0 0 0,1 0-1 0 0,0-1 1 0 0,-1 1 0 0 0,1 0-1 0 0,0-1 1 0 0,-1 1 0 0 0,1 0 0 0 0,-1 0-1 0 0,1-1 1 0 0,-1 1 0 0 0,1 0-1 0 0,-1 0 1 0 0,1 0 0 0 0,-1 0 0 0 0,1 0-1 0 0,-1 0 1 0 0,1 0 0 0 0,-1 0-1 0 0,1 0 1 0 0,-1 0 0 0 0,1 0 0 0 0,-1 0-1 0 0,1 0 1 0 0,-1 0 0 0 0,1 0-63 0 0,-1 0-47 0 0,-1 0 89 0 0,1 0-1 0 0,0 0 1 0 0,-1 0 0 0 0,1 1 0 0 0,-1-1-1 0 0,1 0 1 0 0,0 1 0 0 0,-1-1-1 0 0,1 1 1 0 0,0-1 0 0 0,-1 1-1 0 0,1-1 1 0 0,0 1 0 0 0,0 0 0 0 0,0 0-1 0 0,0 0 1 0 0,-1 0-42 0 0,-12 19 568 0 0,4-3-332 0 0,7-12-195 0 0,0 0 0 0 0,0 0 0 0 0,0 1 0 0 0,1-1-1 0 0,0 1 1 0 0,0 0 0 0 0,1 0 0 0 0,-1-1 0 0 0,1 1-1 0 0,1 0 1 0 0,-1 0 0 0 0,1 0 0 0 0,0 3-41 0 0,-1 6-39 0 0,0 1-1 0 0,-3 10 40 0 0,2-16 28 0 0,1 0-1 0 0,-1 1 1 0 0,2-1-1 0 0,0 1 1 0 0,0-1 0 0 0,1 6-28 0 0,0-15 20 0 0,-1 4 26 0 0,1 0-1 0 0,0-1 1 0 0,0 1 0 0 0,0-1-1 0 0,1 1 1 0 0,0-1-1 0 0,0 1-45 0 0,-2-5 6 0 0,1 1 0 0 0,-1 0 0 0 0,1-1 0 0 0,-1 1 0 0 0,1 0 0 0 0,-1-1 0 0 0,1 1 0 0 0,-1-1 0 0 0,1 1 0 0 0,0-1 0 0 0,-1 1 0 0 0,1-1 0 0 0,0 1 0 0 0,-1-1 0 0 0,1 0 0 0 0,0 1-1 0 0,0-1 1 0 0,0 0-6 0 0,0 0 5 0 0,0 0-1 0 0,1 0 0 0 0,-1 0 0 0 0,0 0 0 0 0,0 0 0 0 0,0 0 0 0 0,0-1 0 0 0,1 1 0 0 0,-1 0 0 0 0,0-1 0 0 0,0 1 0 0 0,0-1 0 0 0,0 1 0 0 0,0-1 0 0 0,0 0 0 0 0,0 1 1 0 0,0-1-5 0 0,7-5 14 0 0,0-1 1 0 0,0 0 0 0 0,0 0 0 0 0,-1 0-1 0 0,0-1 1 0 0,-1 0 0 0 0,0-1 0 0 0,0 0 0 0 0,0 1-1 0 0,-1-2 1 0 0,-1 1 0 0 0,0 0 0 0 0,1-3-15 0 0,4-17 5 0 0,0-1 0 0 0,2-23-5 0 0,-11 49 4 0 0,0 0 0 0 0,0 0 1 0 0,0 0-1 0 0,-1 0 0 0 0,1 0 0 0 0,-1 0 0 0 0,0 0 0 0 0,0 0 0 0 0,-1 0 0 0 0,1 0 0 0 0,-1 1 0 0 0,0-1 1 0 0,0 0-5 0 0,-6-7 12 0 0,3 10-13 0 0,4 1 0 0 0,-5-5 1 0 0,-3 5 0 0 0,6 2 0 0 0,-1 0 0 0 0,1 0 0 0 0,0 0 0 0 0,0 0 0 0 0,1 0 0 0 0,-1 1 0 0 0,0-1 0 0 0,1 1 0 0 0,-1 0 0 0 0,1-1 0 0 0,0 1 0 0 0,0 0 0 0 0,0 0 0 0 0,0 1 0 0 0,-9 12 0 0 0,4-5-10 0 0,1-1 0 0 0,0 1 0 0 0,0 0 0 0 0,2 0 0 0 0,-1 0 0 0 0,1 1 0 0 0,1 1 10 0 0,-1-3-2 0 0,1 0 2 0 0,0-1 0 0 0,1 1 0 0 0,0-1 0 0 0,1 1 0 0 0,-1 10 0 0 0,2-20 0 0 0,0 0 0 0 0,0 1 0 0 0,0-1 0 0 0,0 1 0 0 0,0 0 0 0 0,0-1 0 0 0,0 1 0 0 0,0 0 0 0 0,0-1 0 0 0,0 1 0 0 0,0-1 0 0 0,1 1 0 0 0,-1-1 0 0 0,0 1 0 0 0,0 0 0 0 0,1-1 0 0 0,-1 1 0 0 0,1-1 0 0 0,0 1 0 0 0,-1-1 0 0 0,1 0 0 0 0,0 1 0 0 0,0-1 0 0 0,-1 0 0 0 0,1 0 0 0 0,0 0-1 0 0,0 0 1 0 0,0 0 0 0 0,-1 0 0 0 0,1 0 0 0 0,0 0 0 0 0,0 0 0 0 0,0 0 0 0 0,-1 0 0 0 0,1-1 0 0 0,0 1 0 0 0,0 0-1 0 0,-1 0 1 0 0,1-1 0 0 0,0 1 0 0 0,0-1 0 0 0,-1 1 0 0 0,1 0 0 0 0,0-1 0 0 0,-1 1 0 0 0,1-1 0 0 0,22-19 6 0 0,-18 16 1 0 0,-1-1 12 0 0,0 0 1 0 0,0 0-1 0 0,0 0 1 0 0,3-5-20 0 0,2-4-54 0 0,-8 6-59 0 0,-1 6-6741 0 0,0 2-709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1:17.893"/>
    </inkml:context>
    <inkml:brush xml:id="br0">
      <inkml:brushProperty name="width" value="0.1" units="cm"/>
      <inkml:brushProperty name="height" value="0.1" units="cm"/>
      <inkml:brushProperty name="color" value="#333333"/>
    </inkml:brush>
  </inkml:definitions>
  <inkml:trace contextRef="#ctx0" brushRef="#br0">0 1 7832 0 0,'0'0'602'0'0,"0"0"-56"0"0,7 4 6067 0 0,0-2-4672 0 0,2 2-1025 0 0,-1-1-1 0 0,1 1 1 0 0,-1 0 0 0 0,0 1 0 0 0,1 1-916 0 0,-7-5 83 0 0,0 0 0 0 0,0-1 0 0 0,-1 1 1 0 0,1 0-1 0 0,0 0 0 0 0,0-1 0 0 0,0 1 1 0 0,0-1-1 0 0,0 0 0 0 0,0 0 0 0 0,1 1-83 0 0,7 0 190 0 0,34 8-145 0 0,-31-7-838 0 0,-1 0 1 0 0,0 1-1 0 0,0 1 1 0 0,8 2 792 0 0,-6 2-2158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1:18.264"/>
    </inkml:context>
    <inkml:brush xml:id="br0">
      <inkml:brushProperty name="width" value="0.1" units="cm"/>
      <inkml:brushProperty name="height" value="0.1" units="cm"/>
      <inkml:brushProperty name="color" value="#333333"/>
    </inkml:brush>
  </inkml:definitions>
  <inkml:trace contextRef="#ctx0" brushRef="#br0">1 1 6912 0 0,'0'0'608'0'0,"8"14"-480"0"0,-2-7-128 0 0,2 6 0 0 0,3-6 2112 0 0,-3 7 408 0 0,3-7 72 0 0,-3 2 23 0 0,3 0-1791 0 0,-2-1-360 0 0,-1-4-72 0 0,3 4-8 0 0,3 1-976 0 0,-6-5-192 0 0,-8-4-40 0 0</inkml:trace>
  <inkml:trace contextRef="#ctx0" brushRef="#br0" timeOffset="1">569 478 10136 0 0,'15'16'448'0'0,"-11"-7"96"0"0,1 3-440 0 0,4 0-104 0 0,-4 2 0 0 0,3-2 0 0 0,3-3 688 0 0,-2 3 112 0 0,-4 0 32 0 0,9 0 0 0 0,-4-3-608 0 0,-1 0-128 0 0,0 3-16 0 0,1-7-4016 0 0,-1-2-800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1:18.643"/>
    </inkml:context>
    <inkml:brush xml:id="br0">
      <inkml:brushProperty name="width" value="0.1" units="cm"/>
      <inkml:brushProperty name="height" value="0.1" units="cm"/>
      <inkml:brushProperty name="color" value="#333333"/>
    </inkml:brush>
  </inkml:definitions>
  <inkml:trace contextRef="#ctx0" brushRef="#br0">0 1 10136 0 0,'0'21'448'0'0,"9"-13"96"0"0,1 5-440 0 0,4-5-104 0 0,-5 4 0 0 0,5 1 0 0 0,-4 0 744 0 0,4 0 128 0 0,-5-1 24 0 0,1-4 8 0 0,-1 1-616 0 0,5-2-120 0 0,-4 2-24 0 0,4-4-8 0 0,0-2-392 0 0,-5-3-88 0 0,6 0-8 0 0</inkml:trace>
  <inkml:trace contextRef="#ctx0" brushRef="#br0" timeOffset="1">507 281 15120 0 0,'6'8'328'0'0,"2"4"72"0"0,-3-3 16 0 0,9 3 7 0 0,-8 6-335 0 0,2-6-88 0 0,3 0 0 0 0,-8 2 0 0 0,8 1 544 0 0,-6-2 96 0 0,-2 0 24 0 0,2 0-5543 0 0,1-1-1105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3:24:25.209"/>
    </inkml:context>
    <inkml:brush xml:id="br0">
      <inkml:brushProperty name="width" value="0.1" units="cm"/>
      <inkml:brushProperty name="height" value="0.1" units="cm"/>
      <inkml:brushProperty name="color" value="#333333"/>
    </inkml:brush>
  </inkml:definitions>
  <inkml:trace contextRef="#ctx0" brushRef="#br0">1 607 15088 0 0,'0'-22'693'0'0,"0"17"-21"0"0,1 5-432 0 0,6-2-201 0 0,-1-1 78 0 0,0 2 0 0 0,0-1 0 0 0,0 1-1 0 0,4-1-116 0 0,129-16 1124 0 0,-53 13-405 0 0,1 4-1 0 0,0 3 0 0 0,5 5-718 0 0,-89-7 9 0 0,100 5 473 0 0,0-5 0 0 0,6-4-482 0 0,100-19 176 0 0,115-21 100 0 0,184-12 469 0 0,-430 49-607 0 0,173-13 123 0 0,115-13 227 0 0,243-30 112 0 0,-385 37-459 0 0,-4 0-42 0 0,-4 13-10 0 0,5 0-171 0 0,118-5 62 0 0,24-1 79 0 0,-105 1-1 0 0,132 3 22 0 0,2 11-16 0 0,-319 3-55 0 0,156-6 46 0 0,-118 2-45 0 0,218-16 44 0 0,118-16 74 0 0,-355 37-128 0 0,90 12 0 0 0,-167-10 0 0 0,120 3 0 0 0,-44-2 0 0 0,-29-2 27 0 0,-1-3 0 0 0,54-8-27 0 0,-51-1 100 0 0,0-3 0 0 0,32-13-100 0 0,-80 23 2 0 0,18-7-2 0 0,-19 5 0 0 0,0 2 0 0 0,1-1 0 0 0,6 1 0 0 0,-13 0 0 0 0,-8 4 0 0 0,0-1 0 0 0,0 0 0 0 0,0 1 0 0 0,0-1 0 0 0,1 0 0 0 0,-1 1 0 0 0,0-1 0 0 0,0 1 0 0 0,1 0 0 0 0,-1 0 0 0 0,0-1 0 0 0,1 1 0 0 0,-1 0 0 0 0,0 0 0 0 0,9-1-13 0 0,21 5-3848 0 0,-29-3 3659 0 0,0 0 0 0 0,0 1 0 0 0,0-1 1 0 0,-1 1-1 0 0,1-1 0 0 0,0 1 0 0 0,-1 0 1 0 0,1-1-1 0 0,-1 1 0 0 0,0 0 0 0 0,0 0 0 0 0,1 2 202 0 0,-2-2-82 0 0,4 14-462 0 0,-2-11 492 0 0,-1-4 50 0 0,0 0-1 0 0,-1 0 1 0 0,0 0-1 0 0,1 0 1 0 0,-1 0-1 0 0,1 1 1 0 0,-1-1-1 0 0,0 0 1 0 0,0 0-1 0 0,0 1 1 0 0,0-1-1 0 0,0 0 1 0 0,0 0-1 0 0,0 1 1 0 0,0-1-1 0 0,0 0 1 0 0,-1 0-1 0 0,1 0 1 0 0,0 1-1 0 0,-1-1 3 0 0,0 4 12 0 0,0-1-1 0 0,0 1 0 0 0,-1-1 0 0 0,1 0 1 0 0,-1 0-1 0 0,0 0 0 0 0,0 0 0 0 0,-1 0 0 0 0,1 0 1 0 0,-1 0-1 0 0,0 0 0 0 0,0-1 0 0 0,0 0 1 0 0,0 1-1 0 0,0-1 0 0 0,-1-1 0 0 0,0 1 1 0 0,1 0-1 0 0,-4 1-11 0 0,5-3 8 0 0,1 0 0 0 0,0 0 1 0 0,-1 0-1 0 0,1 1 0 0 0,0-1 0 0 0,-1 1 0 0 0,1-1 1 0 0,0 1-1 0 0,0-1 0 0 0,0 1 0 0 0,0 0 1 0 0,1-1-1 0 0,-1 2-8 0 0,-8 11 73 0 0,-7 2 77 0 0,0-1 0 0 0,-1-1 1 0 0,-5 2-151 0 0,0 1 267 0 0,-15 15-267 0 0,-51 48 233 0 0,-2-3-1 0 0,-4-4 1 0 0,-11 1-233 0 0,37-26 446 0 0,-19 12-95 0 0,-153 104 407 0 0,187-126-763 0 0,-299 191 16 0 0,262-181 118 0 0,-55 21-129 0 0,125-60 18 0 0,13-6-15 0 0,-92 43 380 0 0,-63 40-383 0 0,142-74 40 0 0,-26 16 70 0 0,-37 29-110 0 0,-22 21-475 0 0,-79 44 475 0 0,119-85 352 0 0,-2-2 0 0 0,-69 24-352 0 0,99-43 259 0 0,1 1 1 0 0,1 1-1 0 0,1 3 0 0 0,-30 21-259 0 0,55-35 51 0 0,6-5-50 0 0,0 0 0 0 0,0 1 0 0 0,0-1-1 0 0,0 0 1 0 0,1 1 0 0 0,-1-1 0 0 0,1 1 0 0 0,0 0 0 0 0,0 0 0 0 0,0 0 0 0 0,0 0 0 0 0,0 1-1 0 0,-15 29-2643 0 0,14-22 1208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1:31.383"/>
    </inkml:context>
    <inkml:brush xml:id="br0">
      <inkml:brushProperty name="width" value="0.1" units="cm"/>
      <inkml:brushProperty name="height" value="0.1" units="cm"/>
      <inkml:brushProperty name="color" value="#333333"/>
    </inkml:brush>
  </inkml:definitions>
  <inkml:trace contextRef="#ctx0" brushRef="#br0">1044 9 11056 0 0,'0'0'248'0'0,"0"0"34"0"0,0 0 22 0 0,0 0-29 0 0,0 0-75 0 0,0 0 349 0 0,0 0 174 0 0,0 0 40 0 0,0 0-35 0 0,0 0-168 0 0,-17-9 3022 0 0,14 10-3523 0 0,0-1 0 0 0,0 1 0 0 0,-1 0 0 0 0,1 0 0 0 0,0 0 0 0 0,-2 1-59 0 0,1-1-15 0 0,1 1 0 0 0,-1-1 1 0 0,0 0-1 0 0,1 0 0 0 0,-1-1 0 0 0,-4 1 15 0 0,-39 6 1328 0 0,43-6-1209 0 0,0-1 0 0 0,0 1 1 0 0,0 0-1 0 0,0 0 0 0 0,0 0 0 0 0,0 0 0 0 0,0 1-119 0 0,-15 4 220 0 0,-3-1 12 0 0,1 2 0 0 0,0 0 0 0 0,0 2 0 0 0,-9 5-232 0 0,-7 2 226 0 0,-19 12 132 0 0,1 2 1 0 0,-47 35-359 0 0,67-41 83 0 0,-6 4-183 0 0,1 2 0 0 0,-14 15 100 0 0,-13 11-20 0 0,34-30 226 0 0,2 0 0 0 0,-8 12-206 0 0,16-15 28 0 0,-17 21-32 0 0,11-12-72 0 0,21-25-10 0 0,0 1 1 0 0,1 0-1 0 0,0 0 1 0 0,1 0-1 0 0,-3 5 86 0 0,-15 29-4281 0 0,16-34-2845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1:31.743"/>
    </inkml:context>
    <inkml:brush xml:id="br0">
      <inkml:brushProperty name="width" value="0.1" units="cm"/>
      <inkml:brushProperty name="height" value="0.1" units="cm"/>
      <inkml:brushProperty name="color" value="#333333"/>
    </inkml:brush>
  </inkml:definitions>
  <inkml:trace contextRef="#ctx0" brushRef="#br0">146 1 1840 0 0,'-9'9'4780'0'0,"-1"7"-68"0"0,-2 12-1783 0 0,1-5-1800 0 0,-4 13-69 0 0,12-27-781 0 0,-1 0-1 0 0,0-1 0 0 0,0 1 0 0 0,-4 4-278 0 0,3-2 175 0 0,-1 0 0 0 0,1 0 0 0 0,1 1 0 0 0,0-1 0 0 0,0 1 0 0 0,1 0 0 0 0,0 2-175 0 0,-9 34 113 0 0,7-31-111 0 0,0 0 0 0 0,2 4-2 0 0,-3 6 129 0 0,6-23-23 0 0,-1-1-1 0 0,1 0 1 0 0,0 1 0 0 0,0-1-1 0 0,1 0 1 0 0,-1 0-1 0 0,1 1 1 0 0,-1-1 0 0 0,1 0-1 0 0,0 0 1 0 0,1 0-1 0 0,0 3-105 0 0,0-2-20 0 0,-1-1 226 0 0,8 4 213 0 0,13 9 26 0 0,-17-15-221 0 0,16-2-240 0 0,0 0 0 0 0,1-2 0 0 0,-1 0 0 0 0,-1-2 0 0 0,1 0 0 0 0,0-1 0 0 0,-1-1 0 0 0,6-4 16 0 0,-2-1-1176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1:33.283"/>
    </inkml:context>
    <inkml:brush xml:id="br0">
      <inkml:brushProperty name="width" value="0.1" units="cm"/>
      <inkml:brushProperty name="height" value="0.1" units="cm"/>
      <inkml:brushProperty name="color" value="#333333"/>
    </inkml:brush>
  </inkml:definitions>
  <inkml:trace contextRef="#ctx0" brushRef="#br0">39 1 3680 0 0,'1'2'42'0'0,"0"0"0"0"0,0 0 0 0 0,0 0 0 0 0,-1 1 0 0 0,1-1 0 0 0,-1 0 0 0 0,1 0 0 0 0,-1 1 0 0 0,0 1-42 0 0,3 14 170 0 0,0-10 437 0 0,-1 0 1 0 0,0 0-1 0 0,-1 0 1 0 0,0 1-1 0 0,0 3-607 0 0,3 45 2089 0 0,-1-40-1411 0 0,-2 1 0 0 0,-1 17-678 0 0,-5 41 2008 0 0,-8 24-2008 0 0,-5 33 754 0 0,14-93-685 0 0,4-31-63 0 0,0 0-1 0 0,-1 0 1 0 0,-1 0 0 0 0,0 0-1 0 0,0-1 1 0 0,0 1 0 0 0,-3 5-6 0 0,4-12-25 0 0,0 0 1 0 0,0 0-1 0 0,0 0 0 0 0,1 0 1 0 0,-1 0-1 0 0,1 0 0 0 0,0 0 1 0 0,-1 2 24 0 0,1-3-699 0 0,-1-2-2397 0 0,-3-6-1029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1:33.643"/>
    </inkml:context>
    <inkml:brush xml:id="br0">
      <inkml:brushProperty name="width" value="0.1" units="cm"/>
      <inkml:brushProperty name="height" value="0.1" units="cm"/>
      <inkml:brushProperty name="color" value="#333333"/>
    </inkml:brush>
  </inkml:definitions>
  <inkml:trace contextRef="#ctx0" brushRef="#br0">0 38 8496 0 0,'0'0'388'0'0,"0"0"-11"0"0,2 1-238 0 0,7 3-112 0 0,-8-3 9 0 0,0-1-1 0 0,0 1 1 0 0,0 0 0 0 0,0-1 0 0 0,1 1-1 0 0,-1-1 1 0 0,0 1 0 0 0,0-1-1 0 0,1 0 1 0 0,-1 0 0 0 0,0 0-1 0 0,1 1 1 0 0,-1-1 0 0 0,0 0 0 0 0,1 0-1 0 0,-1-1 1 0 0,0 1 0 0 0,0 0-1 0 0,1 0 1 0 0,0-1-36 0 0,23-7 1903 0 0,11-4-109 0 0,-3 0-613 0 0,-27 10-1004 0 0,1 0 0 0 0,-1 0 0 0 0,-1-1 1 0 0,5-1-178 0 0,-10 3 6 0 0,1 1 1 0 0,-1 0-1 0 0,0 0 1 0 0,0 0-1 0 0,0 0 1 0 0,0 0-1 0 0,0 0 1 0 0,1 0-1 0 0,-1 0 1 0 0,0 0-1 0 0,0 0 1 0 0,0-1-1 0 0,0 1 1 0 0,1 0-1 0 0,-1 0 1 0 0,0 0-1 0 0,0 0 1 0 0,0 0-1 0 0,0 0 1 0 0,1 0-1 0 0,-1 0 1 0 0,0 1-1 0 0,0-1 1 0 0,0 0-1 0 0,0 0 1 0 0,1 0-1 0 0,-1 0 1 0 0,0 0-1 0 0,0 0 1 0 0,0 0-1 0 0,0 0 1 0 0,1 0-1 0 0,-1 1-6 0 0,3 0 22 0 0,1 0-1 0 0,-1 0 1 0 0,1 0-1 0 0,-1 0 1 0 0,1 0 0 0 0,2 0-22 0 0,-3-1 15 0 0,-1 1 1 0 0,0-1 0 0 0,0 1 0 0 0,1 0 0 0 0,-1 0 0 0 0,0 0-1 0 0,0 0 1 0 0,0 0 0 0 0,0 0 0 0 0,0 1 0 0 0,0-1 0 0 0,0 0-1 0 0,-1 1 1 0 0,1 0 0 0 0,0 0-16 0 0,1 1 33 0 0,1 0-1 0 0,-1 1 0 0 0,1 0-1 0 0,-1 1 1 0 0,0-1-1 0 0,0 1 1 0 0,-1-1 0 0 0,1 1-1 0 0,-1 0 1 0 0,0 0 0 0 0,1 4-32 0 0,2 11 129 0 0,0 0 1 0 0,-1 5-130 0 0,2 4 81 0 0,-2-2 19 0 0,-2 0-1 0 0,0 0 0 0 0,-2 1 0 0 0,-2 14-99 0 0,1 20 147 0 0,-1-27-62 0 0,-1 0 0 0 0,-2 0-1 0 0,-1 0 1 0 0,-6 15-85 0 0,11-47 7 0 0,0-1 1 0 0,0 1-1 0 0,0-1 1 0 0,0 0-1 0 0,0 1 0 0 0,-1-1 1 0 0,0 1-8 0 0,1-2 6 0 0,0 1 0 0 0,0 0 0 0 0,0-1 0 0 0,0 1 0 0 0,0 0 0 0 0,1-1 1 0 0,-1 1-1 0 0,0 0 0 0 0,1 1-6 0 0,-1 2 31 0 0,1-5-29 0 0,0 1 1 0 0,0-1-1 0 0,0 0 0 0 0,0 1 0 0 0,0-1 0 0 0,0 0 0 0 0,0 1 0 0 0,0-1 1 0 0,0 0-1 0 0,0 1 0 0 0,0-1 0 0 0,0 0 0 0 0,0 1 0 0 0,0-1 0 0 0,-1 0 1 0 0,1 1-1 0 0,0-1 0 0 0,0 0 0 0 0,0 1 0 0 0,0-1 0 0 0,-1 0 0 0 0,1 0 1 0 0,0 1-1 0 0,0-1 0 0 0,-1 0 0 0 0,1 0 0 0 0,0 0 0 0 0,0 1 0 0 0,-1-1 1 0 0,1 0-1 0 0,0 0 0 0 0,-1 0 0 0 0,1 0 0 0 0,0 0 0 0 0,0 1 0 0 0,-1-1 1 0 0,1 0-1 0 0,0 0 0 0 0,-1 0 0 0 0,1 0 0 0 0,0 0 0 0 0,-1 0 0 0 0,1 0 1 0 0,0 0-1 0 0,-1 0 0 0 0,1 0 0 0 0,0 0 0 0 0,-1-1 0 0 0,1 1 0 0 0,0 0-2 0 0,-4-14-561 0 0,3 10-295 0 0,-1-1 1 0 0,2 0-1 0 0,-1 1 0 0 0,0-1 0 0 0,1 0 1 0 0,0-2 855 0 0,0-20-5360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1:34.003"/>
    </inkml:context>
    <inkml:brush xml:id="br0">
      <inkml:brushProperty name="width" value="0.1" units="cm"/>
      <inkml:brushProperty name="height" value="0.1" units="cm"/>
      <inkml:brushProperty name="color" value="#333333"/>
    </inkml:brush>
  </inkml:definitions>
  <inkml:trace contextRef="#ctx0" brushRef="#br0">1 4 10368 0 0,'0'0'233'0'0,"0"0"39"0"0,0 0 15 0 0,0-1-47 0 0,1 1-239 0 0,-1 0 0 0 0,0-1 0 0 0,1 1 0 0 0,-1 0 0 0 0,0 0 1 0 0,1 0-1 0 0,-1-1 0 0 0,0 1 0 0 0,1 0 0 0 0,-1 0 0 0 0,0 0 1 0 0,1 0-1 0 0,-1 0 0 0 0,0 0 0 0 0,1 0 0 0 0,-1 0 0 0 0,0 0 0 0 0,1 0 1 0 0,-1 0-1 0 0,1 0 0 0 0,-1 0 0 0 0,0 0 0 0 0,1 0 0 0 0,-1 0 1 0 0,0 0-1 0 0,1 0 0 0 0,-1 0 0 0 0,0 1 0 0 0,1-1 0 0 0,-1 0 1 0 0,0 0-1 0 0,1 0 0 0 0,-1 1 0 0 0,0-1 0 0 0,0 0 0 0 0,1 0 0 0 0,-1 1 1 0 0,0-1-1 0 0,0 0-1 0 0,1 0 3 0 0,1 2 87 0 0,-1-1 0 0 0,1 1 0 0 0,0 0 0 0 0,0 0 0 0 0,-1 0 0 0 0,1 0 0 0 0,-1 0 0 0 0,1 0 0 0 0,-1 0 0 0 0,0 0 0 0 0,0 0-1 0 0,0 1 1 0 0,0-1-90 0 0,9 34 1403 0 0,-7-25-1174 0 0,-1 2 155 0 0,0 0-1 0 0,-1 0 1 0 0,0 2-384 0 0,1 10 324 0 0,-1 9 90 0 0,0 0 0 0 0,-3 0 0 0 0,0 0 1 0 0,-4 8-415 0 0,6-34-234 0 0,-1-16-310 0 0,0 1 149 0 0,0-1 0 0 0,1 1 0 0 0,0 0 0 0 0,0-1 0 0 0,1 1 0 0 0,0-2 395 0 0,0-16-1353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1:34.363"/>
    </inkml:context>
    <inkml:brush xml:id="br0">
      <inkml:brushProperty name="width" value="0.1" units="cm"/>
      <inkml:brushProperty name="height" value="0.1" units="cm"/>
      <inkml:brushProperty name="color" value="#333333"/>
    </inkml:brush>
  </inkml:definitions>
  <inkml:trace contextRef="#ctx0" brushRef="#br0">676 7 7368 0 0,'0'0'333'0'0,"0"0"0"0"0,2 0-213 0 0,20-3 817 0 0,-19 2-756 0 0,0 0 0 0 0,1 1 0 0 0,-1-1 0 0 0,0 1 0 0 0,1 0 1 0 0,-1 0-1 0 0,0 0 0 0 0,1 0 0 0 0,-1 1 0 0 0,0-1 0 0 0,1 1 0 0 0,-1 0 0 0 0,0 0 1 0 0,0 0-1 0 0,1 0-181 0 0,3 3 190 0 0,-1 1 1 0 0,0-1-1 0 0,0 1 1 0 0,0 0-1 0 0,-1 1 1 0 0,0-1-1 0 0,0 1 1 0 0,0 0-1 0 0,0 0 0 0 0,-1 1 1 0 0,0-1-1 0 0,-1 1 1 0 0,1 0-1 0 0,-1 0 1 0 0,-1 0-1 0 0,1 1 1 0 0,-1-1-1 0 0,-1 1 1 0 0,1-1-1 0 0,0 7-190 0 0,0 17 372 0 0,-1 0 0 0 0,-2 0 0 0 0,0 1 0 0 0,-5 18-372 0 0,0 13 513 0 0,0 31-642 0 0,-12 46 129 0 0,3-54-215 0 0,11-72-722 0 0,-1-6-304 0 0</inkml:trace>
  <inkml:trace contextRef="#ctx0" brushRef="#br0" timeOffset="1">1 507 11720 0 0,'0'0'264'0'0,"1"-1"34"0"0,40-26 420 0 0,37-14 260 0 0,-37 19 1541 0 0,41-16-2519 0 0,104-28 849 0 0,-52 19-828 0 0,-75 24 9 0 0,23-8-828 0 0,-31 14-3201 0 0,-2 0-1409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1:34.723"/>
    </inkml:context>
    <inkml:brush xml:id="br0">
      <inkml:brushProperty name="width" value="0.1" units="cm"/>
      <inkml:brushProperty name="height" value="0.1" units="cm"/>
      <inkml:brushProperty name="color" value="#333333"/>
    </inkml:brush>
  </inkml:definitions>
  <inkml:trace contextRef="#ctx0" brushRef="#br0">37 0 13560 0 0,'0'0'621'0'0,"0"0"-12"0"0,0 2-391 0 0,0 10 585 0 0,-1-1 0 0 0,0 0 0 0 0,-1 7-803 0 0,0-4 750 0 0,0 24 159 0 0,2-29-784 0 0,0 0 1 0 0,-1 1-1 0 0,0-1 0 0 0,-1 0 0 0 0,0 2-125 0 0,-7 38 181 0 0,5-22-433 0 0,-2-1-1274 0 0,2-15-12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1:35.103"/>
    </inkml:context>
    <inkml:brush xml:id="br0">
      <inkml:brushProperty name="width" value="0.1" units="cm"/>
      <inkml:brushProperty name="height" value="0.1" units="cm"/>
      <inkml:brushProperty name="color" value="#333333"/>
    </inkml:brush>
  </inkml:definitions>
  <inkml:trace contextRef="#ctx0" brushRef="#br0">1 1 11232 0 0,'0'14'513'0'0,"0"-11"-10"0"0,9 13 445 0 0,8 32 3453 0 0,2 9-4401 0 0,2 10 1302 0 0,-9-29-534 0 0,-3 1-1 0 0,1 13-767 0 0,-3-18 215 0 0,3 33 195 0 0,-4 1-1 0 0,-1 54-409 0 0,-3-63-37 0 0,-1 146-1116 0 0,-16 109 1153 0 0,9-242-1271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1:35.703"/>
    </inkml:context>
    <inkml:brush xml:id="br0">
      <inkml:brushProperty name="width" value="0.1" units="cm"/>
      <inkml:brushProperty name="height" value="0.1" units="cm"/>
      <inkml:brushProperty name="color" value="#333333"/>
    </inkml:brush>
  </inkml:definitions>
  <inkml:trace contextRef="#ctx0" brushRef="#br0">1 0 10592 0 0,'0'0'488'0'0,"0"0"-12"0"0,1 1-307 0 0,7 0 218 0 0,-1 1 0 0 0,0-1 1 0 0,0-1-1 0 0,0 1 0 0 0,0-1 0 0 0,2 0-387 0 0,2-1 669 0 0,-1 2 0 0 0,1-1 1 0 0,3 2-670 0 0,-12-2 48 0 0,1 0 1 0 0,0 0 0 0 0,-1 0 0 0 0,1 0 0 0 0,-1-1 0 0 0,1 1 0 0 0,0-1-1 0 0,-1 0 1 0 0,0 0 0 0 0,1 0-49 0 0,5-1 11 0 0,-7 2 29 0 0,1 0 0 0 0,0 1 0 0 0,0-1 0 0 0,0 0 0 0 0,-1 1 0 0 0,1 0 0 0 0,0-1 0 0 0,-1 1 0 0 0,1 0 0 0 0,0 0 0 0 0,-1 0 0 0 0,1 0-1 0 0,-1 0 1 0 0,1 0 0 0 0,-1 1 0 0 0,0-1 0 0 0,1 1-40 0 0,-1 0-12 0 0,0 0-1 0 0,0-1 1 0 0,0 1 0 0 0,0 0-1 0 0,0 0 1 0 0,-1 0-1 0 0,1 0 1 0 0,-1 0-1 0 0,1 0 1 0 0,-1 0 0 0 0,0 0-1 0 0,0 0 1 0 0,0 0-1 0 0,0 0 1 0 0,0 1 0 0 0,-1-1-1 0 0,1 2 13 0 0,-1 2 21 0 0,-1 0 0 0 0,1 0 0 0 0,-1 0 0 0 0,-1 0-1 0 0,0 3-20 0 0,-43 85 182 0 0,12-26-649 0 0,31-62 449 0 0,-13 31-62 0 0,15-34 79 0 0,0-1 0 0 0,0 1 1 0 0,1 0-1 0 0,-1-1 0 0 0,1 1 1 0 0,-1 0-1 0 0,1-1 0 0 0,0 1 0 0 0,0 0 1 0 0,0 0-1 0 0,1-1 0 0 0,-1 2 1 0 0,0-4 7 0 0,1 1 0 0 0,-1 0 0 0 0,1 0-1 0 0,-1 0 1 0 0,0-1 0 0 0,1 1-1 0 0,-1 0 1 0 0,1-1 0 0 0,-1 1-1 0 0,1 0 1 0 0,0-1 0 0 0,-1 1 0 0 0,1-1-1 0 0,0 1 1 0 0,-1-1 0 0 0,1 1-1 0 0,0-1 1 0 0,0 0 0 0 0,-1 1-1 0 0,1-1 1 0 0,0 0 0 0 0,0 1 0 0 0,0-1-1 0 0,0 0 1 0 0,-1 0 0 0 0,1 0-1 0 0,0 0 1 0 0,0 0 0 0 0,0 0-1 0 0,0 0 1 0 0,-1 0 0 0 0,1 0 0 0 0,0 0-1 0 0,0 0 1 0 0,0-1-7 0 0,3 1 55 0 0,8-1 242 0 0,1 0 1 0 0,-1-1-1 0 0,9-2-297 0 0,-10 1 265 0 0,0 1 0 0 0,1 1-1 0 0,6-1-264 0 0,-15 2 128 0 0,-1 1 0 0 0,3 0-46 0 0,2 1-20 0 0,0-1 0 0 0,0 1 0 0 0,-1 1 0 0 0,1-1 0 0 0,0 2-62 0 0,-5-4 2 0 0,-1 1 0 0 0,0-1-1 0 0,0 1 1 0 0,0 0 0 0 0,0-1 0 0 0,0 1-1 0 0,0 0 1 0 0,0 0 0 0 0,-1-1-1 0 0,1 1 1 0 0,0 0 0 0 0,0 0-1 0 0,-1 0 1 0 0,1 0 0 0 0,0 0 0 0 0,-1 0-1 0 0,1 0 1 0 0,-1 0 0 0 0,1 1-1 0 0,-1-1 1 0 0,0 0 0 0 0,1 0-1 0 0,-1 0 1 0 0,0 0 0 0 0,0 1 0 0 0,0-1-1 0 0,0 0 1 0 0,0 0 0 0 0,0 0-1 0 0,0 1 1 0 0,0-1 0 0 0,0 0-1 0 0,-1 1-1 0 0,-3 10 0 0 0,0 0 0 0 0,-1 0 0 0 0,0-1 0 0 0,-1 0 0 0 0,0 0 0 0 0,-6 7 0 0 0,9-14-186 0 0,0 1 0 0 0,1-1 0 0 0,0 0 0 0 0,0 1 0 0 0,-2 3 186 0 0,-3 9-4407 0 0,-2-1-1639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1:36.063"/>
    </inkml:context>
    <inkml:brush xml:id="br0">
      <inkml:brushProperty name="width" value="0.1" units="cm"/>
      <inkml:brushProperty name="height" value="0.1" units="cm"/>
      <inkml:brushProperty name="color" value="#333333"/>
    </inkml:brush>
  </inkml:definitions>
  <inkml:trace contextRef="#ctx0" brushRef="#br0">0 0 13504 0 0,'0'0'620'0'0,"0"0"-16"0"0,0 0-247 0 0,0 0 398 0 0,1 2 216 0 0,7 15 887 0 0,-5-11-1500 0 0,-1 0-1 0 0,1 0 1 0 0,-1 1 0 0 0,0-1 0 0 0,-1 0-1 0 0,1 2-357 0 0,3 18 705 0 0,2 16-132 0 0,-1 123 429 0 0,-1-39-874 0 0,-6-82-1821 0 0,-2 3 1693 0 0,2-21-947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3:24:25.210"/>
    </inkml:context>
    <inkml:brush xml:id="br0">
      <inkml:brushProperty name="width" value="0.1" units="cm"/>
      <inkml:brushProperty name="height" value="0.1" units="cm"/>
      <inkml:brushProperty name="color" value="#333333"/>
    </inkml:brush>
  </inkml:definitions>
  <inkml:trace contextRef="#ctx0" brushRef="#br0">1407 0 10592 0 0,'0'11'818'0'0,"0"-9"-426"0"0,0-2 190 0 0,0 0 142 0 0,0 0 32 0 0,0 0-43 0 0,0 0-197 0 0,0 0-89 0 0,0 0-13 0 0,0 0-54 0 0,0 0-203 0 0,0 0-67 0 0,0 0-17 0 0,0 0 2 0 0,0 0 31 0 0,0 0-6 0 0,0 0-4 0 0,0 0-2 0 0,0 0-13 0 0,0 0-8 0 0,0 0-1 0 0,0 0 39 0 0,2-4 140 0 0,-2 4-205 0 0,1 0 0 0 0,-1 0 1 0 0,0 0-1 0 0,0 0 0 0 0,0 0 1 0 0,0 0-1 0 0,0-1 0 0 0,0 1 1 0 0,0 0-1 0 0,0 0 1 0 0,0 0-1 0 0,0 0 0 0 0,0 0 1 0 0,0 0-1 0 0,0 0 0 0 0,0 0 1 0 0,0 0-1 0 0,0 0 0 0 0,0 0 1 0 0,0 0-1 0 0,0 0 1 0 0,0-1-1 0 0,0 1 0 0 0,0 0 1 0 0,0 0-1 0 0,0 0 0 0 0,0 0 1 0 0,0 0-1 0 0,0 0 0 0 0,0 0 1 0 0,0 0-1 0 0,0 0 1 0 0,0 0-1 0 0,0 0 0 0 0,0 0 1 0 0,0-1-1 0 0,0 1 0 0 0,0 0 1 0 0,0 0-1 0 0,0 0 0 0 0,0 0 1 0 0,0 0-1 0 0,0 0 0 0 0,0 0 1 0 0,0 0-1 0 0,-1 0 1 0 0,1 0-1 0 0,0 0 0 0 0,0 0 1 0 0,0 0-1 0 0,0 0 0 0 0,0 0 1 0 0,0 0-1 0 0,0 0 0 0 0,0 0 1 0 0,0 0-1 0 0,0 0 1 0 0,0 0-1 0 0,0 0 0 0 0,-1 0 1 0 0,1 0-47 0 0,-6 2 126 0 0,-1 0 1 0 0,1 0 0 0 0,0 1-1 0 0,0 0 1 0 0,0 1 0 0 0,0-1-1 0 0,0 1 1 0 0,-1 2-127 0 0,-12 10 34 0 0,-12 13-34 0 0,-3 3 53 0 0,4-4 816 0 0,-17 23-869 0 0,-19 16 595 0 0,43-44-496 0 0,-41 36 344 0 0,-7 15-443 0 0,-64 71 276 0 0,43-48-152 0 0,-4 0-35 0 0,-8 9-299 0 0,-67 76-79 0 0,138-148 275 0 0,-53 64 365 0 0,55-61-206 0 0,-7 12-56 0 0,2 1-1 0 0,0 7-88 0 0,-31 42-801 0 0,36-61-1320 0 0,20-19 90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1:36.423"/>
    </inkml:context>
    <inkml:brush xml:id="br0">
      <inkml:brushProperty name="width" value="0.1" units="cm"/>
      <inkml:brushProperty name="height" value="0.1" units="cm"/>
      <inkml:brushProperty name="color" value="#333333"/>
    </inkml:brush>
  </inkml:definitions>
  <inkml:trace contextRef="#ctx0" brushRef="#br0">370 0 6448 0 0,'0'0'64'0'0,"-1"0"0"0"0,1 0 0 0 0,-1 0 0 0 0,1 0-1 0 0,-1 0 1 0 0,1 0 0 0 0,-1 1 0 0 0,1-1 0 0 0,-1 0 0 0 0,1 0 0 0 0,-1 0 0 0 0,1 1 0 0 0,-1-1 0 0 0,1 0 0 0 0,-1 0 0 0 0,1 1 0 0 0,0-1 0 0 0,-1 0-1 0 0,1 1 1 0 0,0-1 0 0 0,-1 0 0 0 0,1 1 0 0 0,0-1 0 0 0,-1 1 0 0 0,1-1-64 0 0,-3 4 3559 0 0,-1-1 4539 0 0,-2 1-7792 0 0,0 1 0 0 0,0 0 0 0 0,1 0 0 0 0,0 0-1 0 0,0 0 1 0 0,0 1 0 0 0,-2 2-306 0 0,-31 49-196 0 0,22-32 369 0 0,10-16-189 0 0,-189 282-1175 0 0,158-240-1537 0 0,22-29 1114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1:36.785"/>
    </inkml:context>
    <inkml:brush xml:id="br0">
      <inkml:brushProperty name="width" value="0.1" units="cm"/>
      <inkml:brushProperty name="height" value="0.1" units="cm"/>
      <inkml:brushProperty name="color" value="#333333"/>
    </inkml:brush>
  </inkml:definitions>
  <inkml:trace contextRef="#ctx0" brushRef="#br0">51 1 5528 0 0,'3'0'422'0'0,"71"9"1222"0"0,-46-5 11 0 0,0 1-1 0 0,-1 1 1 0 0,1 1-1 0 0,-2 1 1 0 0,10 5-1655 0 0,20 6 1506 0 0,-41-14-1108 0 0,-1 1 0 0 0,0 0 1 0 0,0 0-1 0 0,10 7-398 0 0,-14-8 131 0 0,-9-5-127 0 0,1 1-1 0 0,-1-1 1 0 0,0 0 0 0 0,0 1-1 0 0,0-1 1 0 0,0 1-1 0 0,0-1 1 0 0,0 1 0 0 0,0-1-1 0 0,0 1 1 0 0,-1 0 0 0 0,1-1-1 0 0,0 1 1 0 0,0 0-1 0 0,0 0 1 0 0,-1 0 0 0 0,1 0-1 0 0,0 0 1 0 0,-1-1 0 0 0,1 1-1 0 0,-1 0 1 0 0,1 0-1 0 0,-1 1 1 0 0,1-1 0 0 0,-1 0-1 0 0,0 0 1 0 0,0 0-1 0 0,1 0 1 0 0,-1 1-4 0 0,0-1-104 0 0,-1 1-1260 0 0,-2 8-4994 0 0</inkml:trace>
  <inkml:trace contextRef="#ctx0" brushRef="#br0" timeOffset="1">1 263 8752 0 0,'1'1'398'0'0,"4"2"-246"0"0,0 0 0 0 0,0-1 0 0 0,0 0-1 0 0,1 0 1 0 0,-1 0 0 0 0,0-1 0 0 0,6 1-152 0 0,24 1 4333 0 0,-25-3-3759 0 0,-1 0 0 0 0,0 0 0 0 0,1-1 0 0 0,-1 0 0 0 0,0-1 0 0 0,1 0 0 0 0,-1 0 0 0 0,2-2-574 0 0,10-4 112 0 0,31-13-860 0 0,-41 17-3745 0 0,-2-1-1532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1:37.203"/>
    </inkml:context>
    <inkml:brush xml:id="br0">
      <inkml:brushProperty name="width" value="0.1" units="cm"/>
      <inkml:brushProperty name="height" value="0.1" units="cm"/>
      <inkml:brushProperty name="color" value="#333333"/>
    </inkml:brush>
  </inkml:definitions>
  <inkml:trace contextRef="#ctx0" brushRef="#br0">1 346 11832 0 0,'7'17'540'0'0,"-5"-13"-6"0"0,-1-4-342 0 0,6 0 3 0 0,-1-1 1 0 0,0 0-1 0 0,1 0 0 0 0,-1 0 0 0 0,0 0 0 0 0,0-1 0 0 0,0 0 0 0 0,0-1 1 0 0,0 1-1 0 0,0-1 0 0 0,5-4-195 0 0,4-3 792 0 0,1-2 1 0 0,-2 0-1 0 0,5-5-792 0 0,30-25 901 0 0,36-27-36 0 0,16-12-438 0 0,-69 56-467 0 0,-6 4-1379 0 0,-8 9-3309 0 0,-8 7-1132 0 0</inkml:trace>
  <inkml:trace contextRef="#ctx0" brushRef="#br0" timeOffset="1">395 0 9904 0 0,'0'0'454'0'0,"0"0"-11"0"0,-1 2-168 0 0,-1 1 50 0 0,1 1 1 0 0,-1-1-1 0 0,1 1 1 0 0,-1 0 0 0 0,1 0-1 0 0,0 0 1 0 0,1 0-1 0 0,-1 0 1 0 0,1 0-1 0 0,-1 3-325 0 0,5 43 1733 0 0,0-4-850 0 0,1 53 277 0 0,0 85-312 0 0,-5-18-740 0 0,0-158-897 0 0,0 0 1 0 0,-1 0-1 0 0,0 0 0 0 0,-1 0 0 0 0,0 0 0 0 0,0-1 0 0 0,-3 8 789 0 0,4-13-5821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1:37.563"/>
    </inkml:context>
    <inkml:brush xml:id="br0">
      <inkml:brushProperty name="width" value="0.1" units="cm"/>
      <inkml:brushProperty name="height" value="0.1" units="cm"/>
      <inkml:brushProperty name="color" value="#333333"/>
    </inkml:brush>
  </inkml:definitions>
  <inkml:trace contextRef="#ctx0" brushRef="#br0">75 92 9904 0 0,'0'2'454'0'0,"-9"14"-22"0"0,2 0 0 0 0,0 0 0 0 0,-1 7-432 0 0,-7 17 1474 0 0,5-11-778 0 0,7-20-454 0 0,-1 0 0 0 0,1 0 0 0 0,-4 5-242 0 0,6-12 74 0 0,1-2-46 0 0,0 0-184 0 0,0 0-79 0 0,0 0-18 0 0,0 0-3 0 0</inkml:trace>
  <inkml:trace contextRef="#ctx0" brushRef="#br0" timeOffset="1">513 0 2304 0 0,'7'4'71'0'0,"0"2"-48"0"0,1-2 0 0 0,1 1 0 0 0,-1-1 0 0 0,1 0-23 0 0,-6-3 22 0 0,-1 0 0 0 0,1 0 0 0 0,0-1 0 0 0,-1 1 0 0 0,1-1 0 0 0,0 0 0 0 0,0 1 1 0 0,-1-1-1 0 0,1 0 0 0 0,0-1 0 0 0,0 1 0 0 0,-1 0 0 0 0,1-1 0 0 0,0 0 0 0 0,-1 1 0 0 0,2-1-22 0 0,11-7 821 0 0,-11 6-445 0 0,0 0 0 0 0,0 0 0 0 0,0 0 1 0 0,0 1-1 0 0,0-1 0 0 0,1 1 0 0 0,-1 0 0 0 0,3 0-376 0 0,3 1 999 0 0,0 1-1 0 0,0 0 0 0 0,1 1 1 0 0,-1 0-1 0 0,4 1-998 0 0,-2 0 653 0 0,0 0-1 0 0,0-2 1 0 0,0 1 0 0 0,2-1-653 0 0,54 4 2642 0 0,-65-5-2164 0 0,2 0-1557 0 0,-5 0-4759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1:44.158"/>
    </inkml:context>
    <inkml:brush xml:id="br0">
      <inkml:brushProperty name="width" value="0.1" units="cm"/>
      <inkml:brushProperty name="height" value="0.1" units="cm"/>
      <inkml:brushProperty name="color" value="#33CCFF"/>
    </inkml:brush>
  </inkml:definitions>
  <inkml:trace contextRef="#ctx0" brushRef="#br0">8 39 7832 0 0,'0'-1'602'0'0,"-5"-35"606"0"0,5 35-117 0 0,0 1 49 0 0,0 0-75 0 0,0 0-357 0 0,0 0-158 0 0,0 0-34 0 0,0 0-4 0 0,0 0 0 0 0,0 0 0 0 0,0 0-1 0 0,-1 1-67 0 0,1 4-425 0 0,-1 0 0 0 0,1 0 0 0 0,-1 0-1 0 0,2 0 1 0 0,-1 0 0 0 0,0 0 0 0 0,1 0 0 0 0,0 0-1 0 0,0 1-18 0 0,2 13 75 0 0,-1 0 381 0 0,1 0 0 0 0,1 0 0 0 0,1 1-456 0 0,-1-1 115 0 0,-2 0 0 0 0,0 0 0 0 0,-1 0 0 0 0,-1 6-115 0 0,2 42-197 0 0,2-9 135 0 0,-2 0 0 0 0,-3 7 62 0 0,0 6-11 0 0,1 129-261 0 0,-4-156-2142 0 0,4-41 1109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1:44.593"/>
    </inkml:context>
    <inkml:brush xml:id="br0">
      <inkml:brushProperty name="width" value="0.1" units="cm"/>
      <inkml:brushProperty name="height" value="0.1" units="cm"/>
      <inkml:brushProperty name="color" value="#33CCFF"/>
    </inkml:brush>
  </inkml:definitions>
  <inkml:trace contextRef="#ctx0" brushRef="#br0">775 0 6936 0 0,'-1'3'91'0'0,"0"0"0"0"0,-1 0 1 0 0,1 0-1 0 0,-1 0 0 0 0,0 0 1 0 0,0-1-1 0 0,0 1 0 0 0,0-1 0 0 0,0 1 1 0 0,0-1-1 0 0,-1 0 0 0 0,1 0 1 0 0,-1 0-1 0 0,0 0 0 0 0,-2 1-91 0 0,4-2 689 0 0,-18 6 1253 0 0,18-6-1844 0 0,0 0 0 0 0,0 0 0 0 0,-1 0 0 0 0,1 0 0 0 0,-1-1 0 0 0,1 1 0 0 0,-1-1 0 0 0,1 1 0 0 0,-1-1 0 0 0,1 1 0 0 0,-1-1 0 0 0,1 0 0 0 0,-1 1 0 0 0,1-1 0 0 0,-1 0 0 0 0,0 0 0 0 0,1 0 0 0 0,-1-1 0 0 0,1 1 0 0 0,-1 0 0 0 0,1-1 0 0 0,-1 1 0 0 0,1-1 0 0 0,-2 1-98 0 0,3-1 300 0 0,0 1-272 0 0,-1 1-1 0 0,1-1 1 0 0,0 1 0 0 0,0-1 0 0 0,0 0 0 0 0,0 1 0 0 0,0-1 0 0 0,-1 1 0 0 0,1-1 0 0 0,0 0 0 0 0,0 1 0 0 0,-1-1-1 0 0,1 0 1 0 0,0 1 0 0 0,0-1 0 0 0,-1 0 0 0 0,1 1 0 0 0,0-1 0 0 0,-1 0 0 0 0,1 0 0 0 0,0 0 0 0 0,-1 1 0 0 0,1-1 0 0 0,-1 0-1 0 0,1 0 1 0 0,0 0 0 0 0,-1 0 0 0 0,1 0 0 0 0,-1 0 0 0 0,1 1 0 0 0,-1-1 0 0 0,1 0 0 0 0,-1 0-28 0 0,-17 0 1283 0 0,13 0-1090 0 0,4 0-162 0 0,-1 0 0 0 0,1 0 0 0 0,0-1 0 0 0,0 1 0 0 0,-1 0 0 0 0,1 0 0 0 0,0-1 0 0 0,0 1 0 0 0,0 0 0 0 0,-1-1 0 0 0,1 0 0 0 0,0 1 0 0 0,0-1 0 0 0,0 0 0 0 0,0 1 0 0 0,0-1-1 0 0,0 0-30 0 0,0 1 36 0 0,0-1 0 0 0,0 1 0 0 0,1 0 0 0 0,-1 0 0 0 0,0 0 0 0 0,1 1-1 0 0,-1-1 1 0 0,0 0 0 0 0,1 0 0 0 0,-1 0 0 0 0,0 0 0 0 0,1 1-1 0 0,-1-1 1 0 0,0 0 0 0 0,1 1 0 0 0,-1-1 0 0 0,0 0 0 0 0,1 1-1 0 0,-1-1 1 0 0,1 1 0 0 0,-1-1-36 0 0,-14 12 478 0 0,15-12-509 0 0,-21 23 459 0 0,13-14-288 0 0,-2-3 90 0 0,9-5-209 0 0,0-1-1 0 0,0 0 0 0 0,0 1 0 0 0,0-1 0 0 0,0 1 0 0 0,0 0 1 0 0,0-1-1 0 0,1 1 0 0 0,-1 0 0 0 0,0 0 0 0 0,0-1 0 0 0,0 2-20 0 0,-2 2 62 0 0,1 1 0 0 0,0-1 0 0 0,0 1 0 0 0,0-1 0 0 0,1 1 0 0 0,-1 0 0 0 0,1 0-62 0 0,0-1 78 0 0,0 0 1 0 0,0 1-1 0 0,0-1 1 0 0,-1 0-1 0 0,0 0 0 0 0,0 0 1 0 0,0-1-1 0 0,0 1 1 0 0,0 0-1 0 0,-1-1 0 0 0,-2 4-78 0 0,-65 56 896 0 0,46-43-693 0 0,17-13-169 0 0,-1 0 0 0 0,-1 0 1 0 0,1-1-1 0 0,-1-1 0 0 0,0 1 0 0 0,-6 2-34 0 0,8-5 17 0 0,0 1-1 0 0,0 0 0 0 0,1 0 0 0 0,0 1 1 0 0,-1 0-1 0 0,1 0 0 0 0,-1 2-16 0 0,-36 42 157 0 0,21-22-60 0 0,-47 56 142 0 0,-36 41-483 0 0,103-122 214 0 0,-7 7-648 0 0,1 1 0 0 0,-1 0 0 0 0,-4 10 678 0 0,-1 1-1219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1:45.469"/>
    </inkml:context>
    <inkml:brush xml:id="br0">
      <inkml:brushProperty name="width" value="0.1" units="cm"/>
      <inkml:brushProperty name="height" value="0.1" units="cm"/>
      <inkml:brushProperty name="color" value="#33CCFF"/>
    </inkml:brush>
  </inkml:definitions>
  <inkml:trace contextRef="#ctx0" brushRef="#br0">63 59 4144 0 0,'0'0'319'0'0,"0"-4"-198"0"0,0 1-38 0 0,1 1 131 0 0,-1 1 0 0 0,0-1 0 0 0,0 1 0 0 0,0-1 1 0 0,-1 1-1 0 0,1-1 0 0 0,0 1 0 0 0,-1 0 0 0 0,1-1 0 0 0,-1 1 1 0 0,1-1-1 0 0,-1 1 0 0 0,1 0 0 0 0,-2-2-214 0 0,-2-4 1221 0 0,4 6-1131 0 0,-1 0 1 0 0,1 0 0 0 0,0 1 0 0 0,0-1-1 0 0,-1 0 1 0 0,1 1 0 0 0,-1-1 0 0 0,1 1-1 0 0,-1-1 1 0 0,1 0 0 0 0,-1 1 0 0 0,1-1-1 0 0,-1 1 1 0 0,1-1 0 0 0,-1 1 0 0 0,0-1-1 0 0,1 1 1 0 0,-1 0 0 0 0,0-1 0 0 0,1 1-1 0 0,-1 0 1 0 0,0-1 0 0 0,1 1 0 0 0,-1 0-1 0 0,0 0-90 0 0,0 0 57 0 0,1 0 1 0 0,0 0-1 0 0,-1 0 0 0 0,1 0 0 0 0,-1-1 0 0 0,1 1 0 0 0,-1 0 1 0 0,1 0-1 0 0,-1 0 0 0 0,1-1 0 0 0,0 1 0 0 0,-1 0 0 0 0,1 0 1 0 0,-1-1-1 0 0,1 1 0 0 0,0 0 0 0 0,-1-1 0 0 0,1 1 0 0 0,0 0-57 0 0,-1-1 21 0 0,1 1 0 0 0,0 0 0 0 0,-1-1 0 0 0,1 1 0 0 0,0 0 0 0 0,0-1 0 0 0,-1 1-1 0 0,1 0 1 0 0,-1 0 0 0 0,1-1 0 0 0,0 1 0 0 0,-1 0 0 0 0,1 0 0 0 0,-1 0 0 0 0,1 0-1 0 0,0 0 1 0 0,-1 0 0 0 0,1-1 0 0 0,-1 1 0 0 0,1 0 0 0 0,0 0 0 0 0,-1 0 0 0 0,1 0-1 0 0,-1 1 1 0 0,1-1 0 0 0,-1 0 0 0 0,1 0 0 0 0,-1 0-21 0 0,-16 7 791 0 0,16-6-786 0 0,1-1 0 0 0,0 1 1 0 0,-1-1-1 0 0,1 1 1 0 0,0-1-1 0 0,0 1 1 0 0,0 0-1 0 0,-1-1 1 0 0,1 1-1 0 0,0-1 0 0 0,0 1 1 0 0,0 0-1 0 0,0-1 1 0 0,0 1-1 0 0,0-1 1 0 0,0 1-1 0 0,0 0 0 0 0,0-1 1 0 0,1 1-1 0 0,-1-1-5 0 0,0 2 4 0 0,2 13-15 0 0,14 14-148 0 0,-6 0-21 0 0,10 29 444 0 0,4 29-264 0 0,-14-43-140 0 0,1 5-26 0 0,5 45 166 0 0,0 127 306 0 0,-9 88-306 0 0,-7-247-700 0 0,1-60-325 0 0,3 5-3276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1:46.633"/>
    </inkml:context>
    <inkml:brush xml:id="br0">
      <inkml:brushProperty name="width" value="0.1" units="cm"/>
      <inkml:brushProperty name="height" value="0.1" units="cm"/>
      <inkml:brushProperty name="color" value="#33CCFF"/>
    </inkml:brush>
  </inkml:definitions>
  <inkml:trace contextRef="#ctx0" brushRef="#br0">710 5 1840 0 0,'0'0'83'0'0,"0"0"205"0"0,0 0 820 0 0,0 0 356 0 0,0 0 67 0 0,0 0-85 0 0,0 0-436 0 0,0 0-194 0 0,0 0-42 0 0,0 0-41 0 0,0 0-146 0 0,0 0-67 0 0,0 0-10 0 0,0 0-44 0 0,0 0-169 0 0,0 0-69 0 0,0 0-17 0 0,-7-5 885 0 0,2 6-964 0 0,0 0 0 0 0,0 0 0 0 0,0 0 1 0 0,0 1-1 0 0,0-1 0 0 0,0 1 0 0 0,0 0 1 0 0,0 1-1 0 0,1-1 0 0 0,-5 4-132 0 0,-12 6 301 0 0,17-10-248 0 0,0 1-1 0 0,0 0 0 0 0,0 0 0 0 0,1 0 0 0 0,-2 2-52 0 0,-18 14 229 0 0,17-16-175 0 0,1 1 1 0 0,0 0 0 0 0,0 0-1 0 0,0 1 1 0 0,1-1 0 0 0,-1 1-1 0 0,-2 4-54 0 0,3-5 46 0 0,0 0-1 0 0,0 0 0 0 0,-1 0 0 0 0,0 0 0 0 0,1-1 0 0 0,-1 1 1 0 0,-1-1-1 0 0,1 0 0 0 0,0-1 0 0 0,-3 1-45 0 0,-1 1 90 0 0,1 1 0 0 0,0-1 0 0 0,0 1 0 0 0,-3 2-90 0 0,-77 74 580 0 0,63-59-407 0 0,1 0 0 0 0,-13 18-173 0 0,7-8 84 0 0,-4 0-84 0 0,22-21 6 0 0,1 1-1 0 0,-6 8-5 0 0,6-7 0 0 0,0 0 0 0 0,-1 0-1 0 0,-8 5 1 0 0,80-47-60 0 0,-40 19-45 0 0,1 1-1 0 0,20-5 106 0 0,-16 5-249 0 0,19-9 249 0 0,-19 7-45 0 0,-1-2 0 0 0,0 0-1 0 0,-1-1 1 0 0,-1-1 0 0 0,0-2-1 0 0,13-12 46 0 0,-8 5 0 0 0,-19 18-13 0 0,0 0 0 0 0,-1-1-1 0 0,0 0 1 0 0,1-2 13 0 0,46-61-11 0 0,-49 64 11 0 0,-4 4 0 0 0,1-1 0 0 0,0 1 0 0 0,0 0 0 0 0,1-1 0 0 0,-1 1 0 0 0,0 0 0 0 0,1 0 0 0 0,1 0 0 0 0,-3 1 0 0 0,-1 1 0 0 0,1 0 1 0 0,-1 0-1 0 0,1 0 0 0 0,-1-1 1 0 0,0 1-1 0 0,1 0 1 0 0,-1 0-1 0 0,1-1 0 0 0,-1 1 1 0 0,0 0-1 0 0,1-1 0 0 0,-1 1 1 0 0,0 0-1 0 0,0-1 1 0 0,1 1-1 0 0,-1 0 0 0 0,0-1 1 0 0,0 1-1 0 0,1-1 1 0 0,-1 1-1 0 0,0 0 0 0 0,0-1 1 0 0,0 1-1 0 0,0-1 1 0 0,1 1-1 0 0,-1-1 0 0 0,0 1 1 0 0,0-1-1 0 0,0 1 0 0 0,-18 7 53 0 0,14-7-42 0 0,-4 2 47 0 0,8-2-58 0 0,-1 0-1 0 0,1 0 1 0 0,-1 0 0 0 0,0 0 0 0 0,1-1 0 0 0,-1 1 0 0 0,1 0 0 0 0,-1-1-1 0 0,1 1 1 0 0,-1 0 0 0 0,1-1 0 0 0,-1 1 0 0 0,1 0 0 0 0,-1-1 0 0 0,1 1-1 0 0,0-1 1 0 0,-1 1 0 0 0,1-1 0 0 0,-1 1 0 0 0,1-1 0 0 0,0 0 0 0 0,0 1-1 0 0,-1-1 1 0 0,1 1 0 0 0,0-1 0 0 0,0 1 0 0 0,0-1 0 0 0,0 0 0 0 0,0 1 0 0 0,0-1-1 0 0,0 0 1 0 0,0-2-16 0 0,0 0 0 0 0,0 0 0 0 0,0 0 0 0 0,1 0 0 0 0,-1 1 0 0 0,1-1 0 0 0,0 0-1 0 0,0 0 1 0 0,0 0 0 0 0,1-2 16 0 0,-1 5-76 0 0,-1 0-12 0 0,4-8 5 0 0,12-39 65 0 0,-13 40 18 0 0,-25 6-54 0 0,19 1 54 0 0,1 0 0 0 0,0 1 0 0 0,0-1 0 0 0,-1 1 0 0 0,1-1 0 0 0,0 1 0 0 0,0 0 0 0 0,0 0 0 0 0,0 0-1 0 0,0 0 1 0 0,0 0 0 0 0,0 0 0 0 0,-1 2 0 0 0,-23 21 7 0 0,12-10 41 0 0,-4 3-38 0 0,4-4-10 0 0,0 0 0 0 0,-1-1 0 0 0,-10 5 0 0 0,-11 7 34 0 0,2 1 0 0 0,0 1 0 0 0,2 2 0 0 0,0 2-34 0 0,10-8 0 0 0,-11 11 0 0 0,-16 21 0 0 0,33-35 0 0 0,0 0 0 0 0,-2-1 0 0 0,0 0 0 0 0,-21 14 0 0 0,32-27 0 0 0,1 1 0 0 0,0 0 0 0 0,0 0 0 0 0,-4 7 0 0 0,4-6 0 0 0,0 0 0 0 0,0 0 0 0 0,-8 6 0 0 0,5-6 0 0 0,20-17-28 0 0,-1-1 0 0 0,2 1 0 0 0,1-1 28 0 0,-4 6-80 0 0,-8 4-211 0 0,0 0-1 0 0,0 1 1 0 0,0-1-1 0 0,0 0 0 0 0,0 1 1 0 0,0-1-1 0 0,0 1 0 0 0,0 0 1 0 0,0-1-1 0 0,1 1 0 0 0,-1 0 1 0 0,0-1-1 0 0,0 1 1 0 0,0 0-1 0 0,1 0 0 0 0,-1 0 292 0 0,0 0-761 0 0,8 0-4719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1:47.113"/>
    </inkml:context>
    <inkml:brush xml:id="br0">
      <inkml:brushProperty name="width" value="0.1" units="cm"/>
      <inkml:brushProperty name="height" value="0.1" units="cm"/>
      <inkml:brushProperty name="color" value="#33CCFF"/>
    </inkml:brush>
  </inkml:definitions>
  <inkml:trace contextRef="#ctx0" brushRef="#br0">53 69 2304 0 0,'1'-3'165'0'0,"-1"-1"0"0"0,1 1 1 0 0,-1 0-1 0 0,0 0 0 0 0,0-1 0 0 0,0 1 1 0 0,-1 0-1 0 0,1-1 0 0 0,-1 1 0 0 0,1 0 1 0 0,-1 0-1 0 0,0 0 0 0 0,-1 0 0 0 0,1 0 1 0 0,-2-3-166 0 0,2 4 1250 0 0,1 2-110 0 0,0 0-513 0 0,-1 0-225 0 0,-15-4 669 0 0,15 4-937 0 0,0 0 0 0 0,0 0 0 0 0,0 0 0 0 0,0 0 0 0 0,0-1 0 0 0,0 1 0 0 0,1 0 0 0 0,-1-1 0 0 0,0 1 0 0 0,0-1 0 0 0,0 1 0 0 0,0-1 0 0 0,1 0 0 0 0,-1 1 1 0 0,0-1-1 0 0,0 1 0 0 0,0-2-134 0 0,-1 2 486 0 0,2 0-450 0 0,-1 0 0 0 0,1 0 0 0 0,0 0 0 0 0,-1 0 0 0 0,1 0 0 0 0,0 0 0 0 0,0 0 0 0 0,-1 0 0 0 0,1 0 0 0 0,0 0 0 0 0,0 0 0 0 0,-1 0 0 0 0,1 0 0 0 0,0 0 0 0 0,-1 0 0 0 0,1 0-1 0 0,0 0 1 0 0,0 0 0 0 0,-1 0 0 0 0,1 0 0 0 0,0 0 0 0 0,0 1 0 0 0,-1-1 0 0 0,1 0 0 0 0,0 0 0 0 0,0 0 0 0 0,0 1 0 0 0,-1-1 0 0 0,1 0 0 0 0,0 0-36 0 0,2 28 119 0 0,1 0 0 0 0,2-1 1 0 0,1 1-1 0 0,8 24-119 0 0,-12-45 3 0 0,42 171 317 0 0,-20-47-249 0 0,-21-119-64 0 0,3 13-65 0 0,-1 0-1 0 0,-1 1 59 0 0,4 24-395 0 0,13 42 395 0 0,-7-36 519 0 0,0 21-519 0 0,-9-42-95 0 0,1 1 114 0 0,-2 0 0 0 0,-1 14-19 0 0,-6-33 81 0 0,2-15-285 0 0,1-2-590 0 0,0 0-2405 0 0,0 0-1030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1:47.513"/>
    </inkml:context>
    <inkml:brush xml:id="br0">
      <inkml:brushProperty name="width" value="0.1" units="cm"/>
      <inkml:brushProperty name="height" value="0.1" units="cm"/>
      <inkml:brushProperty name="color" value="#33CCFF"/>
    </inkml:brush>
  </inkml:definitions>
  <inkml:trace contextRef="#ctx0" brushRef="#br0">62 6 3680 0 0,'-15'18'327'0'0,"15"-17"-321"0"0,-1-1 0 0 0,0 0-1 0 0,0 0 1 0 0,0 0 0 0 0,0 0 0 0 0,1 1 0 0 0,-1-1 0 0 0,0 0 0 0 0,0 0 0 0 0,0 0 0 0 0,0-1 0 0 0,0 1 0 0 0,1 0 0 0 0,-1 0 0 0 0,0 0 0 0 0,0-1 0 0 0,0 1-6 0 0,0 0 97 0 0,-1-1 199 0 0,1 1 0 0 0,-1 0 0 0 0,0-1 0 0 0,0 1-1 0 0,1-1 1 0 0,-1 1 0 0 0,1-1 0 0 0,-1 0 0 0 0,0 0-1 0 0,1 0 1 0 0,-1 0 0 0 0,1 0 0 0 0,0 0 0 0 0,-1 0 0 0 0,1 0-1 0 0,0 0 1 0 0,-1-2-296 0 0,1 2-138 0 0,0 0 252 0 0,1 1 80 0 0,0-3 216 0 0,0 0-93 0 0,7 6-200 0 0,-2 2-113 0 0,-1-1-1 0 0,1 0 1 0 0,-1 1 0 0 0,0 0 0 0 0,0 0 0 0 0,0 0 0 0 0,-1 1 0 0 0,0-1 0 0 0,0 1 0 0 0,0 0 0 0 0,0 3-4 0 0,6 16 114 0 0,-1 1 0 0 0,0 6-114 0 0,0-2 91 0 0,-1-7 9 0 0,0 1 28 0 0,-1 0 0 0 0,-1 0-1 0 0,-1 0 1 0 0,-1 4-128 0 0,2 77 139 0 0,-5-1-1 0 0,-13 92-138 0 0,4-55 606 0 0,8-73-1326 0 0,1-44 408 0 0,0-9 56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3:24:25.211"/>
    </inkml:context>
    <inkml:brush xml:id="br0">
      <inkml:brushProperty name="width" value="0.1" units="cm"/>
      <inkml:brushProperty name="height" value="0.1" units="cm"/>
      <inkml:brushProperty name="color" value="#333333"/>
    </inkml:brush>
  </inkml:definitions>
  <inkml:trace contextRef="#ctx0" brushRef="#br0">26 205 9672 0 0,'0'0'748'0'0,"-10"2"4576"0"0,6 0-5402 0 0,3-1 99 0 0,0 1-1 0 0,0-1 0 0 0,0 1 1 0 0,0 0-1 0 0,0-1 0 0 0,0 1 1 0 0,0 0-1 0 0,0 0 1 0 0,1-1-1 0 0,-1 1 0 0 0,1 0 1 0 0,-1 0-1 0 0,1 0 0 0 0,0 0 1 0 0,0 0-1 0 0,0-1 1 0 0,0 1-1 0 0,0 0 0 0 0,0 0 1 0 0,0 0-1 0 0,1 0 1 0 0,-1 0-1 0 0,1 0 0 0 0,-1-1 1 0 0,1 1-1 0 0,0 0 0 0 0,0 0 1 0 0,0 0-21 0 0,0 0 13 0 0,1 1-1 0 0,-1 0 1 0 0,1-1 0 0 0,0 0 0 0 0,0 1 0 0 0,0-1 0 0 0,0 0 0 0 0,0 0-1 0 0,0 0 1 0 0,0 0 0 0 0,1 0 0 0 0,-1-1 0 0 0,1 1 0 0 0,-1-1-1 0 0,1 0 1 0 0,0 1 0 0 0,0-1 0 0 0,-1 0 0 0 0,1-1-13 0 0,26 9 218 0 0,-21-7-160 0 0,0 1 1 0 0,-1-1-1 0 0,1-1 1 0 0,0 0-1 0 0,0 0-58 0 0,34 1 608 0 0,0-2 0 0 0,-1-2 0 0 0,23-5-608 0 0,98-8 1492 0 0,-33 4-736 0 0,-10-3 188 0 0,23-10-944 0 0,-21 6 565 0 0,4-2-98 0 0,-95 14-345 0 0,108-23 536 0 0,74-29-658 0 0,-132 34-4 0 0,0 3-1 0 0,2 4 1 0 0,0 3-1 0 0,1 4 1 0 0,51 2 4 0 0,-39 9 945 0 0,50 8-945 0 0,-50-2 65 0 0,-2 0-20 0 0,92 4 638 0 0,39-7-683 0 0,-101-9-125 0 0,114-1-78 0 0,-53-1 257 0 0,-13 6 188 0 0,-57 3-196 0 0,60 4-20 0 0,6-5-27 0 0,-96-2 13 0 0,-18-1 44 0 0,5-4-56 0 0,34-2-3 0 0,-64 6 3 0 0,-12 0 0 0 0,1 2 0 0 0,21 2 0 0 0,78 5 0 0 0,-72-3 1 0 0,-1-2 0 0 0,2-3-1 0 0,6 0 52 0 0,9-2 1 0 0,14-4-53 0 0,26-2 21 0 0,3-1-21 0 0,-48 3 0 0 0,28 2 0 0 0,-8 6 0 0 0,88 13 0 0 0,-40 8 43 0 0,-57-8 42 0 0,60 2-85 0 0,-100-12-87 0 0,20 0-75 0 0,-6-3 366 0 0,-31 1-75 0 0,0-2 0 0 0,0 0 1 0 0,0-2-1 0 0,20-3-129 0 0,-30 3 57 0 0,-1 1 0 0 0,1 0-1 0 0,2 0-56 0 0,30-2 206 0 0,-5-3-17 0 0,-25 4-117 0 0,-1 0 0 0 0,1 0 0 0 0,-1-2 1 0 0,7-2-73 0 0,-7 3 40 0 0,1-1 0 0 0,-1 2 0 0 0,1 0 0 0 0,9 0-40 0 0,20-4 58 0 0,-13-2-35 0 0,-19 5-13 0 0,-1 0 1 0 0,1 0-1 0 0,0 1 0 0 0,4 0-10 0 0,-13 2-227 0 0,1 0-1 0 0,-1 0 1 0 0,0 0-1 0 0,0 0 1 0 0,0 1-1 0 0,0-1 1 0 0,0 1-1 0 0,2 0 228 0 0,-3-1-389 0 0,0 0-1 0 0,0 1 0 0 0,0-1 1 0 0,0 1-1 0 0,0-1 1 0 0,0 1-1 0 0,0 0 1 0 0,0-1-1 0 0,0 1 0 0 0,0 0 1 0 0,0-1-1 0 0,0 1 1 0 0,-1 0-1 0 0,1 0 0 0 0,0 0 390 0 0,0 7-8527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38:11.597"/>
    </inkml:context>
    <inkml:brush xml:id="br0">
      <inkml:brushProperty name="width" value="0.1" units="cm"/>
      <inkml:brushProperty name="height" value="0.1" units="cm"/>
      <inkml:brushProperty name="color" value="#333333"/>
    </inkml:brush>
  </inkml:definitions>
  <inkml:trace contextRef="#ctx0" brushRef="#br0">5419 3583 10368 0 0,'0'0'472'0'0,"0"0"-10"0"0,0 0-162 0 0,0 0 410 0 0,0 0 214 0 0,0 0 41 0 0,0 0-10 0 0,0 0-83 0 0,0 0-38 0 0,0 0-9 0 0,0 0-10 0 0,2 2-38 0 0,0 0-560 0 0,1 1 0 0 0,-1-1 0 0 0,1 1 0 0 0,-1 0 0 0 0,0-1 0 0 0,0 1 0 0 0,0 0-1 0 0,0 1 1 0 0,0-1 0 0 0,-1 0 0 0 0,1 0 0 0 0,-1 1 0 0 0,0-1 0 0 0,0 1 0 0 0,-1-1 0 0 0,1 1-1 0 0,0-1 1 0 0,-1 3-217 0 0,1 10 556 0 0,0-12-468 0 0,-1 0-1 0 0,0-1 0 0 0,0 1 1 0 0,0 0-1 0 0,0-1 0 0 0,-1 3-87 0 0,-1 8 193 0 0,1 1 0 0 0,0 0 0 0 0,2 3-193 0 0,-2 25 93 0 0,0 24-837 0 0,1-38-1416 0 0,0-1-5815 0 0</inkml:trace>
  <inkml:trace contextRef="#ctx0" brushRef="#br0" timeOffset="547.439">5505 4245 5064 0 0,'0'0'389'0'0,"0"2"-250"0"0,-2 23 698 0 0,0 5 4095 0 0,-3 6 1516 0 0,4-31-5925 0 0,0 0 0 0 0,1 0 0 0 0,-1 0 0 0 0,1 0 0 0 0,0 1 0 0 0,0-1 0 0 0,1 5-523 0 0,1 16 1236 0 0,-3-20-1036 0 0,2-1-1 0 0,-1 0 0 0 0,0 1 0 0 0,1-1 1 0 0,0 0-1 0 0,1 4-199 0 0,25 86-1 0 0,-20-68-1770 0 0,1 0-4418 0 0,-1-9-688 0 0</inkml:trace>
  <inkml:trace contextRef="#ctx0" brushRef="#br0" timeOffset="-3223.489">6072 1893 7368 0 0,'-15'13'1178'0'0,"14"-12"870"0"0,1-1 710 0 0,0 0 139 0 0,0 0-251 0 0,0 0-1140 0 0,2-3-502 0 0,7-3-557 0 0,0 0 0 0 0,0 1 0 0 0,1 0 0 0 0,0 0 1 0 0,2 0-448 0 0,35-19 637 0 0,-3-7-70 0 0,-27 18-150 0 0,1 1 0 0 0,12-6-417 0 0,-10 7 222 0 0,0 2 0 0 0,1 0 0 0 0,0 1 0 0 0,0 1 0 0 0,0 1 0 0 0,20-2-222 0 0,-37 8 16 0 0,0-1 0 0 0,0 1 0 0 0,0 1 1 0 0,0-1-1 0 0,0 1 0 0 0,-1-1 0 0 0,1 1 0 0 0,0 0 0 0 0,0 0 0 0 0,-1 1 0 0 0,1-1 0 0 0,-1 1 1 0 0,1 0-1 0 0,-1-1 0 0 0,0 2 0 0 0,1-1 0 0 0,-1 0 0 0 0,0 1 0 0 0,0-1 0 0 0,-1 1 0 0 0,1 0 0 0 0,-1 0 1 0 0,1 0-1 0 0,-1 0 0 0 0,0 1 0 0 0,0-1 0 0 0,0 0 0 0 0,-1 1 0 0 0,1-1 0 0 0,-1 1 0 0 0,0 0 1 0 0,0 0-1 0 0,0-1 0 0 0,0 1 0 0 0,-1 0 0 0 0,1 0 0 0 0,-1 0 0 0 0,0 1-16 0 0,-1 13 109 0 0,0 0-1 0 0,-2 0 1 0 0,0 0 0 0 0,0 0-1 0 0,-6 14-108 0 0,-10 20 564 0 0,-7 13-564 0 0,12-37 76 0 0,-16 25-76 0 0,25-44 1 0 0,-2 1-67 0 0,0 1 0 0 0,-1-2 1 0 0,-8 9 65 0 0,-1 0-98 0 0,13-13-198 0 0,0-1 0 0 0,-1 0 0 0 0,1 0 0 0 0,-1 0 1 0 0,0 0-1 0 0,0-1 0 0 0,-1 0 0 0 0,1 0 0 0 0,0-1 0 0 0,-4 2 296 0 0,-13 1-1562 0 0</inkml:trace>
  <inkml:trace contextRef="#ctx0" brushRef="#br0" timeOffset="-3222.489">6201 1903 7832 0 0,'0'0'602'0'0,"0"0"-64"0"0,0 0 1198 0 0,0 0 561 0 0,0 0 115 0 0,0 0-148 0 0,2 1-700 0 0,1 2-1312 0 0,-1-1 0 0 0,0 1 0 0 0,0 0 0 0 0,0-1 0 0 0,0 1 0 0 0,0 0 0 0 0,-1 0 0 0 0,1 0 0 0 0,-1 0 0 0 0,0 1 0 0 0,0-1 0 0 0,0 0 0 0 0,-1 0 0 0 0,1 1 0 0 0,-1 0-252 0 0,2 13 848 0 0,-1 0 0 0 0,-1 11-848 0 0,0-19 157 0 0,-4 113 1238 0 0,-5-1 0 0 0,-26 119-1395 0 0,33-229-60 0 0,-1 0 0 0 0,0-1-1 0 0,0 1 1 0 0,-1-1 0 0 0,-1 0-1 0 0,0 0 1 0 0,-2 3 60 0 0,6-12 32 0 0,1 0-100 0 0,0-1 0 0 0,-1 1 0 0 0,1-1 0 0 0,0 0 0 0 0,0 1 0 0 0,0-1 0 0 0,0 1 0 0 0,-1-1 0 0 0,1 0 0 0 0,0 1 0 0 0,0-1 0 0 0,-1 1 0 0 0,1-1 0 0 0,0 0 0 0 0,-1 1 0 0 0,1-1 0 0 0,0 0 0 0 0,-1 0 0 0 0,1 1 0 0 0,-1-1 0 0 0,1 0 0 0 0,0 0 0 0 0,-1 0 0 0 0,1 1 0 0 0,-1-1 0 0 0,1 0 0 0 0,-1 0 0 0 0,1 0 0 0 0,-1 0 0 0 0,1 0 0 0 0,0 0 0 0 0,-1 0 0 0 0,1 0 0 0 0,-1 0 0 0 0,1 0 0 0 0,-1 0 0 0 0,1 0 0 0 0,-1 0 0 0 0,1-1 0 0 0,0 1 0 0 0,-1 0 0 0 0,1 0 0 0 0,-1 0 68 0 0,-9-9-1499 0 0</inkml:trace>
  <inkml:trace contextRef="#ctx0" brushRef="#br0" timeOffset="-2708.572">6164 2302 4608 0 0,'12'8'408'0'0,"-3"-2"-328"0"0,3-2-80 0 0,4 2 0 0 0,-6-2 1064 0 0,6 0 200 0 0,-4-4 40 0 0,10 0 8 0 0,-6 0-952 0 0,0 0-184 0 0,0 0-40 0 0,0-4-8 0 0,-6 8-48 0 0,8-4-16 0 0,-14-4 0 0 0,-4 4 0 0 0,0 0-152 0 0,0 0-32 0 0</inkml:trace>
  <inkml:trace contextRef="#ctx0" brushRef="#br0" timeOffset="-1357.988">6375 1906 1840 0 0,'1'-2'133'0'0,"2"-3"92"0"0,0 0 0 0 0,-1 0-1 0 0,0 0 1 0 0,0-1-1 0 0,0 1 1 0 0,-1-1 0 0 0,0 1-1 0 0,0-1 1 0 0,0-5-225 0 0,0 3 94 0 0,0 0 0 0 0,1 0 0 0 0,0 1 0 0 0,0-1 0 0 0,2-3-94 0 0,0 1 89 0 0,-1 0 0 0 0,0 0 0 0 0,-1 0 0 0 0,0 0 0 0 0,0-6-89 0 0,0 3 478 0 0,0 6 174 0 0,-1 1 0 0 0,2 0 0 0 0,-1 0 1 0 0,1 0-1 0 0,-1 0 0 0 0,5-5-652 0 0,-6 9 1339 0 0,-1 2 6 0 0,0 0 7 0 0,0 0 7 0 0,0 0 1 0 0,0 0-57 0 0,0 0-235 0 0,0 0-106 0 0,0 0-24 0 0,-1 0-851 0 0,0 0 0 0 0,1 0 0 0 0,-1 0 0 0 0,0 1-1 0 0,1-1 1 0 0,-1 0 0 0 0,0 0 0 0 0,0 1-1 0 0,1-1 1 0 0,-1 0 0 0 0,0 1 0 0 0,1-1 0 0 0,-1 1-1 0 0,1-1 1 0 0,-1 1 0 0 0,0-1 0 0 0,1 1 0 0 0,-1-1-1 0 0,1 1 1 0 0,0-1 0 0 0,-1 1 0 0 0,1 0 0 0 0,-1-1-1 0 0,1 1 1 0 0,0 0-87 0 0,-8 20 910 0 0,5-8-283 0 0,-7 5-104 0 0,8-14-369 0 0,-1 1 0 0 0,1-1-1 0 0,0 1 1 0 0,0 0 0 0 0,0 2-154 0 0,0-3 100 0 0,1 1 1 0 0,-1-1 0 0 0,-1 1-1 0 0,1-1 1 0 0,-2 3-101 0 0,-8 14 246 0 0,-16 54 424 0 0,-26 77 296 0 0,5-13-214 0 0,8-11-173 0 0,-9 31-75 0 0,2-5-271 0 0,46-144-221 0 0,1-7-9 0 0,1 0 1 0 0,-1 0 0 0 0,0 0 0 0 0,0 0 0 0 0,0 0-1 0 0,-1 0 1 0 0,1 0 0 0 0,0-1 0 0 0,-1 1-1 0 0,0 0-3 0 0,1-1-96 0 0,1-2-12 0 0,0-2-51 0 0,1-1 0 0 0,-1 1-1 0 0,1-1 1 0 0,0 1 0 0 0,0 0-1 0 0,0-1 1 0 0,0 1 0 0 0,1 0-1 0 0,0-2 160 0 0,4-6-524 0 0,20-48-7949 0 0,-14 17 200 0 0</inkml:trace>
  <inkml:trace contextRef="#ctx0" brushRef="#br0" timeOffset="-900.055">6505 1509 4608 0 0,'0'0'353'0'0,"-1"0"-331"0"0,1 0 0 0 0,0 0-1 0 0,-1 0 1 0 0,1 0 0 0 0,0-1 0 0 0,-1 1-1 0 0,1 0 1 0 0,0 0 0 0 0,-1-1 0 0 0,1 1 0 0 0,0 0-1 0 0,-1-1 1 0 0,1 1 0 0 0,0 0 0 0 0,0-1-1 0 0,-1 1 1 0 0,1 0 0 0 0,0-1 0 0 0,0 1-1 0 0,0 0 1 0 0,-1-1 0 0 0,1 1-22 0 0,-7-11 2788 0 0,7 10-2395 0 0,-1 0-1 0 0,0 0 0 0 0,0 0 1 0 0,1 1-1 0 0,-1-1 1 0 0,0 0-1 0 0,1 0 1 0 0,-1 0-1 0 0,1-1 1 0 0,-1 1-1 0 0,1 0 1 0 0,0 0-1 0 0,-1 0 1 0 0,1 0-1 0 0,0 0 1 0 0,0-1-393 0 0,0 2 141 0 0,0 0 1 0 0,0 0 0 0 0,0-1 0 0 0,0 1-1 0 0,0 0 1 0 0,0 0 0 0 0,0 0 0 0 0,0-1-1 0 0,0 1 1 0 0,0 0 0 0 0,0 0 0 0 0,0-1-1 0 0,0 1 1 0 0,1 0 0 0 0,-1 0 0 0 0,0 0-1 0 0,0-1 1 0 0,0 1 0 0 0,0 0 0 0 0,0 0-1 0 0,1 0 1 0 0,-1 0 0 0 0,0-1 0 0 0,0 1-1 0 0,0 0 1 0 0,1 0 0 0 0,-1 0 0 0 0,0 0-1 0 0,0 0 1 0 0,0 0 0 0 0,1 0 0 0 0,-1-1-1 0 0,0 1 1 0 0,0 0 0 0 0,1 0 0 0 0,-1 0 0 0 0,0 0-1 0 0,0 0 1 0 0,0 0 0 0 0,1 0 0 0 0,-1 0-1 0 0,0 0 1 0 0,0 0 0 0 0,1 0 0 0 0,-1 1-1 0 0,0-1 1 0 0,0 0 0 0 0,1 0-142 0 0,17 8 1605 0 0,-9-2-1439 0 0,-1 1 0 0 0,0-1 0 0 0,2 3-166 0 0,-2 1 233 0 0,-1 0-1 0 0,0 0 0 0 0,0 0 0 0 0,-1 1 0 0 0,0 0 1 0 0,-1 1-1 0 0,1 2-232 0 0,11 22 422 0 0,15 35 621 0 0,-2 1 0 0 0,0 14-1043 0 0,-15-41 151 0 0,43 133 551 0 0,-9 2-1 0 0,13 110-701 0 0,-55-247 92 0 0,-3-1-1 0 0,-1 1 1 0 0,-2 6-92 0 0,-1-47 11 0 0,0 0 0 0 0,0 1 0 0 0,0-1 0 0 0,-1 0 0 0 0,1 0 0 0 0,-1 0 0 0 0,0 0-1 0 0,1 0 1 0 0,-1 0 0 0 0,0 0 0 0 0,0 0 0 0 0,0 0 0 0 0,0 0 0 0 0,-1 0 0 0 0,1 0 0 0 0,0-1 0 0 0,-1 1 0 0 0,0 0-11 0 0,1-2 0 0 0,1 1 1 0 0,-1-1-1 0 0,0 0 0 0 0,1 1 0 0 0,-1-1 0 0 0,0 0 1 0 0,0 0-1 0 0,1 1 0 0 0,-1-1 0 0 0,0 0 0 0 0,0 0 1 0 0,0 0-1 0 0,1 0 0 0 0,-1 0 0 0 0,0 0 1 0 0,0 0-1 0 0,1 0 0 0 0,-1-1 0 0 0,0 1 0 0 0,0 0 1 0 0,1 0-1 0 0,-1-1 0 0 0,0 1 0 0 0,0 0 1 0 0,1-1-1 0 0,-1 1 0 0 0,0-1 0 0 0,1 1 0 0 0,-1-1 1 0 0,0 1-1 0 0,-1-2-23 0 0,-1 0 0 0 0,1 0 1 0 0,-1 0-1 0 0,1 0 0 0 0,0 0 1 0 0,0 0-1 0 0,0-1 0 0 0,0 1 23 0 0,-25-46-1697 0 0,11 16-95 0 0</inkml:trace>
  <inkml:trace contextRef="#ctx0" brushRef="#br0" timeOffset="-428.257">6419 2166 20383 0 0,'0'0'935'0'0,"0"2"-22"0"0,0 0-763 0 0,0 0-1 0 0,0 1 1 0 0,0-1-1 0 0,0 0 1 0 0,0 1 0 0 0,1-1-1 0 0,-1 0 1 0 0,1 1-1 0 0,-1-1 1 0 0,1 0-1 0 0,0 0 1 0 0,0 0-1 0 0,0 0 1 0 0,0 0-1 0 0,0 0 1 0 0,1 0 0 0 0,-1 0-1 0 0,1 0 1 0 0,-1 0-1 0 0,1-1 1 0 0,0 1-1 0 0,-1-1 1 0 0,1 1-1 0 0,0-1 1 0 0,0 1-1 0 0,0-1 1 0 0,0 0 0 0 0,0 0-1 0 0,0 0 1 0 0,1 0-1 0 0,-1-1 1 0 0,0 1-1 0 0,0-1 1 0 0,1 1-1 0 0,-1-1 1 0 0,0 0-1 0 0,1 1 1 0 0,-1-1-1 0 0,1-1-149 0 0,8 1 308 0 0,0-1-1 0 0,-1 0 0 0 0,1-1 0 0 0,-1 0 0 0 0,1-1 1 0 0,-1 0-1 0 0,4-2-307 0 0,11-5-88 0 0,0 0-1 0 0,-1-2 1 0 0,-1 0 0 0 0,0-2 0 0 0,-1-1-1 0 0,9-7 89 0 0,-4 3-7173 0 0,-1 7-2498 0 0</inkml:trace>
  <inkml:trace contextRef="#ctx0" brushRef="#br0" timeOffset="-4533.295">4652 2329 1840 0 0,'0'0'83'0'0,"2"0"-6"0"0,26 15-192 0 0,0 1 2490 0 0,-5-10 4129 0 0,-18-6-5915 0 0,0 1 0 0 0,0-1 0 0 0,0 0 1 0 0,0-1-1 0 0,0 1 0 0 0,0-1 0 0 0,0 0 0 0 0,0 0 1 0 0,0-1-1 0 0,-1 0 0 0 0,1 1 0 0 0,0-1 0 0 0,2-2-589 0 0,20-8 1548 0 0,-12 6-889 0 0,-9 4-475 0 0,-1 0 0 0 0,1 0-1 0 0,0 1 1 0 0,0 0 0 0 0,0 0 0 0 0,0 0-1 0 0,0 1 1 0 0,1 0-184 0 0,47 4 626 0 0,-48-4-602 0 0,0 1 0 0 0,0-1-1 0 0,0-1 1 0 0,5 0-24 0 0,14-1 34 0 0,1 1-12 0 0,-1-2-1 0 0,1 0 0 0 0,21-6-21 0 0,-41 8 0 0 0,1 0 0 0 0,0 1 0 0 0,-1 0 0 0 0,1 0 0 0 0,1 0 0 0 0,-3 1 0 0 0,1-1 0 0 0,-1 0 0 0 0,1 0 0 0 0,0-1 0 0 0,-1 1 0 0 0,1-1 0 0 0,5-2 0 0 0,-3 0-7 0 0,-6 2 1 0 0,-1 0 0 0 0,1 0 0 0 0,0 1 0 0 0,0-1 1 0 0,0 1-1 0 0,0-1 0 0 0,0 1 0 0 0,0 0 0 0 0,1 0 6 0 0,1 0-7 0 0,0 0 1 0 0,0 0-1 0 0,-1 0 0 0 0,1-1 0 0 0,0 1 0 0 0,2-2 7 0 0,2 1-24 0 0,14 6 13 0 0,-10 0 11 0 0,-11-4 0 0 0,15 7 6 0 0,-14-5-3 0 0,-1-2-6 0 0,-1 0 0 0 0,0 0 0 0 0,1 0 0 0 0,-1 0 0 0 0,1 0 0 0 0,-1 0 0 0 0,1 0 0 0 0,0 0 0 0 0,-1-1 0 0 0,1 1 0 0 0,0 0 0 0 0,-1 0 0 0 0,1-1 0 0 0,0 1 0 0 0,0 0 3 0 0,1 1-181 0 0,13-4-1289 0 0,-2-7-3633 0 0,-3-4-1778 0 0</inkml:trace>
  <inkml:trace contextRef="#ctx0" brushRef="#br0" timeOffset="-4140.669">5358 1906 11288 0 0,'0'0'514'0'0,"0"0"-6"0"0,0 0-149 0 0,0 0 580 0 0,0 0 291 0 0,0 0 61 0 0,0 0-41 0 0,0 0-216 0 0,0 0-98 0 0,0 0-22 0 0,0 0-31 0 0,2 1-124 0 0,-1 0-455 0 0,1 0 1 0 0,-1 1 0 0 0,0-1 0 0 0,0 0 0 0 0,0 0 0 0 0,0 1-1 0 0,0-1 1 0 0,0 0 0 0 0,0 1 0 0 0,-1 0-305 0 0,1-2 57 0 0,-1 1 0 0 0,0-1 0 0 0,0 1 0 0 0,0 0 0 0 0,0-1 0 0 0,0 1 0 0 0,0 0 0 0 0,0-1 0 0 0,0 1 0 0 0,0-1 0 0 0,0 1 0 0 0,0 0 0 0 0,0-1 0 0 0,0 1 1 0 0,-1-1-1 0 0,1 1 0 0 0,0 0 0 0 0,0-1 0 0 0,-1 1 0 0 0,1-1 0 0 0,0 1 0 0 0,-1-1 0 0 0,1 1 0 0 0,0-1 0 0 0,-1 1 0 0 0,1-1 0 0 0,-1 1 0 0 0,1-1 0 0 0,-1 0 0 0 0,1 1 0 0 0,-1-1 0 0 0,1 0 0 0 0,-1 1 1 0 0,0-1-58 0 0,-2 1 38 0 0,-1 1 0 0 0,0-1 0 0 0,0 0 1 0 0,0 0-1 0 0,0 0 0 0 0,0-1 0 0 0,0 1 1 0 0,0-1-1 0 0,0 0 0 0 0,0 0 0 0 0,0-1 1 0 0,0 1-1 0 0,0-1 0 0 0,0 0 0 0 0,-2 0-38 0 0,0-1 35 0 0,-1 1-1 0 0,0 0 0 0 0,0 1 0 0 0,0 0 0 0 0,1 0 0 0 0,-3 0-34 0 0,-39 7 224 0 0,0-3 0 0 0,-21-2-224 0 0,50-1 51 0 0,0 1-1 0 0,-2 1-50 0 0,-35 1 75 0 0,42-3-54 0 0,0 0 1 0 0,0 1-1 0 0,-2 1-21 0 0,6 0 11 0 0,10-3-10 0 0,0 0-1 0 0,0 0 1 0 0,0 0 0 0 0,0 0-1 0 0,0 0 1 0 0,-1 0 0 0 0,1 0-1 0 0,0 0 1 0 0,0 0 0 0 0,0 0-1 0 0,0 0 1 0 0,0 0 0 0 0,0 0 0 0 0,0 0-1 0 0,0 0 1 0 0,0 0 0 0 0,0 0-1 0 0,0 0 1 0 0,0 0 0 0 0,0 0-1 0 0,0 0 1 0 0,0 0 0 0 0,-1 0 0 0 0,1 0-1 0 0,0 1 1 0 0,0-1 0 0 0,0 0-1 0 0,0 0 1 0 0,0 0 0 0 0,0 0-1 0 0,0 0 1 0 0,0 0 0 0 0,0 0 0 0 0,0 0-1 0 0,0 0 1 0 0,0 0 0 0 0,0 0-1 0 0,0 0 1 0 0,0 0 0 0 0,0 1-1 0 0,0-1 1 0 0,0 0 0 0 0,0 0 0 0 0,0 0-1 0 0,0 0 1 0 0,0 0 0 0 0,0 0-1 0 0,0 0 1 0 0,0 0 0 0 0,0 0-1 0 0,0 0 1 0 0,0 0 0 0 0,1 0 0 0 0,-1 0-1 0 0,0 0 1 0 0,0 1 0 0 0,0-1-1 0 0,0 0 1 0 0,0 0 0 0 0,0 0-1 0 0,0 0 0 0 0,6 11 11 0 0,32 40-11 0 0,-32-44 0 0 0,-1-1 0 0 0,0 1 0 0 0,0 0 0 0 0,-1 0 0 0 0,1 0 0 0 0,-2 1 0 0 0,1-1 0 0 0,-1 1 0 0 0,2 7 0 0 0,8 45 53 0 0,-11-51-13 0 0,-1 1-1 0 0,0 0 0 0 0,0 0 0 0 0,-1 0 0 0 0,-1 9-39 0 0,0-6-464 0 0,1 1 1 0 0,0-1 0 0 0,1 2 463 0 0,0-3-6600 0 0,-1-9-2282 0 0</inkml:trace>
  <inkml:trace contextRef="#ctx0" brushRef="#br0" timeOffset="-3694.298">5348 2319 7368 0 0,'0'0'568'0'0,"0"0"-38"0"0,0 0 1236 0 0,0 2 580 0 0,-6 26 5171 0 0,6-27-7363 0 0,0-1 0 0 0,1 1 0 0 0,-1 0-1 0 0,0 0 1 0 0,0 0 0 0 0,1 0 0 0 0,-1-1 0 0 0,0 1-1 0 0,1 0 1 0 0,-1 0 0 0 0,1-1 0 0 0,-1 1-1 0 0,1 0-153 0 0,-1-1 205 0 0,1 3 570 0 0,-1-1-126 0 0,0 7-29 0 0,0-6-38 0 0,0-3-148 0 0,2 2-67 0 0,11 18 309 0 0,-12-20-644 0 0,1 1 1 0 0,-1-1-1 0 0,1 1 1 0 0,-1-1-1 0 0,1 0 0 0 0,-1 0 1 0 0,0 0-1 0 0,1 0 1 0 0,-1 0-1 0 0,1 0 1 0 0,-1 0-1 0 0,1 0 0 0 0,-1 0 1 0 0,1-1-33 0 0,-1 1 15 0 0,2-2 28 0 0,14 1 108 0 0,-15 0-142 0 0,0 0 0 0 0,-1 1 1 0 0,1-1-1 0 0,0 0 0 0 0,-1 0 1 0 0,1 0-1 0 0,0 0 1 0 0,-1-1-1 0 0,1 1 0 0 0,-1 0 1 0 0,0-1-1 0 0,1 1 1 0 0,0-2-10 0 0,2-1 12 0 0,-2 2-3 0 0,1-1-1 0 0,-1 1 1 0 0,-1 0-1 0 0,1-1 1 0 0,0 1 0 0 0,-1-1-1 0 0,1 0-8 0 0,0-8 0 0 0,-2 11-1 0 0,0 0 0 0 0,0 0 0 0 0,0 0-1 0 0,0-1 1 0 0,0 1 0 0 0,0 0 0 0 0,0 0 0 0 0,0 0-1 0 0,0 0 1 0 0,0 0 0 0 0,0 0 0 0 0,-1 0 0 0 0,1-1-1 0 0,0 1 1 0 0,0 0 0 0 0,0 0 0 0 0,0 0 0 0 0,0 0-1 0 0,0 0 1 0 0,0 0 0 0 0,0 0 0 0 0,0 0 0 0 0,0 0-1 0 0,-1 0 1 0 0,1-1 0 0 0,0 1 0 0 0,0 0 0 0 0,0 0-1 0 0,0 0 1 0 0,0 0 0 0 0,0 0 0 0 0,-1 0 0 0 0,1 0-1 0 0,0 0 1 0 0,0 0 0 0 0,0 0 0 0 0,0 0 0 0 0,0 0-1 0 0,0 0 1 0 0,-1 0 0 0 0,1 0 0 0 0,0 0 0 0 0,0 0-1 0 0,0 0 1 0 0,0 0 0 0 0,0 0 0 0 0,0 1 1 0 0,-1-1-4 0 0,-4 0-142 0 0,1 0-1 0 0,0 0 1 0 0,0 1-1 0 0,0 0 1 0 0,0 0-1 0 0,0 0 1 0 0,-1 0 146 0 0,-10 4-543 0 0</inkml:trace>
  <inkml:trace contextRef="#ctx0" brushRef="#br0" timeOffset="-5012.507">3577 2402 6912 0 0,'6'0'284'0'0,"0"1"-1"0"0,0-1 1 0 0,0 2 0 0 0,5 1-284 0 0,-6-2 602 0 0,-1 0 0 0 0,0 0 0 0 0,1 0 1 0 0,-1-1-1 0 0,1 1 0 0 0,-1-1 0 0 0,1 0 0 0 0,0 0 0 0 0,0-1-602 0 0,3 1 989 0 0,1-1 1 0 0,-1 1-1 0 0,0 1 0 0 0,0-1 0 0 0,1 2-989 0 0,15 0 1423 0 0,-4-3-522 0 0,-10 1-575 0 0,0 0 0 0 0,0 0 1 0 0,0 1-1 0 0,0 1 0 0 0,9 1-326 0 0,-4 0 120 0 0,0-1-1 0 0,0-1 1 0 0,0 0 0 0 0,0-1-1 0 0,8-1-119 0 0,14 0-1122 0 0,-15-1-4178 0 0,4-6-1803 0 0</inkml:trace>
  <inkml:trace contextRef="#ctx0" brushRef="#br0" timeOffset="987.085">5565 5017 2760 0 0,'0'3'207'0'0,"2"14"-174"0"0,-1-14 18 0 0,0 1 0 0 0,-1-1 0 0 0,1 0 0 0 0,-1 1 0 0 0,0-1 0 0 0,0 1 0 0 0,0-1-51 0 0,-11 77 11212 0 0,7-1-5591 0 0,-2-26-3490 0 0,2-21-1388 0 0,1-16-476 0 0,-2 5-82 0 0,1 2-78 0 0,4-12-85 0 0,-1-6-280 0 0,1 0 0 0 0,0 0 0 0 0,1 0 0 0 0,-1-1 0 0 0,1 1 0 0 0,0 0 0 0 0,0 0 0 0 0,1 3 258 0 0,9 30-3690 0 0,-8-32 3319 0 0,0 0 0 0 0,-1 0-1 0 0,0 0 1 0 0,-1 0 0 0 0,1 1 0 0 0,-1-1-1 0 0,0 1 1 0 0,-1-1 0 0 0,1 0-1 0 0,-1 4 372 0 0,0-3-237 0 0,1-1-1 0 0,0 1 0 0 0,0-1 1 0 0,1 0-1 0 0,1 3 238 0 0,-1-3-172 0 0,-1 1-1 0 0,1-1 1 0 0,-1 0-1 0 0,0 1 1 0 0,0 2 172 0 0,-1 255 7051 0 0,-1-261-7024 0 0,1 0-1 0 0,0 0 0 0 0,-1-1 0 0 0,0 1 1 0 0,0 0-1 0 0,0 2-26 0 0,-4 16 248 0 0,4-16-106 0 0,1-1 0 0 0,-1 1 0 0 0,0 0 0 0 0,0-1 0 0 0,-1 4-142 0 0,0-3-795 0 0,1-1 0 0 0,0 1 0 0 0,0 0 0 0 0,0 0 0 0 0,1 3 795 0 0,0-8-6024 0 0</inkml:trace>
  <inkml:trace contextRef="#ctx0" brushRef="#br0" timeOffset="1660.318">5596 5992 9440 0 0,'0'0'432'0'0,"0"0"-6"0"0,0 0-79 0 0,0 2 693 0 0,0 0-883 0 0,0 1 242 0 0,0 0 0 0 0,0 1 0 0 0,0-1 0 0 0,-1 0 0 0 0,1 0 0 0 0,-1 0 0 0 0,0 0 0 0 0,1 0 0 0 0,-1 0 0 0 0,-1 0 0 0 0,1 0 0 0 0,0 0 0 0 0,-1 1-399 0 0,-1 0 665 0 0,1 1 0 0 0,0 0 1 0 0,0-1-1 0 0,0 1 0 0 0,0 2-665 0 0,-6 15 1411 0 0,7-21-923 0 0,1-1-176 0 0,0 0-79 0 0,0 0-10 0 0,0 0-31 0 0,0 0-103 0 0,2 1-35 0 0,9 3-44 0 0,-2 15-10 0 0,-8-18 18 0 0,0 0-1 0 0,0 1 1 0 0,0-1-1 0 0,0 0 1 0 0,-1 0-1 0 0,1 0 1 0 0,0 1-1 0 0,-1-1 1 0 0,1 0-1 0 0,-1 1 1 0 0,1-1-1 0 0,-1 0 1 0 0,0 1-1 0 0,0-1 1 0 0,1 1-1 0 0,-1-1-17 0 0,0 1 112 0 0,0-2 8 0 0,0 0 32 0 0,0 0 10 0 0,0 0 4 0 0,0 0-4 0 0,0 0-28 0 0,0 0-7 0 0,0 0-6 0 0,0 0-9 0 0,0 0-33 0 0,0 0-14 0 0,0 0-1 0 0,0 0 2 0 0,0 0 4 0 0,0 0 2 0 0,0 0 0 0 0,0 0 26 0 0,0 0 106 0 0,0 0 48 0 0,0 21 1026 0 0,0-20-1242 0 0,0 1-1 0 0,0 0 0 0 0,-1-1 1 0 0,1 1-1 0 0,0-1 1 0 0,0 1-1 0 0,-1-1 1 0 0,1 1-1 0 0,-1-1 0 0 0,0 0 1 0 0,1 1-1 0 0,-1-1 1 0 0,0 1-1 0 0,0-1 1 0 0,0 0-1 0 0,0 0 0 0 0,0 0 1 0 0,0 1-1 0 0,0-1 1 0 0,0 0-1 0 0,0 0-35 0 0,-1 0 153 0 0,1 0-127 0 0,1 1 0 0 0,0-1 0 0 0,-1 0 0 0 0,1 0 0 0 0,-1 1 0 0 0,1-1 0 0 0,-1 0 0 0 0,0 0 0 0 0,1 0-1 0 0,-1 0 1 0 0,0 0 0 0 0,0 0 0 0 0,0 0 0 0 0,0 0 0 0 0,0 0 0 0 0,0 0-26 0 0,-21 15 229 0 0,22-16-228 0 0,0 0-1 0 0,0 0 0 0 0,0 0 0 0 0,0 0 0 0 0,0 0 0 0 0,1 0 1 0 0,-1 0-1 0 0,0 0 0 0 0,0 0 0 0 0,0 0 0 0 0,0 0 0 0 0,0 0 1 0 0,0 0-1 0 0,0 0 0 0 0,0 0 0 0 0,0 0 0 0 0,0 0 0 0 0,0 0 0 0 0,0 0 1 0 0,0 0-1 0 0,0 0 0 0 0,0 0 0 0 0,1 0 0 0 0,-1 1 0 0 0,0-1 1 0 0,0 0-1 0 0,0 0 0 0 0,0 0 0 0 0,0 0 0 0 0,0 0 0 0 0,0 0 1 0 0,0 0-1 0 0,0 0 0 0 0,0 0 0 0 0,0 0 0 0 0,0 0 0 0 0,0 0 0 0 0,0 0 1 0 0,0 0-1 0 0,0 0 0 0 0,0 1 0 0 0,0-1 0 0 0,0 0 0 0 0,0 0 1 0 0,0 0-1 0 0,0 0 0 0 0,0 0 0 0 0,0 0 0 0 0,0 0 0 0 0,0 0 1 0 0,0 0-1 0 0,0 0 0 0 0,0 0 0 0 0,0 0 0 0 0,0 0 0 0 0,0 0 0 0 0,0 1 1 0 0,0-1-1 0 0,0 0 0 0 0,-1 0 0 0 0,1 0 0 0 0,0 0 0 0 0,0 0 1 0 0,0 0-1 0 0,0 0 0 0 0,0 0 0 0 0,0 0 0 0 0,11 1 3 0 0,10-1-6 0 0,4-5 14 0 0,-13 4 0 0 0,-1-2 0 0 0,0 0-1 0 0,0 0 1 0 0,0-1-1 0 0,1 0-10 0 0,-6 1 2 0 0,18-9 71 0 0,-23 11-15 0 0,-1 1 33 0 0,0 0 5 0 0,-20 0 117 0 0,13 1-191 0 0,0 0-1 0 0,0 1 1 0 0,0-1 0 0 0,0 1-1 0 0,0 1 1 0 0,1-1-1 0 0,-1 1 1 0 0,1 0-1 0 0,-3 2-21 0 0,-25 11 209 0 0,10-7 17 0 0,1 2 1 0 0,0 0-1 0 0,-7 7-226 0 0,20-12 33 0 0,9-3 12 0 0,15-5 42 0 0,-1 0-59 0 0,-4 0-28 0 0,0 0 0 0 0,-1-1 0 0 0,1 0 0 0 0,0 0 0 0 0,-1-1 0 0 0,0 0 0 0 0,0-1 0 0 0,2-1 0 0 0,3-1 0 0 0,0 0 0 0 0,12-4 0 0 0,-12 9-105 0 0,-10 2-441 0 0,-3 0-183 0 0,0 0-1196 0 0,0 0-4880 0 0,0 0-2084 0 0</inkml:trace>
  <inkml:trace contextRef="#ctx0" brushRef="#br0" timeOffset="24909.321">4851 5815 8376 0 0,'0'0'381'0'0,"2"2"-5"0"0,-1 0-359 0 0,1 0 1 0 0,0-1-1 0 0,0 1 1 0 0,0 0-1 0 0,0-1 1 0 0,1 1-1 0 0,-1-1 0 0 0,0 1 1 0 0,1-1-18 0 0,5 5 151 0 0,-5-3 189 0 0,0 0 0 0 0,0-1 0 0 0,0 1 0 0 0,1-1 0 0 0,-1 0 1 0 0,1 0-341 0 0,-1 0 396 0 0,1 0 1 0 0,-1 0 0 0 0,0 1-1 0 0,1-1 1 0 0,1 3-397 0 0,11 12 1097 0 0,-12-13-905 0 0,0-1 1 0 0,0 1-1 0 0,-1 0 1 0 0,1 1-1 0 0,-1-1 1 0 0,0 1-1 0 0,0-1 1 0 0,-1 1-1 0 0,2 3-192 0 0,0 0 105 0 0,1-1 0 0 0,0 1 0 0 0,1-1 0 0 0,0 0 0 0 0,0 0 0 0 0,0-1 0 0 0,1 0 0 0 0,5 4-105 0 0,11 12 113 0 0,27 19 239 0 0,-26-22-137 0 0,-22-18-134 0 0,-1 1-1 0 0,32 30 56 0 0,1-2 0 0 0,5 3-136 0 0,24 24 272 0 0,-52-48-163 0 0,0 1 0 0 0,-1 1 0 0 0,-1-1-1 0 0,0 2 1 0 0,3 3-109 0 0,2 4 400 0 0,1 3 170 0 0,-13-20-242 0 0,-2-2 6 0 0,0 0-8 0 0,0 0-46 0 0,0 0-22 0 0,0 0-2 0 0,0 0-16 0 0,0 0-66 0 0,0 0-29 0 0,0 0-1028 0 0,-2-1-4286 0 0,-6-2-1841 0 0</inkml:trace>
  <inkml:trace contextRef="#ctx0" brushRef="#br0" timeOffset="25661.584">2495 2377 5528 0 0,'0'0'249'0'0,"0"0"-1"0"0,0 0 127 0 0,0 0 1105 0 0,0 0 506 0 0,0 0 102 0 0,0 0-165 0 0,0 0-782 0 0,0 0-343 0 0,0 0-72 0 0,0 0-29 0 0,0 0-67 0 0,0 0-29 0 0,2 3-8 0 0,8 7-194 0 0,0 0-1 0 0,0-1 0 0 0,1 0 0 0 0,0-1-398 0 0,2 2 289 0 0,-1 0-1 0 0,0 1 1 0 0,3 4-289 0 0,95 101 704 0 0,-97-102-700 0 0,9 12-29 0 0,-1 0 1 0 0,4 8 24 0 0,-17-22-277 0 0,-4-7-157 0 0,-1-1 0 0 0,0 1 0 0 0,-1 0 0 0 0,1 0 0 0 0,0 3 434 0 0,3 6-7134 0 0</inkml:trace>
  <inkml:trace contextRef="#ctx0" brushRef="#br0" timeOffset="26595.563">4560 5055 1840 0 0,'14'17'256'0'0,"-13"-11"522"0"0,1 1 1012 0 0,6 5 1824 0 0,-6-10-2978 0 0,-1 0 0 0 0,1 0 0 0 0,-1 0 1 0 0,0 0-1 0 0,0 0 0 0 0,0 0 0 0 0,0 1 0 0 0,0-1 0 0 0,0 1 0 0 0,0-1 1 0 0,-1 1-637 0 0,2 1 320 0 0,-1 1 0 0 0,1-1 0 0 0,0 0 0 0 0,0 0 0 0 0,1 0 1 0 0,-1 0-1 0 0,1-1 0 0 0,0 1 0 0 0,0-1-320 0 0,12 19 856 0 0,-9-12-624 0 0,0 0 0 0 0,0 0 1 0 0,1-1-1 0 0,0 0 0 0 0,2 1-232 0 0,29 39 407 0 0,-24-33-306 0 0,0 1 0 0 0,9 18-101 0 0,-14-21-729 0 0,0-1 0 0 0,1 0 0 0 0,0 0 0 0 0,1-1 0 0 0,1 0 0 0 0,0 0 729 0 0,-1-2-1749 0 0,-4 0-247 0 0</inkml:trace>
  <inkml:trace contextRef="#ctx0" brushRef="#br0" timeOffset="26596.563">4981 5646 1840 0 0,'0'0'83'0'0,"1"2"-6"0"0,2 0-63 0 0,-3-2-9 0 0,8 20-8 0 0,-5-15 966 0 0,0 0-1 0 0,0 0 1 0 0,1 0-1 0 0,0 0 1 0 0,3 2-963 0 0,-5-5 2679 0 0,-2-2-237 0 0,0 2-1110 0 0,11 20 83 0 0,0-1 0 0 0,1 0 0 0 0,8 10-1415 0 0,-10-19 276 0 0,-1 0 0 0 0,2-1 0 0 0,4 5-276 0 0,-5-6 28 0 0,0-1 0 0 0,-2 2 0 0 0,1-1 0 0 0,-1 2 0 0 0,0 0-28 0 0,22 34-98 0 0,-29-44-133 0 0,1 0-640 0 0,5 7-286 0 0,-6-6-53 0 0</inkml:trace>
  <inkml:trace contextRef="#ctx0" brushRef="#br0" timeOffset="27004.601">5325 6107 9272 0 0,'2'6'373'0'0,"1"-1"1"0"0,-1 0-1 0 0,1 0 0 0 0,0 0 1 0 0,1-1-1 0 0,-1 1 1 0 0,1-1-1 0 0,0 0 1 0 0,0 0-1 0 0,0 0 1 0 0,4 2-374 0 0,7 9 1090 0 0,-14-13-987 0 0,0-1 0 0 0,1 0 0 0 0,-1 1 0 0 0,0-1 0 0 0,1 0 0 0 0,-1 0 0 0 0,0 0 0 0 0,1 0 0 0 0,-1 0 0 0 0,1 1-103 0 0,2 0 143 0 0,-1 1 0 0 0,0-1 0 0 0,0 1 0 0 0,-1 0 0 0 0,1 0 0 0 0,-1 0 1 0 0,1 1-1 0 0,-1-1 0 0 0,0 1 0 0 0,0-1 0 0 0,-1 1 0 0 0,2 1-143 0 0,-2-2 144 0 0,1 0 15 0 0,0 1 1 0 0,1 0-1 0 0,0-1 1 0 0,-1 0-1 0 0,4 3-159 0 0,-3-3 114 0 0,-1 0 1 0 0,1 0-1 0 0,-1 0 0 0 0,0 0 0 0 0,1 0 1 0 0,-1 1-1 0 0,1 2-114 0 0,3 7 534 0 0,0 0 0 0 0,6 7-534 0 0,12 25 1205 0 0,-19-35-858 0 0,-4-8-264 0 0,0 0 0 0 0,0 0 0 0 0,0 0 0 0 0,-1 0 0 0 0,1 0 1 0 0,0 0-1 0 0,-1 1 0 0 0,0-1 0 0 0,1 2-83 0 0,-1-2 345 0 0,0-2-21 0 0,0 0-82 0 0,0 0-33 0 0,0 0-8 0 0,0 0-23 0 0,-12-2-6656 0 0,2-6-965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38:27.495"/>
    </inkml:context>
    <inkml:brush xml:id="br0">
      <inkml:brushProperty name="width" value="0.1" units="cm"/>
      <inkml:brushProperty name="height" value="0.1" units="cm"/>
      <inkml:brushProperty name="color" value="#333333"/>
    </inkml:brush>
  </inkml:definitions>
  <inkml:trace contextRef="#ctx0" brushRef="#br0">123 30 13760 0 0,'0'0'629'0'0,"0"0"-12"0"0,-1-1-393 0 0,-12-19 615 0 0,6 12 4751 0 0,6 7-4579 0 0,1 1-19 0 0,0 0-51 0 0,-1 1-861 0 0,1-1 0 0 0,-1 0 0 0 0,0 1 0 0 0,1-1 0 0 0,-1 0 0 0 0,1 1 0 0 0,-1-1 0 0 0,1 1 0 0 0,-1-1 0 0 0,1 1 0 0 0,-1-1 0 0 0,1 1 0 0 0,-1-1 0 0 0,1 1 0 0 0,0 0 0 0 0,-1-1 0 0 0,1 1 0 0 0,0 0 0 0 0,-1 0-80 0 0,-4 13 572 0 0,-32 290 3510 0 0,29-220-3637 0 0,-29 310 481 0 0,34-354-915 0 0,3 7-11 0 0,2-24-197 0 0,-2-22-121 0 0,2-4-114 0 0,6-17-1636 0 0,0 1 1 0 0,0-7 2067 0 0,4-10-5990 0 0,6-9-3105 0 0</inkml:trace>
  <inkml:trace contextRef="#ctx0" brushRef="#br0" timeOffset="502.534">69 71 3224 0 0,'0'0'143'0'0,"0"0"693"0"0,0 0 2806 0 0,0 0 1227 0 0,3 0 246 0 0,20 0 978 0 0,-4-1-4432 0 0,-1 1 1 0 0,11 2-1662 0 0,-18-1 226 0 0,-1-1 0 0 0,1 0 0 0 0,0-1 0 0 0,0 0 0 0 0,5-1-226 0 0,0-1 251 0 0,0 2-1 0 0,6-1-250 0 0,33-3 356 0 0,-42 3-294 0 0,1 1 0 0 0,-1 0-1 0 0,0 0 1 0 0,7 2-62 0 0,-17-1 9 0 0,-1 0 0 0 0,0 1-1 0 0,1-1 1 0 0,-1 1 0 0 0,0 0-1 0 0,1-1 1 0 0,-1 1 0 0 0,0 0 0 0 0,0 0-1 0 0,0 0 1 0 0,0 1 0 0 0,0-1-1 0 0,0 0 1 0 0,0 1 0 0 0,0-1 0 0 0,0 1-1 0 0,-1 0 1 0 0,1 0 0 0 0,-1-1-1 0 0,1 1 1 0 0,-1 0 0 0 0,0 0 0 0 0,0 0-1 0 0,0 1 1 0 0,0-1 0 0 0,0 0-1 0 0,0 0 1 0 0,0 1 0 0 0,-1-1 0 0 0,1 0-1 0 0,-1 1 1 0 0,0-1 0 0 0,1 0 0 0 0,-1 3-9 0 0,0 5 39 0 0,-1 1 1 0 0,0-1 0 0 0,0 1 0 0 0,-1-1 0 0 0,-1 0 0 0 0,1 0 0 0 0,-3 6-40 0 0,-12 25 124 0 0,-1 0 0 0 0,-20 31-124 0 0,4-6 56 0 0,-65 114 175 0 0,58-107-37 0 0,28-53-68 0 0,0 0 0 0 0,-2-1-126 0 0,-15 23 276 0 0,28-39-220 0 0,0 1 0 0 0,0-1 0 0 0,-1 0 0 0 0,1 0 0 0 0,-1 0 0 0 0,0 0 0 0 0,0-1 0 0 0,-2 2-56 0 0,4-3 118 0 0,11-12 91 0 0,12-13-108 0 0,-10 10-100 0 0,0 0 0 0 0,2 1 0 0 0,4-4-1 0 0,18-11 0 0 0,2 1 0 0 0,1 2 0 0 0,36-18 0 0 0,-47 29 0 0 0,1 1 0 0 0,1 2 0 0 0,0 1 0 0 0,0 1 0 0 0,1 1 0 0 0,6 1 0 0 0,-31 6 0 0 0,-1 0 0 0 0,1 1 0 0 0,0 0 0 0 0,0 0 0 0 0,-1 0 0 0 0,1 1 0 0 0,0 0 0 0 0,-1 0 0 0 0,4 1 0 0 0,-6-1 0 0 0,1 0 0 0 0,0 1 0 0 0,-1 0 0 0 0,1 0 0 0 0,-1 0 0 0 0,0 0 0 0 0,0 0 0 0 0,0 1 0 0 0,0-1 0 0 0,0 1 0 0 0,0 0 0 0 0,-1 0 0 0 0,1 0 0 0 0,0 1 0 0 0,0 0 0 0 0,-1 0 0 0 0,1 0 0 0 0,-1 1 0 0 0,0-1 0 0 0,-1 0 0 0 0,1 1 0 0 0,-1-1-1 0 0,1 1 1 0 0,-1-1 0 0 0,-1 1 0 0 0,1 0 0 0 0,-1-1 0 0 0,0 1 0 0 0,0 1 0 0 0,-1 8 13 0 0,-1 0 0 0 0,-1 0 0 0 0,0-1 0 0 0,-1 4-13 0 0,2-12 9 0 0,-5 19 42 0 0,-1-1 0 0 0,-1-1 0 0 0,-1 1-1 0 0,-1-1 1 0 0,-1-1 0 0 0,0 0 0 0 0,-15 17-51 0 0,6-13 21 0 0,0 0 1 0 0,-2-1-1 0 0,-1-1 0 0 0,-1-1 1 0 0,-16 9-22 0 0,-6 7 42 0 0,-18 13-28 0 0,55-45-20 0 0,0 0 0 0 0,0 0-1 0 0,0-1 1 0 0,0 0 0 0 0,-1-1-1 0 0,0 0 7 0 0,9-3-28 0 0,-1-1 0 0 0,0 1 0 0 0,0 0 0 0 0,0-1-1 0 0,0 1 1 0 0,0-1 0 0 0,0 0 0 0 0,0 0 0 0 0,0 0 0 0 0,1 0-1 0 0,-1-1 1 0 0,0 1 0 0 0,0-1 0 0 0,0 0 0 0 0,-2 0 28 0 0,-7-12-255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38:24.612"/>
    </inkml:context>
    <inkml:brush xml:id="br0">
      <inkml:brushProperty name="width" value="0.1" units="cm"/>
      <inkml:brushProperty name="height" value="0.1" units="cm"/>
      <inkml:brushProperty name="color" value="#333333"/>
    </inkml:brush>
  </inkml:definitions>
  <inkml:trace contextRef="#ctx0" brushRef="#br0">43 0 8752 0 0,'0'0'398'0'0,"0"0"-3"0"0,-2 0-252 0 0,-5 0 230 0 0,4 1 788 0 0,0-1 0 0 0,0 1 0 0 0,0 0 1 0 0,0 0-1 0 0,0 1 0 0 0,0-1 0 0 0,0 1 0 0 0,0-1 0 0 0,-1 1-1161 0 0,4-1 222 0 0,-2 0 610 0 0,2-1-96 0 0,0 0-92 0 0,0 0-299 0 0,0 0-126 0 0,2 2-111 0 0,0 1 1 0 0,0-1 0 0 0,0 0 0 0 0,1 0 0 0 0,-1 0-1 0 0,1 0 1 0 0,0 0 0 0 0,-1-1 0 0 0,1 1 0 0 0,0-1-109 0 0,0 1 17 0 0,29 16 650 0 0,-30-17-467 0 0,-2-1-193 0 0,0 0 1 0 0,0 1 0 0 0,0-1 0 0 0,0 0-1 0 0,0 1 1 0 0,1-1 0 0 0,-1 0 0 0 0,0 0-1 0 0,0 1 1 0 0,0-1 0 0 0,0 0 0 0 0,1 0-1 0 0,-1 0 1 0 0,0 1 0 0 0,0-1 0 0 0,1 0-1 0 0,-1 0 1 0 0,0 0 0 0 0,0 0 0 0 0,1 0-1 0 0,-1 1 1 0 0,0-1 0 0 0,0 0 0 0 0,1 0-1 0 0,-1 0 1 0 0,0 0 0 0 0,1 0-8 0 0,-1 0 58 0 0,0 0 0 0 0,1 0 0 0 0,-1 0 0 0 0,0 0 0 0 0,0 0 0 0 0,1 0 0 0 0,-1 0 0 0 0,0 1 0 0 0,0-1 0 0 0,1 0 0 0 0,-1 0-1 0 0,0 0 1 0 0,0 0 0 0 0,1 1 0 0 0,-1-1 0 0 0,0 0 0 0 0,0 0 0 0 0,0 0 0 0 0,1 1 0 0 0,-1-1 0 0 0,0 0 0 0 0,0 0 0 0 0,0 1 0 0 0,0-1 0 0 0,0 0 0 0 0,1 1 0 0 0,-1-1-58 0 0,3 2 498 0 0,1 1-1128 0 0,-4-2-5316 0 0,-13-1-3143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37:24.272"/>
    </inkml:context>
    <inkml:brush xml:id="br0">
      <inkml:brushProperty name="width" value="0.1" units="cm"/>
      <inkml:brushProperty name="height" value="0.1" units="cm"/>
      <inkml:brushProperty name="color" value="#333333"/>
    </inkml:brush>
  </inkml:definitions>
  <inkml:trace contextRef="#ctx0" brushRef="#br0">16 30 21191 0 0,'0'0'480'0'0,"0"0"67"0"0,0 0 32 0 0,0 0-58 0 0,3 1-313 0 0,1 2-102 0 0,0 1 1 0 0,-1-1-1 0 0,1 1 1 0 0,-1-1-1 0 0,2 3-106 0 0,19 19 389 0 0,-18-19-271 0 0,0 1 0 0 0,-1-1 0 0 0,0 1 1 0 0,0 0-1 0 0,-1 1-118 0 0,16 21 563 0 0,-16-24-438 0 0,-1 0 0 0 0,-1 0 1 0 0,1 0-1 0 0,-1 0 0 0 0,0 0 1 0 0,1 2-126 0 0,0 3 204 0 0,-2-9-26 0 0,-1-1-2 0 0,0 0-10 0 0,0 0-46 0 0,11-6 74 0 0,-9 3-173 0 0,0 0 0 0 0,0-1 1 0 0,0 1-1 0 0,-1-1 0 0 0,1 1 0 0 0,-1-1 0 0 0,0 1 0 0 0,0-1 0 0 0,0 0 0 0 0,0 0 0 0 0,0-2-21 0 0,-1-47 84 0 0,0 32-80 0 0,0 18-4 0 0,0 0 0 0 0,-1 0 0 0 0,1 0 0 0 0,-1 1 0 0 0,0-1 0 0 0,0 0 0 0 0,0 0 0 0 0,0 1 0 0 0,0-1 0 0 0,-1 1 0 0 0,1-1 0 0 0,-1 1 0 0 0,1-1 0 0 0,-3-1 0 0 0,0-1 0 0 0,0 1 0 0 0,-1 0 0 0 0,1 0 0 0 0,-1 0 0 0 0,0 0 0 0 0,-2 0 0 0 0,6 4 3 0 0,0 0 0 0 0,0-1 1 0 0,0 1-1 0 0,0 0 0 0 0,0 0 0 0 0,0 0 0 0 0,0 0 0 0 0,0 0 0 0 0,-1 0 1 0 0,1 0-1 0 0,0 0 0 0 0,0 1 0 0 0,0-1 0 0 0,0 0 0 0 0,0 1 0 0 0,0-1 1 0 0,0 1-1 0 0,0-1 0 0 0,0 1 0 0 0,0-1 0 0 0,0 1 0 0 0,0 0 1 0 0,0-1-1 0 0,1 1 0 0 0,-1 0 0 0 0,0 0-3 0 0,-8 5 22 0 0,-5-1 35 0 0,10-3-25 0 0,0-1 1 0 0,1 0 0 0 0,-1 1-1 0 0,1 0 1 0 0,0 0 0 0 0,-1 0-1 0 0,1 0-32 0 0,0 1 65 0 0,-1 0 0 0 0,1-1-1 0 0,0 1 1 0 0,1 1-1 0 0,-1-1 1 0 0,0 0-1 0 0,1 1 1 0 0,0-1-1 0 0,0 1 1 0 0,0 0-1 0 0,0 0 1 0 0,1-1-1 0 0,-1 1 1 0 0,1 0-1 0 0,0 0 1 0 0,0 1 0 0 0,0-1-1 0 0,1 0 1 0 0,-1 0-1 0 0,1 4-64 0 0,0-6 18 0 0,0 4 42 0 0,0 1 0 0 0,1 0 0 0 0,-1 0 0 0 0,3 5-60 0 0,-3-10-1 0 0,1 0 0 0 0,-1-1 0 0 0,1 1 0 0 0,0 0 0 0 0,-1-1 0 0 0,1 1 0 0 0,0-1 0 0 0,0 1 0 0 0,0-1 1 0 0,0 0-1 0 0,1 1 0 0 0,-1-1 0 0 0,0 0 0 0 0,0 0 0 0 0,1 0 0 0 0,-1 0 0 0 0,1 0 0 0 0,-1 0 0 0 0,2 0 1 0 0,1 1-3 0 0,0 0-1 0 0,0 0 1 0 0,0-1 0 0 0,0 1-1 0 0,0-1 1 0 0,1 0-1 0 0,-1 0 1 0 0,0-1 0 0 0,1 1-1 0 0,-1-1 1 0 0,1 0-1 0 0,-1 0 1 0 0,3-1 3 0 0,-1 0-4 0 0,-1-1-1 0 0,1 1 1 0 0,-1-1 0 0 0,1-1-1 0 0,-1 1 1 0 0,0-1-1 0 0,0 0 1 0 0,0 0 0 0 0,-1 0-1 0 0,2-1 5 0 0,4-4-30 0 0,0 0 0 0 0,-1 0-1 0 0,1-1 1 0 0,-2 0 0 0 0,1-1 0 0 0,5-9 30 0 0,-9 10-54 0 0,-4 1 30 0 0,-1 8 22 0 0,-1-1-1 0 0,1 0 1 0 0,0 1-1 0 0,-1-1 0 0 0,1 0 1 0 0,-1 1-1 0 0,1-1 1 0 0,-1 1-1 0 0,1-1 0 0 0,-1 1 1 0 0,1-1-1 0 0,-1 1 0 0 0,1-1 1 0 0,-1 1-1 0 0,0-1 1 0 0,1 1-1 0 0,-1 0 0 0 0,0-1 1 0 0,0 1 2 0 0,0 0-4 0 0,-1-1 4 0 0,0 0 0 0 0,0 0 0 0 0,0 0 0 0 0,0 0 0 0 0,0 1 0 0 0,-1-1 0 0 0,1 1 0 0 0,0 0 0 0 0,0-1 0 0 0,-1 1 0 0 0,1 0 0 0 0,0 0 0 0 0,0 1 0 0 0,-1-1 0 0 0,1 0 0 0 0,0 1 0 0 0,0-1 0 0 0,0 1 0 0 0,-1 0 0 0 0,1 0 0 0 0,0 0 0 0 0,-1 1 0 0 0,-3 0 0 0 0,2-1 6 0 0,1 1-1 0 0,0 0 1 0 0,-1 0 0 0 0,1 0-1 0 0,0 0 1 0 0,0 0 0 0 0,0 1-1 0 0,1-1 1 0 0,-1 1 0 0 0,0 0-1 0 0,1 0 1 0 0,0 0-6 0 0,-3 4 17 0 0,0 0 0 0 0,1 0 0 0 0,0 0 0 0 0,-2 6-17 0 0,2-8-15 0 0,23 5-403 0 0,-15-9-702 0 0,4-1-367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37:25.089"/>
    </inkml:context>
    <inkml:brush xml:id="br0">
      <inkml:brushProperty name="width" value="0.1" units="cm"/>
      <inkml:brushProperty name="height" value="0.1" units="cm"/>
      <inkml:brushProperty name="color" value="#333333"/>
    </inkml:brush>
  </inkml:definitions>
  <inkml:trace contextRef="#ctx0" brushRef="#br0">163 5 1376 0 0,'-2'-3'-882'0'0,"-1"1"4089"0"0,1 4 7013 0 0,0 6-9492 0 0,-1 1 0 0 0,2 0 0 0 0,-1 0 0 0 0,1 0 1 0 0,0 0-1 0 0,1 1-728 0 0,-4 29 1424 0 0,-2 23-164 0 0,5-42-892 0 0,0 1 0 0 0,1-1 0 0 0,0 0-368 0 0,1 17 301 0 0,1 14 300 0 0,4 14-601 0 0,-1-11 451 0 0,-2 15-451 0 0,3 105 264 0 0,-11 24-320 0 0,-12 40 56 0 0,12-109 336 0 0,0-8 648 0 0,-1-30-1112 0 0,4 0-1 0 0,10 87 129 0 0,-2-42 649 0 0,-4-66-713 0 0,6 35 64 0 0,19 159 291 0 0,-16-135 145 0 0,-6-89 74 0 0,-2 28-510 0 0,-1-21 235 0 0,-1 134 370 0 0,-2-98-498 0 0,7 36 74 0 0,-2-72-113 0 0,-2-35-66 0 0,-1 0 1 0 0,-1-1-1 0 0,0 1 1 0 0,0 0-3 0 0,0 55 76 0 0,0-46-46 0 0,0 1 0 0 0,-2 11-30 0 0,-12 127 117 0 0,8-108-53 0 0,0 2-64 0 0,6-50 0 0 0,-1 1 0 0 0,1-1 0 0 0,0 1 0 0 0,0-1 0 0 0,1 0 0 0 0,-1 1 0 0 0,1-1 0 0 0,0 1 0 0 0,2 22 0 0 0,3 12-169 0 0,-3-25-44 0 0,-1-15 230 0 0,-3-8-28 0 0,0-11 18 0 0,2-6-82 0 0,-1 24 67 0 0,0 0 0 0 0,0 1 0 0 0,-1-1 0 0 0,1 0 0 0 0,0 1 0 0 0,-1-1 0 0 0,1 0 0 0 0,-1 1 0 0 0,0-1 0 0 0,0 1-1 0 0,0-1 1 0 0,1 1 0 0 0,-1-1 0 0 0,-1 1 0 0 0,1 0 0 0 0,0-1 0 0 0,0 1 0 0 0,0 0 0 0 0,-1 0 0 0 0,1 0 0 0 0,0 0 0 0 0,-1 0 8 0 0,-1-1 1 0 0,-1 0 1 0 0,1 0-1 0 0,0 1 1 0 0,-1-1-1 0 0,0 1 1 0 0,1 0-1 0 0,-1 0 1 0 0,0 0-1 0 0,1 1-1 0 0,-14-7 0 0 0,16 6 0 0 0,-1 0 0 0 0,1 1 0 0 0,-1-1 0 0 0,0 0 0 0 0,0 0 0 0 0,1 1 0 0 0,-1-1 0 0 0,0 1 0 0 0,0 0 0 0 0,0 0 0 0 0,0-1 0 0 0,-14 0 21 0 0,12 1 0 0 0,0-1 1 0 0,0 1-1 0 0,0 0 0 0 0,0 0 0 0 0,-3 1-21 0 0,6-1 3 0 0,-1 0 0 0 0,1 0 0 0 0,0 1 0 0 0,0-1 1 0 0,0 1-1 0 0,0-1 0 0 0,0 1 0 0 0,0-1 0 0 0,0 1 0 0 0,0 0 0 0 0,0-1 0 0 0,0 1 0 0 0,0 0 0 0 0,0 0 1 0 0,0 0-1 0 0,1 0 0 0 0,-1 0 0 0 0,0 0 0 0 0,1 0 0 0 0,-1 0 0 0 0,0 0-3 0 0,-3 8 0 0 0,1 1 0 0 0,0-1 0 0 0,1 0 0 0 0,0 1 0 0 0,0 0 0 0 0,-3 15 0 0 0,0-4 0 0 0,2-1 0 0 0,1 3 0 0 0,1-10 0 0 0,0 0 0 0 0,1 0 0 0 0,1 0 0 0 0,0-1 0 0 0,1 1 0 0 0,3 10 0 0 0,-1-3 0 0 0,-3-14-3 0 0,0 0-1 0 0,1 0 1 0 0,-1-1 0 0 0,1 1-1 0 0,1 0 1 0 0,0 1 3 0 0,-2-5 10 0 0,0-1 1 0 0,0 1-1 0 0,0-1 1 0 0,0 1-1 0 0,0-1 1 0 0,0 0-1 0 0,0 1 1 0 0,0-1-1 0 0,1 0 0 0 0,-1 0 1 0 0,0 0-1 0 0,1 0 1 0 0,-1 0-1 0 0,1 0 1 0 0,-1 0-1 0 0,1-1 1 0 0,-1 1-1 0 0,1 0 1 0 0,0-1-1 0 0,-1 1 0 0 0,1-1 1 0 0,0 0-1 0 0,-1 1 1 0 0,1-1-11 0 0,4-1 78 0 0,-1 0 1 0 0,1 0-1 0 0,-1 0 0 0 0,1 0 1 0 0,-1-1-1 0 0,0 0 0 0 0,0 0 1 0 0,0-1-1 0 0,0 1 1 0 0,0-1-1 0 0,0-1-78 0 0,12-7 28 0 0,0-1 0 0 0,6-8-28 0 0,17-13 26 0 0,-39 32 46 0 0,-2 2-62 0 0,1 0 1 0 0,-1-1 0 0 0,0 1 0 0 0,0 0-1 0 0,0 0 1 0 0,0-1 0 0 0,0 1-1 0 0,0 0 1 0 0,0-1 0 0 0,0 1-1 0 0,0-1 1 0 0,0 0 0 0 0,0 1 0 0 0,0-1-11 0 0,0 1 22 0 0,-58 22 203 0 0,56-21-253 0 0,-1-1-1 0 0,1-1 1 0 0,-1 1-1 0 0,1-1 1 0 0,-1 1 0 0 0,1-1-1 0 0,-4 0 29 0 0,6 0-24 0 0,1 0 10 0 0,0 0 0 0 0,0 0 0 0 0,0 0 0 0 0,0 0-1 0 0,0 0 1 0 0,-1 0 0 0 0,1-1 0 0 0,0 1-1 0 0,0 0 1 0 0,0 0 0 0 0,0 0 0 0 0,0 0-1 0 0,0 0 1 0 0,0 0 0 0 0,0 0 0 0 0,-1 0 0 0 0,1 0-1 0 0,0 0 1 0 0,0-1 0 0 0,0 1 0 0 0,0 0-1 0 0,0 0 1 0 0,0 0 0 0 0,0 0 0 0 0,0 0 0 0 0,0 0-1 0 0,0-1 1 0 0,0 1 0 0 0,0 0 0 0 0,0 0-1 0 0,0 0 1 0 0,0 0 0 0 0,0 0 0 0 0,0 0-1 0 0,0-1 1 0 0,0 1 0 0 0,0 0 0 0 0,0 0 0 0 0,0 0-1 0 0,0 0 1 0 0,0 0 0 0 0,0 0 0 0 0,0-1 14 0 0,0 0-106 0 0,0-13-270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37:27.473"/>
    </inkml:context>
    <inkml:brush xml:id="br0">
      <inkml:brushProperty name="width" value="0.1" units="cm"/>
      <inkml:brushProperty name="height" value="0.1" units="cm"/>
      <inkml:brushProperty name="color" value="#333333"/>
    </inkml:brush>
  </inkml:definitions>
  <inkml:trace contextRef="#ctx0" brushRef="#br0">105 60 10136 0 0,'0'0'777'0'0,"0"0"-362"0"0,0 0 351 0 0,1-1 208 0 0,1 0-114 0 0,9-3-141 0 0,-7 3 3025 0 0,0 0 5119 0 0,-4 12-8573 0 0,4 6 92 0 0,1-3-162 0 0,1 29 294 0 0,-5-34-488 0 0,-1-8 44 0 0,1-2 5 0 0,2-6-62 0 0,1 0 0 0 0,-1-1 1 0 0,0 1-1 0 0,-1 0 0 0 0,0-1 0 0 0,0 0 0 0 0,0 0 0 0 0,-1 1 1 0 0,-1-1-1 0 0,1 0 0 0 0,-1 0 0 0 0,0 0 0 0 0,-1 0 0 0 0,0 0 0 0 0,0-1-13 0 0,-4-1 11 0 0,4 9-10 0 0,1 0 0 0 0,-1 1 0 0 0,0-1 0 0 0,1 0 0 0 0,-1 0 1 0 0,0 1-1 0 0,1-1 0 0 0,-1 0 0 0 0,0 1 0 0 0,0-1 0 0 0,0 1 0 0 0,0-1 0 0 0,1 1 0 0 0,-1-1 0 0 0,0 1 0 0 0,0 0 0 0 0,0-1 0 0 0,0 1 0 0 0,0 0 0 0 0,0 0 0 0 0,0 0 1 0 0,0 0-1 0 0,0 0 0 0 0,0 0 0 0 0,0 0-1 0 0,-2 0 2 0 0,1 1 0 0 0,-1-1 0 0 0,1 1 0 0 0,0 0 0 0 0,-1 0 0 0 0,1 0 0 0 0,0 0 0 0 0,0 0 0 0 0,0 1 0 0 0,-2 0-2 0 0,-3 4 16 0 0,0 0-1 0 0,0 1 0 0 0,0-1 1 0 0,1 2-1 0 0,-2 2-15 0 0,-3 11 21 0 0,6-9 61 0 0,4-10-13 0 0,0-3-28 0 0,-2 3-19 0 0,-2 14 51 0 0,5-16-72 0 0,-1 0 0 0 0,1 0 1 0 0,0 0-1 0 0,0 0 0 0 0,0 0 0 0 0,0 0 0 0 0,0 0 1 0 0,0 0-1 0 0,0 0 0 0 0,0 1 0 0 0,0-1 0 0 0,0 0 0 0 0,0 0 1 0 0,0 0-1 0 0,0 0 0 0 0,0 0 0 0 0,0 0 0 0 0,0 0 0 0 0,0 0 1 0 0,0 0-1 0 0,0 0 0 0 0,0 1 0 0 0,0-1 0 0 0,0 0 0 0 0,0 0 1 0 0,0 0-1 0 0,0 0 0 0 0,0 0 0 0 0,0 0 0 0 0,0 0 1 0 0,0 0-1 0 0,0 0 0 0 0,0 0 0 0 0,0 0 0 0 0,0 1 0 0 0,0-1 1 0 0,1 0-1 0 0,-1 0 0 0 0,0 0 0 0 0,0 0 0 0 0,0 0 0 0 0,0 0 1 0 0,0 0-1 0 0,0 0 0 0 0,0 0 0 0 0,0 0 0 0 0,0 0 1 0 0,0 0-1 0 0,0 0 0 0 0,0 0 0 0 0,1 0-1 0 0,1 1 1 0 0,-1 0 0 0 0,2 0 0 0 0,-1-1 0 0 0,0 1-1 0 0,0-1 1 0 0,0 1 0 0 0,0-1 0 0 0,0 0 0 0 0,0 0 0 0 0,0 0 0 0 0,1 0 0 0 0,-1 0-1 0 0,0 0 1 0 0,0 0 0 0 0,1-1-1 0 0,3 0-1 0 0,1 0 1 0 0,-3 1 0 0 0,-1 0 0 0 0,0-1 0 0 0,1 1 0 0 0,-1-1 0 0 0,0 0 0 0 0,0 0 0 0 0,0-1 0 0 0,3 0 0 0 0,-2 1 7 0 0,-3 1-5 0 0,0 0 0 0 0,-1 0 0 0 0,1 0 0 0 0,0 0 0 0 0,0 0 0 0 0,0-1 1 0 0,0 1-1 0 0,0 0 0 0 0,0-1 0 0 0,-1 1 0 0 0,1-1 0 0 0,0 1 0 0 0,0-1 0 0 0,-1 1 1 0 0,1-1-1 0 0,0 0 0 0 0,0 1 0 0 0,-1-1 0 0 0,1 0 0 0 0,-1 1 0 0 0,1-1 0 0 0,-1 0-2 0 0,9-8 11 0 0,3-7-13 0 0,-11 8 13 0 0,-1 1 33 0 0,-1-9-32 0 0,-2 13-13 0 0,1 1 1 0 0,-4-7 0 0 0,0 3 0 0 0,-3 1 0 0 0,4 1-15 0 0,5 4 8 0 0,-1 0 0 0 0,1 0 0 0 0,-1 0-1 0 0,0 0 1 0 0,1 0 0 0 0,-1 0-1 0 0,0 1 1 0 0,1-1 0 0 0,-1 0-1 0 0,1 0 1 0 0,-1 0 0 0 0,1 1 0 0 0,-1-1-1 0 0,0 0 1 0 0,1 1 0 0 0,-1-1-1 0 0,1 0 1 0 0,-1 1 0 0 0,1-1-1 0 0,0 1 1 0 0,-1-1 7 0 0,-5 33-208 0 0,6 2-87 0 0,0-32 163 0 0,0-3-17 0 0,0 0-3 0 0,1 2 4 0 0,11 24-512 0 0,-9-18 650 0 0,-2-7 10 0 0,-1-1-1 0 0,0 1 1 0 0,1-1-1 0 0,-1 1 1 0 0,0-1-1 0 0,1 1 1 0 0,-1-1-1 0 0,0 1 1 0 0,0-1-1 0 0,0 1 1 0 0,0 0-1 0 0,1-1 1 0 0,-1 1-1 0 0,0-1 1 0 0,0 1-1 0 0,0-1 1 0 0,0 1-1 0 0,0 0 1 0 0,-1-1 0 0 0,0 17 3 0 0,0-3-3 0 0,-1 0 0 0 0,0 0 0 0 0,-1 1 0 0 0,-2 17 0 0 0,1-7 0 0 0,2-13 0 0 0,0-1 0 0 0,1 1 0 0 0,1 2 0 0 0,-1 8 0 0 0,-1-1 0 0 0,-1 4 0 0 0,0-4 0 0 0,1 1 0 0 0,1 1 0 0 0,1-4 0 0 0,5 193 0 0 0,-2-91 34 0 0,0-6-4 0 0,-2-39 12 0 0,-4 17-42 0 0,0 19 22 0 0,-9 172 71 0 0,1-93-42 0 0,7-112-27 0 0,-1 30 16 0 0,-1 82-40 0 0,3-120 0 0 0,1-35 0 0 0,2 26 0 0 0,6 146 0 0 0,0-106 0 0 0,14 199 0 0 0,-14-188 0 0 0,-2-29 0 0 0,-2 149 0 0 0,-3-126 0 0 0,-4 45 64 0 0,-7 60 12 0 0,5-157-19 0 0,3-32-25 0 0,2 1-1 0 0,0 10-31 0 0,-4 89 84 0 0,3-85-84 0 0,2-29 0 0 0,0 0 0 0 0,0 1 0 0 0,1-1 0 0 0,1 3 0 0 0,4 68 22 0 0,-2-36 20 0 0,6 34-42 0 0,-6-49 45 0 0,0 15-45 0 0,0-3 19 0 0,-1 27-13 0 0,-2-45 23 0 0,1-1 0 0 0,2 18-29 0 0,1-13 11 0 0,-2-1 0 0 0,-2 1 1 0 0,0 9-12 0 0,-1-9 15 0 0,1 0 0 0 0,5 26-15 0 0,-5-50 5 0 0,0 0 0 0 0,0 1-1 0 0,0-1 1 0 0,0 0 0 0 0,0 0-1 0 0,-1 0 1 0 0,1 0 0 0 0,-1 1-5 0 0,-2 20 26 0 0,3-6-26 0 0,1 0 0 0 0,3 16 0 0 0,-3-27 9 0 0,-1 0-1 0 0,1-1 0 0 0,-1 1 1 0 0,-1 4-9 0 0,2 24 30 0 0,2-15-28 0 0,0 0 0 0 0,-2 1 1 0 0,0-1-1 0 0,-1 0 0 0 0,-3 18-2 0 0,2-27 25 0 0,0-1 1 0 0,1 1 0 0 0,0-1-1 0 0,0 1 1 0 0,2 9-26 0 0,-1-17 8 0 0,-1 1 0 0 0,1-1 0 0 0,0 0 0 0 0,-1 0 0 0 0,1 0 0 0 0,1 0 0 0 0,0 2-8 0 0,0 7-3 0 0,4 44 3 0 0,-6-34 0 0 0,1-1 0 0 0,3 14 0 0 0,-4-31 0 0 0,0 1 0 0 0,0-1 0 0 0,0 1 0 0 0,0-1 0 0 0,-1 1 0 0 0,0-1 0 0 0,0 1 0 0 0,0 0 0 0 0,0 4 11 0 0,1-7 42 0 0,0-2-14 0 0,0 0-98 0 0,0 0-12 0 0,0 0 66 0 0,0 1-1 0 0,0-1 0 0 0,0 0 1 0 0,0 1-1 0 0,0-1 0 0 0,0 0 0 0 0,0 0 1 0 0,0 1-1 0 0,0-1 0 0 0,0 0 1 0 0,0 1-1 0 0,0-1 0 0 0,0 0 0 0 0,0 0 1 0 0,0 1-1 0 0,0-1 0 0 0,1 0 0 0 0,-1 0 1 0 0,0 1-1 0 0,0-1 0 0 0,0 0 1 0 0,0 0-1 0 0,1 0 0 0 0,-1 1 0 0 0,0-1 1 0 0,0 0-1 0 0,0 0 0 0 0,1 0 1 0 0,-1 0-1 0 0,0 1 0 0 0,0-1 0 0 0,1 0 1 0 0,-1 0-1 0 0,0 0 0 0 0,1 0 1 0 0,-1 0-1 0 0,0 0 0 0 0,0 0 0 0 0,1 0 1 0 0,-1 0-1 0 0,0 0 0 0 0,1 0 0 0 0,-1 0 1 0 0,0 0-1 0 0,0 0 0 0 0,1 0 1 0 0,-1 0-1 0 0,0 0 0 0 0,1 0 0 0 0,-1 0 6 0 0,12-7-123 0 0,-6 6 59 0 0,-6 1 64 0 0,0 0 0 0 0,0 0 0 0 0,0 0 0 0 0,0 1-1 0 0,0-1 1 0 0,1 0 0 0 0,-1 0 0 0 0,0 0 0 0 0,0 0-1 0 0,0 0 1 0 0,0 0 0 0 0,0 0 0 0 0,1 0 0 0 0,-1 0 0 0 0,0 0-1 0 0,0 0 1 0 0,0 0 0 0 0,0 0 0 0 0,0-1 0 0 0,1 1-1 0 0,-1 0 1 0 0,0 0 0 0 0,0 0 0 0 0,0 0 0 0 0,0 0-1 0 0,0 0 1 0 0,0 0 0 0 0,1 0 0 0 0,-1 0 0 0 0,0 0-1 0 0,0-1 1 0 0,0 1 0 0 0,0 0 0 0 0,0 0 0 0 0,0 0-1 0 0,0 0 1 0 0,0 0 0 0 0,0 0 0 0 0,1-1 0 0 0,-1 1 0 0 0,0 0-1 0 0,0 0 1 0 0,0 0 0 0 0,0-6 24 0 0,0 0 1 0 0,-1 0-1 0 0,1 0 0 0 0,-1 0 0 0 0,0 1 0 0 0,-2-5-24 0 0,-1-6 12 0 0,4 14-11 0 0,-1 0 0 0 0,1 0 0 0 0,-1 1 0 0 0,1-1 0 0 0,-1 0 0 0 0,1 0 1 0 0,-1 1-1 0 0,0-1 0 0 0,0 0-1 0 0,0 1 4 0 0,1 0 1 0 0,-1 0-1 0 0,1 0 1 0 0,-1 0-1 0 0,1 0 1 0 0,-1 0-1 0 0,0 1 1 0 0,0-1-1 0 0,1 0 1 0 0,-1 0-1 0 0,0 1 1 0 0,0-1-1 0 0,0 1 1 0 0,0-1-1 0 0,0 1 1 0 0,1-1-1 0 0,-1 1 1 0 0,0-1-1 0 0,0 1 1 0 0,0 0-1 0 0,0-1 1 0 0,-1 1-1 0 0,1 0 1 0 0,0 0-1 0 0,0 0 0 0 0,0 0 1 0 0,0 0-1 0 0,0 0 1 0 0,0 0-1 0 0,0 0 1 0 0,0 1-1 0 0,0-1 1 0 0,0 0-1 0 0,0 0 1 0 0,-1 1-5 0 0,0 1 22 0 0,0-1 0 0 0,-1 1 0 0 0,1-1 0 0 0,0 1 0 0 0,0 0 0 0 0,0 0 0 0 0,0 0 0 0 0,-2 2-22 0 0,-2 4 51 0 0,0 0-1 0 0,1 0 1 0 0,0 0-1 0 0,0 0 1 0 0,0 1-1 0 0,1 0 1 0 0,1 0-1 0 0,-1 0 1 0 0,1 0-1 0 0,1 1 1 0 0,0-1-1 0 0,0 1 1 0 0,1-1-1 0 0,0 1 1 0 0,1 0-1 0 0,0 4-50 0 0,2-3 53 0 0,6-2-42 0 0,-6-8-11 0 0,-1-1 0 0 0,1 1 0 0 0,-1 0 0 0 0,1-1 0 0 0,-1 1 0 0 0,1-1 0 0 0,0 0 0 0 0,-1 1 0 0 0,1-1 0 0 0,0 0 0 0 0,-1 0 0 0 0,1 0 0 0 0,0 0 0 0 0,0 0 0 0 0,1 0 0 0 0,-1 0 0 0 0,1 0 0 0 0,-1 0 0 0 0,0 0 0 0 0,1 0 0 0 0,-1-1 0 0 0,1 1 0 0 0,-1-1 0 0 0,0 0 0 0 0,0 0 0 0 0,1 0 0 0 0,-1 0 0 0 0,0 0 0 0 0,0 0 0 0 0,0 0 0 0 0,0-1 0 0 0,0 1 0 0 0,0-1 0 0 0,0 0 0 0 0,1-1 0 0 0,6-6 0 0 0,0 3 6 0 0,-5 3 0 0 0,1 1 1 0 0,-1-1-1 0 0,0 0 1 0 0,-1-1-1 0 0,1 1 1 0 0,-1-1-1 0 0,1 1 1 0 0,-1-1-1 0 0,0-1-6 0 0,-1-4 0 0 0,-2 3 0 0 0,0 4 0 0 0,0 0 0 0 0,0 0 0 0 0,0-1 0 0 0,0 1 0 0 0,-1 0 0 0 0,1 0 0 0 0,-1 0 0 0 0,1-1 0 0 0,-1 0 0 0 0,-1 1 0 0 0,1 0 0 0 0,-1-1 0 0 0,0 1 0 0 0,1 0 0 0 0,-1 0 0 0 0,0-1 0 0 0,0 2 0 0 0,0-1 0 0 0,-1 0 0 0 0,1 0 0 0 0,-1 1 0 0 0,1-1 3 0 0,0 0 0 0 0,-1 1 0 0 0,1 0 0 0 0,-1-1-1 0 0,1 1 1 0 0,-1 0 0 0 0,1 0 0 0 0,-1 1 0 0 0,0-1 0 0 0,0 0 0 0 0,1 1-1 0 0,-1 0 1 0 0,0 0 0 0 0,0 0 0 0 0,0 0 0 0 0,1 0 0 0 0,-1 0 0 0 0,0 1 0 0 0,0-1-1 0 0,1 1-2 0 0,-2 0 7 0 0,1 0-1 0 0,-1 1 1 0 0,1-1-1 0 0,0 1 1 0 0,0 0-1 0 0,0 0 1 0 0,0 0-1 0 0,0 0 1 0 0,0 1-1 0 0,0-1 1 0 0,1 1-1 0 0,-1-1 1 0 0,1 1-1 0 0,0 0 1 0 0,-2 2-7 0 0,-4 7 61 0 0,3-6 53 0 0,1 1 0 0 0,0 0 1 0 0,0-1-1 0 0,0 1 1 0 0,1 1-1 0 0,0-1 0 0 0,1 0 1 0 0,-2 7-115 0 0,2-3 135 0 0,1-2 176 0 0,2-9-300 0 0,0 0 0 0 0,0 0 0 0 0,-1-1 1 0 0,1 1-1 0 0,0 0 0 0 0,0-1 0 0 0,0 1 0 0 0,-1-1 0 0 0,1 1 0 0 0,0-1 0 0 0,-1 0 1 0 0,1 1-1 0 0,0-1 0 0 0,-1 0 0 0 0,1 1-11 0 0,3-5-120 0 0,0 1 0 0 0,0-1 0 0 0,0 0 0 0 0,-1 0 0 0 0,1 0 0 0 0,-1-1 0 0 0,-1 1 0 0 0,2-3 120 0 0,12-29-1088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37:38.770"/>
    </inkml:context>
    <inkml:brush xml:id="br0">
      <inkml:brushProperty name="width" value="0.1" units="cm"/>
      <inkml:brushProperty name="height" value="0.1" units="cm"/>
      <inkml:brushProperty name="color" value="#333333"/>
    </inkml:brush>
  </inkml:definitions>
  <inkml:trace contextRef="#ctx0" brushRef="#br0">4 362 13824 0 0,'-2'-8'217'0'0,"0"-8"2000"0"0,11 8-1196 0 0,-7 4-826 0 0,0 0-1 0 0,0 1 0 0 0,1-1 0 0 0,0 1 0 0 0,0 0 0 0 0,0 0 0 0 0,0 0 0 0 0,0 0 0 0 0,1 0 0 0 0,-1 1 1 0 0,1 0-1 0 0,0-1 0 0 0,-1 1 0 0 0,1 1 0 0 0,0-1 0 0 0,0 0 0 0 0,0 1 0 0 0,1 0 0 0 0,3-1-194 0 0,43-12 1472 0 0,-23 10-846 0 0,16-1-41 0 0,24 6 226 0 0,73-3-97 0 0,-61-7-529 0 0,-43 3-94 0 0,1-1 121 0 0,0-2-1 0 0,32-11-211 0 0,-11 1 165 0 0,-56 19-156 0 0,26-9 107 0 0,0 2-1 0 0,0 1 1 0 0,23-1-116 0 0,-34 6 32 0 0,30-4 108 0 0,0 3 0 0 0,1 2 0 0 0,24 4-140 0 0,-55-2 29 0 0,26 3 97 0 0,17 5-126 0 0,-12-1 142 0 0,11 0-142 0 0,0-2 122 0 0,-23-1-33 0 0,0-3 0 0 0,1-1 0 0 0,-1-1-1 0 0,0-3 1 0 0,1-1 0 0 0,21-5-89 0 0,-6 1 91 0 0,0 3-1 0 0,36 1-90 0 0,-11 1 55 0 0,-37 2-158 0 0,-1 2-1 0 0,23 4 104 0 0,-15-1-157 0 0,27-1 157 0 0,-32-1 0 0 0,-27-1 0 0 0,-1-2 0 0 0,1 1 0 0 0,1-2 0 0 0,31-3-12 0 0,17 0 191 0 0,-1-4-1 0 0,13-5-178 0 0,11-3 188 0 0,6 4-188 0 0,16 2 11 0 0,-87 8-11 0 0,0 2 0 0 0,0 0 0 0 0,0 2 0 0 0,3 1 0 0 0,-1-1 0 0 0,15 3 0 0 0,0 2 0 0 0,1 2 0 0 0,52 9 0 0 0,-39-12 7 0 0,0-3 0 0 0,18-2-7 0 0,110-8-121 0 0,-140 5 9 0 0,168-20 215 0 0,-98 9 101 0 0,8 4-204 0 0,205 2-267 0 0,-268 4 342 0 0,0-2 0 0 0,-1-4 0 0 0,38-10-75 0 0,-13 3 106 0 0,4 0-96 0 0,17-4 44 0 0,53-1-54 0 0,-137 19 0 0 0,30-3 0 0 0,1 2 0 0 0,0 2 0 0 0,0 2 0 0 0,13 4 0 0 0,-40-2 0 0 0,133 22 0 0 0,-4-1 0 0 0,-70-11 0 0 0,19-2 0 0 0,-39-5 0 0 0,-18-3 0 0 0,0-3 0 0 0,-1-1 0 0 0,11-3 0 0 0,18 0 0 0 0,74-6 0 0 0,-48 4 40 0 0,48-2-16 0 0,-134 8-24 0 0,204 5 0 0 0,-195-4 0 0 0,-1-2 0 0 0,10-1 0 0 0,24-1 0 0 0,6 3 0 0 0,0-2 0 0 0,54-11 0 0 0,103-13 0 0 0,-211 25 0 0 0,28 0 1 0 0,1 1-1 0 0,-1 2 0 0 0,0 1 1 0 0,30 7-1 0 0,44 4-26 0 0,-74-10-250 0 0,0 1 0 0 0,32 10 276 0 0,-11-4 121 0 0,29 2-121 0 0,0 1 379 0 0,111 16-343 0 0,-127-20-36 0 0,29-1 0 0 0,-37-4 0 0 0,11-1 13 0 0,1-4 1 0 0,0-2-1 0 0,-1-4 0 0 0,9-3-13 0 0,84-7 13 0 0,-93 11-15 0 0,-36 3 2 0 0,24 3 0 0 0,22-1 0 0 0,-53-2 0 0 0,1 1 0 0 0,23 0 0 0 0,3 2 0 0 0,-1-3 0 0 0,0-2 0 0 0,4-3 0 0 0,11 0 0 0 0,-6 0 0 0 0,4 0 0 0 0,43 1 0 0 0,-48 7 0 0 0,-1 2 0 0 0,2 2 0 0 0,8 1 0 0 0,1-3 0 0 0,0-4 0 0 0,0-3 0 0 0,6-3 0 0 0,4-2 0 0 0,-5 1 0 0 0,50 1 0 0 0,150 2 0 0 0,-196-1 0 0 0,-1-3 0 0 0,35-10 0 0 0,-82 13 32 0 0,0 1 0 0 0,24 1-32 0 0,-11-1 26 0 0,14 0 12 0 0,2 2-18 0 0,-37 1-5 0 0,0 1 0 0 0,0 2-1 0 0,10 0-14 0 0,-10 2 2 0 0,-5-1-30 0 0,0 0 0 0 0,-1 1 0 0 0,0 1 0 0 0,0 1 1 0 0,0 1-1 0 0,9 3 28 0 0,-15-3-334 0 0,1 0-1 0 0,-1-1 1 0 0,11 1 334 0 0,5-1-576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37:39.504"/>
    </inkml:context>
    <inkml:brush xml:id="br0">
      <inkml:brushProperty name="width" value="0.1" units="cm"/>
      <inkml:brushProperty name="height" value="0.1" units="cm"/>
      <inkml:brushProperty name="color" value="#333333"/>
    </inkml:brush>
  </inkml:definitions>
  <inkml:trace contextRef="#ctx0" brushRef="#br0">174 236 9216 0 0,'-43'-88'2121'0'0,"-16"-44"9292"0"0,59 131-11344 0 0,-1 0 0 0 0,1 1 0 0 0,0-1 0 0 0,-1 0 0 0 0,1 0 0 0 0,0 1-1 0 0,-1-1 1 0 0,1 0 0 0 0,-1 0 0 0 0,1 1 0 0 0,-1-1 0 0 0,1 1 0 0 0,-1-1 0 0 0,0 0 0 0 0,1 1 0 0 0,-1-1 0 0 0,0 1 0 0 0,1-1 0 0 0,-1 1-1 0 0,0 0 1 0 0,0-1 0 0 0,1 1 0 0 0,-1 0 0 0 0,0-1 0 0 0,0 1 0 0 0,0 0 0 0 0,1 0 0 0 0,-1 0 0 0 0,0 0 0 0 0,0 0 0 0 0,0 0 0 0 0,0 0-1 0 0,1 0 1 0 0,-1 0 0 0 0,0 0 0 0 0,0 0 0 0 0,0 1 0 0 0,1-1 0 0 0,-1 0 0 0 0,0 0 0 0 0,0 1 0 0 0,0-1 0 0 0,1 1 0 0 0,-1-1 0 0 0,0 1-1 0 0,1-1 1 0 0,-1 1 0 0 0,0-1 0 0 0,1 1 0 0 0,-1-1 0 0 0,1 1 0 0 0,-1 0 0 0 0,1-1 0 0 0,-1 1 0 0 0,1 0 0 0 0,-1 0 0 0 0,1-1 0 0 0,0 1-1 0 0,0 0 1 0 0,-1 0 0 0 0,1 0 0 0 0,0 0-69 0 0,-4 14 189 0 0,0-1 0 0 0,2 2 1 0 0,0-1-1 0 0,0 0 0 0 0,1 0 0 0 0,1 4-189 0 0,-3 42 240 0 0,-3-18-111 0 0,1-6 102 0 0,1 12-231 0 0,4 202 771 0 0,15 67-771 0 0,-13-289-58 0 0,13 116-19 0 0,9 15 77 0 0,-20-130-3 0 0,26 105-160 0 0,-29-131-413 0 0,-1-4-178 0 0,-1-4-1129 0 0,-1-18-4575 0 0,1-14-1963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37:40.036"/>
    </inkml:context>
    <inkml:brush xml:id="br0">
      <inkml:brushProperty name="width" value="0.1" units="cm"/>
      <inkml:brushProperty name="height" value="0.1" units="cm"/>
      <inkml:brushProperty name="color" value="#333333"/>
    </inkml:brush>
  </inkml:definitions>
  <inkml:trace contextRef="#ctx0" brushRef="#br0">104 163 16991 0 0,'0'-5'137'0'0,"1"1"0"0"0,-1-1-1 0 0,1 1 1 0 0,0 0 0 0 0,0-1-1 0 0,0 1 1 0 0,0 0-1 0 0,1 0 1 0 0,-1 0 0 0 0,1 0-1 0 0,1 0 1 0 0,-1 0 0 0 0,0 0-1 0 0,4-3-136 0 0,-2 3 201 0 0,0-1 1 0 0,0 1-1 0 0,1 0 0 0 0,0 0 0 0 0,0 1 1 0 0,0-1-1 0 0,0 1 0 0 0,1 0 0 0 0,-1 0 1 0 0,3 0-202 0 0,22-9 1467 0 0,-8 2-514 0 0,1 1 0 0 0,9-2-953 0 0,-16 7 158 0 0,-1 1 0 0 0,1 0 0 0 0,0 1 1 0 0,0 0-1 0 0,0 1 0 0 0,0 1 0 0 0,0 1 0 0 0,1 0-158 0 0,-9 0 14 0 0,-1 1 0 0 0,1-1-1 0 0,-1 2 1 0 0,0-1 0 0 0,0 1 0 0 0,0-1-1 0 0,0 2 1 0 0,0-1 0 0 0,0 1 0 0 0,-1 0-1 0 0,0 1 1 0 0,0-1 0 0 0,0 1-1 0 0,0 1 1 0 0,-1-1 0 0 0,0 1 0 0 0,4 5-14 0 0,-4-4-5 0 0,-1 1 0 0 0,0-1 1 0 0,-1 1-1 0 0,0 0 0 0 0,0-1 1 0 0,0 1-1 0 0,-1 1 0 0 0,0-1 1 0 0,-1 0-1 0 0,0 0 0 0 0,0 1 1 0 0,-1-1-1 0 0,0 0 0 0 0,0 1 1 0 0,-1-1-1 0 0,-1 4 5 0 0,-3 14-23 0 0,0-1 1 0 0,-2 0-1 0 0,-1 0 0 0 0,-8 17 23 0 0,1-9 177 0 0,-2-1-1 0 0,-19 29-176 0 0,13-24 145 0 0,-4 7 112 0 0,-2-1 0 0 0,-2-2 1 0 0,-4 2-258 0 0,18-24 91 0 0,0 0 1 0 0,-2-2 0 0 0,0 0-1 0 0,-1-2 1 0 0,0 0-1 0 0,-1-1 1 0 0,-9 4-92 0 0,18-13 62 0 0,0 1-1 0 0,0-2 1 0 0,-1 0 0 0 0,1 0-1 0 0,-1-2 1 0 0,0 1 0 0 0,-6-1-62 0 0,17-1-67 0 0,0-1 1 0 0,-1 0 0 0 0,1 0 0 0 0,0 0-1 0 0,0 0 1 0 0,0 0 0 0 0,0-1-1 0 0,-1 1 1 0 0,1 0 0 0 0,0-1-1 0 0,0 0 1 0 0,0 0 0 0 0,0 1-1 0 0,0-1 1 0 0,0 0 0 0 0,0 0-1 0 0,0-1 1 0 0,0 1 0 0 0,1 0-1 0 0,-1-1 1 0 0,0 1 0 0 0,1-1-1 0 0,-1 1 1 0 0,1-1 0 0 0,0 0 0 0 0,-1 0-1 0 0,0-1 67 0 0,-5-25-9336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37:41.194"/>
    </inkml:context>
    <inkml:brush xml:id="br0">
      <inkml:brushProperty name="width" value="0.1" units="cm"/>
      <inkml:brushProperty name="height" value="0.1" units="cm"/>
      <inkml:brushProperty name="color" value="#333333"/>
    </inkml:brush>
  </inkml:definitions>
  <inkml:trace contextRef="#ctx0" brushRef="#br0">254 143 9672 0 0,'0'-7'874'0'0,"-1"5"-944"0"0,0 0-1 0 0,1 1 0 0 0,-1-1 0 0 0,0 0 1 0 0,0 0-1 0 0,0 1 0 0 0,0-1 0 0 0,0 1 1 0 0,0-1-1 0 0,-1 0 71 0 0,-1 0 531 0 0,1-1-1 0 0,-1 1 1 0 0,0 0-1 0 0,0-1 1 0 0,0 1 0 0 0,0 1-1 0 0,-1-1 1 0 0,1 0-1 0 0,-1 1-530 0 0,1-1 495 0 0,0 1-1 0 0,-1 0 1 0 0,1 0-1 0 0,-1 0 0 0 0,1 1 1 0 0,-1-1-1 0 0,1 1 1 0 0,-1 0-1 0 0,1 0 0 0 0,-1 0 1 0 0,1 0-1 0 0,-1 0 0 0 0,1 1 1 0 0,-1 0-1 0 0,1-1 1 0 0,-2 2-495 0 0,-1 0 202 0 0,0 1 1 0 0,0 0-1 0 0,1 0 1 0 0,-1 0-1 0 0,1 1 1 0 0,-1 0 0 0 0,1 0-1 0 0,0 0 1 0 0,0 1-1 0 0,1-1 1 0 0,-1 1-1 0 0,1 0 1 0 0,-2 5-203 0 0,-7 13 94 0 0,2 1 1 0 0,1 0-1 0 0,0 1 1 0 0,2 0 0 0 0,1 0-1 0 0,1 1 1 0 0,1 0-1 0 0,2 0 1 0 0,0 0-1 0 0,2 3-94 0 0,1-23 12 0 0,-1 20 95 0 0,2 1 0 0 0,1-1 0 0 0,1 1 0 0 0,2 3-107 0 0,3 4 194 0 0,0-1 0 0 0,3 0 0 0 0,1-1 0 0 0,5 9-194 0 0,-13-33 45 0 0,2 6 56 0 0,1-1-1 0 0,0 0 1 0 0,1 0-1 0 0,0 0 1 0 0,1-1-1 0 0,7 7-100 0 0,-8-10 66 0 0,1-1 0 0 0,-1 0-1 0 0,2 0 1 0 0,-1-1 0 0 0,1-1 0 0 0,0 0 0 0 0,0 0-1 0 0,1 0 1 0 0,-1-2 0 0 0,1 1 0 0 0,1-1-1 0 0,4 1-65 0 0,-2-2 43 0 0,0 0 1 0 0,0-1-1 0 0,0-1 0 0 0,1 0 0 0 0,-1 0 0 0 0,0-2 0 0 0,0 1 0 0 0,1-2 0 0 0,-1 0 0 0 0,0-1 0 0 0,0 0 0 0 0,-1-1 0 0 0,1-1 0 0 0,5-2-43 0 0,3-4 22 0 0,-1 0-1 0 0,0-1 1 0 0,-1 0 0 0 0,0-2 0 0 0,-1-1-1 0 0,-1 0 1 0 0,0-1 0 0 0,-1-1-1 0 0,-1-1 1 0 0,-1 0 0 0 0,0-1-1 0 0,-1-1 1 0 0,-1 0 0 0 0,-1-1-1 0 0,7-17-21 0 0,-6 8 17 0 0,0-1-1 0 0,-3 0 1 0 0,0-1 0 0 0,-2 0-1 0 0,3-28-16 0 0,-8 38-6 0 0,-2 0-1 0 0,-1 0 1 0 0,0 0-1 0 0,-1 0 1 0 0,-2-2 6 0 0,1 11-3 0 0,-1 0-1 0 0,0 0 0 0 0,-1 0 1 0 0,-1 1-1 0 0,0-1 1 0 0,0 1-1 0 0,-1 1 1 0 0,-1-1-1 0 0,-1-1 4 0 0,-1 1 0 0 0,0-1 0 0 0,-1 1 0 0 0,-1 1 0 0 0,0 0 0 0 0,0 0 0 0 0,-1 1 0 0 0,-1 1 0 0 0,1 0 0 0 0,-2 0 0 0 0,1 2 0 0 0,-1-1 0 0 0,0 2 0 0 0,-1 0 0 0 0,-12-4 0 0 0,5 4 0 0 0,0 0 0 0 0,-9 0 0 0 0,22 4 0 0 0,0 1 0 0 0,0 1 0 0 0,0-1 0 0 0,1 1 0 0 0,-1 1 0 0 0,0 0 0 0 0,-3 1 0 0 0,-15 3-9 0 0,0 2-1 0 0,-4 3 10 0 0,23-7-4 0 0,-1 0 0 0 0,1 1-1 0 0,0 0 1 0 0,0 1 0 0 0,0 0-1 0 0,1 0 1 0 0,0 0 0 0 0,-4 4 4 0 0,6-4 10 0 0,0 0 0 0 0,0 0 0 0 0,1 0 0 0 0,-1 0 0 0 0,1 1 1 0 0,1 0-1 0 0,-1 0-10 0 0,3-3-60 0 0,-1-1 0 0 0,1 1 0 0 0,1 0 0 0 0,-1 0 0 0 0,0-1 0 0 0,1 1 0 0 0,-1 0 0 0 0,1 0 0 0 0,0 0 0 0 0,0 0 0 0 0,0-1 0 0 0,0 1 1 0 0,0 0-1 0 0,1 0 0 0 0,-1 0 0 0 0,1 0 0 0 0,0-1 0 0 0,0 2 60 0 0,2 1-474 0 0,-1 1 0 0 0,1-1 1 0 0,0 1-1 0 0,0-1 0 0 0,0 0 1 0 0,1 0-1 0 0,0-1 0 0 0,0 1 1 0 0,0-1-1 0 0,1 0 0 0 0,1 1 474 0 0,1 1-686 0 0,1-1-1 0 0,0 1 0 0 0,0-1 0 0 0,0-1 0 0 0,1 0 0 0 0,0 0 687 0 0,20 3-1959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11:34:36.399"/>
    </inkml:context>
    <inkml:brush xml:id="br0">
      <inkml:brushProperty name="width" value="0.1" units="cm"/>
      <inkml:brushProperty name="height" value="0.1" units="cm"/>
      <inkml:brushProperty name="color" value="#333333"/>
    </inkml:brush>
  </inkml:definitions>
  <inkml:trace contextRef="#ctx0" brushRef="#br0">0 88 3224 0 0,'4'4'1256'0'0,"-1"-4"4466"0"0,-2-1-5433 0 0,0 1-1 0 0,0-1 0 0 0,0 1 0 0 0,0-1 1 0 0,0 1-1 0 0,1 0 0 0 0,-1 0 0 0 0,0-1 1 0 0,0 1-1 0 0,1 0 0 0 0,0 0-288 0 0,26-3 2011 0 0,-20 2-1744 0 0,1-1 0 0 0,0 0 0 0 0,-1-1 0 0 0,0 0 0 0 0,1 0 0 0 0,-1 0 0 0 0,3-3-267 0 0,-4 2 238 0 0,-1 0 0 0 0,1 1 0 0 0,-1-1 1 0 0,1 2-1 0 0,0-1 0 0 0,6-1-238 0 0,14-6 677 0 0,-13 4-386 0 0,-1 1 0 0 0,10-2-291 0 0,1-1 290 0 0,-22 7-195 0 0,28 1 274 0 0,-29 0-289 0 0,1 0 12 0 0,3 0-17 0 0,-2 1-20 0 0,4 2-34 0 0,-6-2 35 0 0,-1-1 19 0 0,1 0-67 0 0,0 1 1 0 0,0 0-1 0 0,0-1 1 0 0,0 1-1 0 0,0 0 1 0 0,-1 0-1 0 0,1-1 1 0 0,0 1-1 0 0,-1 0 1 0 0,1 0-1 0 0,0 0 1 0 0,0 1-9 0 0,2 3 58 0 0,-1-3-29 0 0,-1-1-8 0 0,0 0 0 0 0,0 0 0 0 0,-1 0-1 0 0,1 0 1 0 0,0 0 0 0 0,-1 0 0 0 0,1 0-1 0 0,-1 0 1 0 0,0 1 0 0 0,1-1 0 0 0,-1 0-1 0 0,0 0 1 0 0,1 0 0 0 0,-1 1 0 0 0,0-1-21 0 0,2 6 27 0 0,3 44 221 0 0,-5-49-267 0 0,0 0 1 0 0,1-1 0 0 0,-1 1 0 0 0,0 0 0 0 0,0 0-1 0 0,0 0 1 0 0,-1 0 0 0 0,1 0 0 0 0,0 0 0 0 0,-1 0-1 0 0,1 0 1 0 0,-1 0 18 0 0,-2 13-157 0 0,3-1 143 0 0,-2-1 1 0 0,-2 14 13 0 0,1-14 3 0 0,1 0-1 0 0,0 13-2 0 0,1-2 232 0 0,-1-1 0 0 0,-1 4-232 0 0,0-4 283 0 0,0 0 0 0 0,2 4-283 0 0,1 5 338 0 0,0-30-247 0 0,0-2 12 0 0,0 0 7 0 0,0 0 2 0 0,0 0-8 0 0,0 0-32 0 0,0 0-2 0 0,0 0-9 0 0,0 0-77 0 0,0 0 104 0 0,0 0 12 0 0,0 0-52 0 0,0 0-176 0 0,0 0-80 0 0,0 0-15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37:41.595"/>
    </inkml:context>
    <inkml:brush xml:id="br0">
      <inkml:brushProperty name="width" value="0.1" units="cm"/>
      <inkml:brushProperty name="height" value="0.1" units="cm"/>
      <inkml:brushProperty name="color" value="#333333"/>
    </inkml:brush>
  </inkml:definitions>
  <inkml:trace contextRef="#ctx0" brushRef="#br0">28 0 23039 0 0,'0'0'528'0'0,"-2"2"70"0"0,0 0-509 0 0,0 0 0 0 0,-1 1 0 0 0,1 0 1 0 0,0-1-1 0 0,1 1 0 0 0,-1 0 0 0 0,0 0 0 0 0,1 0 1 0 0,-1 0-1 0 0,1 0 0 0 0,0 0 0 0 0,0 1 1 0 0,0-1-1 0 0,1 0 0 0 0,-1 1 0 0 0,1 1-89 0 0,-1 1 52 0 0,1 0 1 0 0,0 1-1 0 0,0-1 0 0 0,0 0 0 0 0,1 0 0 0 0,0 1 1 0 0,1-1-1 0 0,0 4-52 0 0,3 1 217 0 0,-1-1 0 0 0,1 1 0 0 0,1-1 0 0 0,0-1 0 0 0,0 1 0 0 0,1-1 0 0 0,0 0 0 0 0,1 0 0 0 0,0-1-1 0 0,8 7-216 0 0,12 7 660 0 0,0 0-1 0 0,27 14-659 0 0,-17-15 51 0 0,-1-2 1 0 0,2-1-1 0 0,15 3-51 0 0,4 3-53 0 0,1-1-1494 0 0,21 5 1547 0 0,-19-12-7617 0 0,-22-8-1170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37:42.100"/>
    </inkml:context>
    <inkml:brush xml:id="br0">
      <inkml:brushProperty name="width" value="0.1" units="cm"/>
      <inkml:brushProperty name="height" value="0.1" units="cm"/>
      <inkml:brushProperty name="color" value="#333333"/>
    </inkml:brush>
  </inkml:definitions>
  <inkml:trace contextRef="#ctx0" brushRef="#br0">1 111 19663 0 0,'0'0'903'0'0,"0"0"-19"0"0,0 2-569 0 0,0 3-174 0 0,1-4-45 0 0,-1 0 0 0 0,1 0 0 0 0,0 0 0 0 0,0 0 0 0 0,0 0 0 0 0,-1 0 0 0 0,1 0-1 0 0,0 0 1 0 0,0 0 0 0 0,1 0 0 0 0,-1 0 0 0 0,0-1 0 0 0,0 1 0 0 0,0 0 0 0 0,0-1 0 0 0,1 1 0 0 0,-1-1 0 0 0,0 0 0 0 0,1 1 0 0 0,-1-1 0 0 0,1 0-96 0 0,4 1 154 0 0,0-1 0 0 0,0 0 0 0 0,0 0 0 0 0,0 0 1 0 0,0-1-1 0 0,0 0 0 0 0,0 0 0 0 0,2-1-154 0 0,51-17 442 0 0,-41 13-288 0 0,74-28-182 0 0,-26 9 563 0 0,67-15-535 0 0,-128 38 9 0 0,0 1 0 0 0,0 0 0 0 0,0 0 0 0 0,1 1 0 0 0,-1 0 0 0 0,0-1 0 0 0,0 2 0 0 0,1-1 0 0 0,-1 1 0 0 0,0-1 0 0 0,0 2 0 0 0,0-1 0 0 0,0 0 0 0 0,2 2-9 0 0,-6-3 21 0 0,0 1 0 0 0,-1 0 1 0 0,1 0-1 0 0,0-1 0 0 0,-1 1 0 0 0,1 0 0 0 0,-1 0 0 0 0,1 0 0 0 0,-1 0 1 0 0,1 0-1 0 0,-1-1 0 0 0,0 1 0 0 0,1 0 0 0 0,-1 0 0 0 0,0 0 0 0 0,0 0 0 0 0,0 0 1 0 0,0 0-1 0 0,0 0 0 0 0,0 0 0 0 0,0 0 0 0 0,0 0 0 0 0,0 0 0 0 0,0 0-21 0 0,0 1 53 0 0,0 2 15 0 0,-1-1 0 0 0,0 1-1 0 0,1-1 1 0 0,-1 1 0 0 0,0-1 0 0 0,-1 0-1 0 0,1 0 1 0 0,0 1 0 0 0,-1-1 0 0 0,0 0-1 0 0,0 0-67 0 0,-25 34 760 0 0,23-32-625 0 0,-12 15 277 0 0,-13 16 424 0 0,2 1 1 0 0,-4 10-837 0 0,24-35 81 0 0,0 1 1 0 0,1 0-1 0 0,0 1 0 0 0,1 0 0 0 0,0-1 0 0 0,1 2 1 0 0,1-1-1 0 0,0 0 0 0 0,1 3-81 0 0,1-6-113 0 0,0 1 1 0 0,1-1-1 0 0,1 1 0 0 0,0-1 1 0 0,1 0-1 0 0,2 12 113 0 0,2 0-452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37:42.658"/>
    </inkml:context>
    <inkml:brush xml:id="br0">
      <inkml:brushProperty name="width" value="0.1" units="cm"/>
      <inkml:brushProperty name="height" value="0.1" units="cm"/>
      <inkml:brushProperty name="color" value="#333333"/>
    </inkml:brush>
  </inkml:definitions>
  <inkml:trace contextRef="#ctx0" brushRef="#br0">523 0 8288 0 0,'0'0'381'0'0,"0"0"-6"0"0,0 2-242 0 0,0 5 295 0 0,0-6 1719 0 0,1 1 749 0 0,0 0-1769 0 0,0 0 1 0 0,0 0 0 0 0,0 0 0 0 0,-1 0-1 0 0,1 0 1 0 0,-1 1 0 0 0,0-1-1 0 0,1 0 1 0 0,-1 0 0 0 0,0 0 0 0 0,0 0-1 0 0,-1 1-1127 0 0,1-2 23 0 0,-1 0 0 0 0,0 0 0 0 0,1-1 0 0 0,-1 1 0 0 0,0 0 0 0 0,0-1 0 0 0,0 1 0 0 0,0 0 0 0 0,0-1 0 0 0,0 1 0 0 0,0-1 0 0 0,1 1 0 0 0,-2-1 0 0 0,1 0 0 0 0,0 1 0 0 0,0-1 0 0 0,0 0 0 0 0,0 0 0 0 0,0 0 0 0 0,0 0 0 0 0,0 0-23 0 0,-81-6 560 0 0,46 1-360 0 0,31 4-169 0 0,-1 0-1 0 0,0 0 1 0 0,0 0-1 0 0,1 0 1 0 0,-1 1-1 0 0,0 0 1 0 0,0 1-1 0 0,0-1-30 0 0,-24 5 118 0 0,14-4-120 0 0,0 2 0 0 0,1 0 1 0 0,-1 0-1 0 0,1 2 1 0 0,0 0-1 0 0,-6 3 2 0 0,-5 3-20 0 0,-3 2 209 0 0,1 4 35 0 0,-25 16-26 0 0,47-28-175 0 0,1-1-1 0 0,0 1 1 0 0,0 0 0 0 0,0 0-1 0 0,0 1 1 0 0,1-1-1 0 0,-4 6-22 0 0,6-8 1 0 0,0 0 0 0 0,1 0-1 0 0,-1 0 1 0 0,1 0 0 0 0,-1 1-1 0 0,1-1 1 0 0,0 1 0 0 0,0-1-1 0 0,0 1 1 0 0,1-1 0 0 0,-1 1-1 0 0,1-1 1 0 0,0 1 0 0 0,0-1-1 0 0,0 1 1 0 0,0 1-1 0 0,3 7 0 0 0,-3-5 0 0 0,1-1 0 0 0,1 0 0 0 0,-1 0 0 0 0,1 0 0 0 0,0 0 0 0 0,2 2 0 0 0,-1-2 0 0 0,-1 0 0 0 0,1 0 0 0 0,-1 0 0 0 0,0 0 0 0 0,-1 1 0 0 0,1-1 0 0 0,-1 1 0 0 0,0-1 0 0 0,-1 1 0 0 0,0 0 0 0 0,0-1 0 0 0,-1 4 0 0 0,1 0 0 0 0,0 166-1221 0 0,0-155 522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37:45.730"/>
    </inkml:context>
    <inkml:brush xml:id="br0">
      <inkml:brushProperty name="width" value="0.1" units="cm"/>
      <inkml:brushProperty name="height" value="0.1" units="cm"/>
      <inkml:brushProperty name="color" value="#333333"/>
    </inkml:brush>
  </inkml:definitions>
  <inkml:trace contextRef="#ctx0" brushRef="#br0">12 29 2760 0 0,'-10'-25'125'0'0,"8"22"-3"0"0,2 9 186 0 0,0-4 1156 0 0,0-2 495 0 0,0 0 97 0 0,11 4 952 0 0,3 3-754 0 0,-10-6-2147 0 0,-1 0 1 0 0,1 1-1 0 0,-1 0 1 0 0,0 0-1 0 0,0 0 1 0 0,0 0-1 0 0,0 1 1 0 0,0-1 0 0 0,2 2-108 0 0,18 12 1458 0 0,-18-11-1081 0 0,-1 0-1 0 0,0 0 0 0 0,0 0 1 0 0,3 5-377 0 0,9 12 979 0 0,5-2 119 0 0,-12-12-857 0 0,-1 0 0 0 0,0 0 1 0 0,0 0-1 0 0,-1 1 0 0 0,1 3-241 0 0,-5-8 107 0 0,0 1-1 0 0,1-1 1 0 0,0 0-1 0 0,0 0 1 0 0,4 3-107 0 0,9 9 355 0 0,2 4-29 0 0,-10-13-255 0 0,-2 1 0 0 0,1 1 0 0 0,-1-1-1 0 0,0 1 1 0 0,0 1-71 0 0,9 14 107 0 0,-11-18-71 0 0,-1 0-1 0 0,1 0 1 0 0,-2 1 0 0 0,2 1-36 0 0,5 11 222 0 0,1 0 0 0 0,1-1 0 0 0,1 0 0 0 0,13 14-222 0 0,-6-7 557 0 0,11 17-557 0 0,-15-19 187 0 0,0-1 0 0 0,2 0 0 0 0,9 8-187 0 0,-20-24 38 0 0,1 0 0 0 0,0 0 0 0 0,-1 0 0 0 0,9 3-38 0 0,12 10 62 0 0,70 54 119 0 0,-94-69-171 0 0,0 0 0 0 0,0 0 0 0 0,0 0 1 0 0,0 0-1 0 0,2 4-10 0 0,-3-3 11 0 0,0-1 0 0 0,1 1 0 0 0,0-1 0 0 0,0 0 1 0 0,3 2-12 0 0,4 3 10 0 0,22 16 186 0 0,0 2 0 0 0,11 14-196 0 0,10 10 287 0 0,-30-31-174 0 0,79 67 223 0 0,-77-65-263 0 0,-13-11-37 0 0,0 0 0 0 0,-1 1 1 0 0,3 4-37 0 0,-1-1 44 0 0,0-1 0 0 0,8 6-44 0 0,-7-7 31 0 0,0 1-1 0 0,10 12-30 0 0,-1 0 17 0 0,1-1 1 0 0,1-1 0 0 0,5 1-18 0 0,8 9 54 0 0,84 76 10 0 0,-5-5 322 0 0,7-3-386 0 0,5 2-189 0 0,-111-88 167 0 0,-1 1 1 0 0,-1 0-1 0 0,-1 1 0 0 0,-1 1 1 0 0,3 5 21 0 0,22 25-16 0 0,-22-28 185 0 0,10 14-169 0 0,-25-31 29 0 0,0 0 0 0 0,1 0 1 0 0,-1 0-1 0 0,5 2-29 0 0,9 11 12 0 0,0 1-176 0 0,17 13 164 0 0,11 12 168 0 0,-27-24-187 0 0,-10-9-40 0 0,0-1 1 0 0,1 0 0 0 0,7 5 58 0 0,-12-11-2 0 0,0 1 1 0 0,0 0-1 0 0,-1 0 0 0 0,1 0 1 0 0,-1 0-1 0 0,0 1 0 0 0,0-1 1 0 0,0 2 1 0 0,16 21 2 0 0,15 10 46 0 0,-10-9 117 0 0,25 20-165 0 0,-48-47 4 0 0,0-1 0 0 0,0 1 0 0 0,0 0-1 0 0,0 0 1 0 0,0-1 0 0 0,-1 1 0 0 0,1 0-1 0 0,0 0 1 0 0,-1 0 0 0 0,1 0 0 0 0,0 0-1 0 0,-1 0 1 0 0,1 0 0 0 0,-1 0-1 0 0,1 0 1 0 0,-1 2-4 0 0,0-3 4 0 0,1 1 0 0 0,-1-1 0 0 0,0 1-1 0 0,0-1 1 0 0,0 1 0 0 0,1-1 0 0 0,-1 1 0 0 0,0-1-1 0 0,0 1 1 0 0,1-1 0 0 0,-1 1 0 0 0,1-1 0 0 0,-1 1-1 0 0,0-1 1 0 0,1 1 0 0 0,-1-1 0 0 0,1 0-1 0 0,0 1-3 0 0,30 37 235 0 0,-28-36-223 0 0,-1 0 0 0 0,0 1 1 0 0,1-1-1 0 0,-1 1 0 0 0,0-1 0 0 0,-1 1 0 0 0,1 0 0 0 0,1 1-12 0 0,9 15 74 0 0,-3-8-1309 0 0,-7-7-5261 0 0,3 4-2271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37:47.176"/>
    </inkml:context>
    <inkml:brush xml:id="br0">
      <inkml:brushProperty name="width" value="0.1" units="cm"/>
      <inkml:brushProperty name="height" value="0.1" units="cm"/>
      <inkml:brushProperty name="color" value="#333333"/>
    </inkml:brush>
  </inkml:definitions>
  <inkml:trace contextRef="#ctx0" brushRef="#br0">2977 0 8288 0 0,'0'0'638'0'0,"0"0"-190"0"0,-1 1 1320 0 0,-1 3-1391 0 0,1-1 4409 0 0,1 12-3125 0 0,0-14-936 0 0,0-1-321 0 0,0 0-144 0 0,0 0-32 0 0,0 0-4 0 0,0 0 0 0 0,0 0 0 0 0,2 3 0 0 0,4 7-20 0 0,-4-7-84 0 0,-1-2-79 0 0,1 0-1 0 0,-1 0 1 0 0,0 0-1 0 0,0 0 0 0 0,0 0 1 0 0,0 0-1 0 0,0 0 1 0 0,0 0-1 0 0,0 0 0 0 0,0 1 1 0 0,0-1-1 0 0,0 0 1 0 0,-1 1-41 0 0,1-1-16 0 0,11 28 494 0 0,-8-13-240 0 0,-4-11-204 0 0,1 7-18 0 0,-1 0-16 0 0,0-11 3 0 0,0 1 0 0 0,0 0 0 0 0,0 0 0 0 0,0 0 0 0 0,0 0 0 0 0,0 0-1 0 0,0 0 1 0 0,-1 0 0 0 0,1 0 0 0 0,-1 0 0 0 0,0-1 0 0 0,1 1 0 0 0,-1 0 0 0 0,0 0 0 0 0,0-1-1 0 0,0 1 1 0 0,0 0 0 0 0,-2 1-3 0 0,-2 4 23 0 0,0 2 26 0 0,-1 0 1 0 0,0 0-1 0 0,-1 0 1 0 0,0-1-1 0 0,-3 3-49 0 0,-13 16 158 0 0,4-5 155 0 0,-12 16 257 0 0,14-15-327 0 0,-2 3-41 0 0,-41 75 9 0 0,58-98-203 0 0,-1 1-1 0 0,0-1 1 0 0,0 0-1 0 0,1 1 1 0 0,-2-1-1 0 0,1-1 1 0 0,-1 2-8 0 0,-15 14 0 0 0,-8 20 0 0 0,7-18 22 0 0,1 1-1 0 0,1 1 0 0 0,-6 12-21 0 0,-13 12 0 0 0,4-6 0 0 0,19-21-91 0 0,2 0-1 0 0,0 1 1 0 0,-4 13 91 0 0,8-18-73 0 0,-1-1 0 0 0,1-1 0 0 0,-2 0 0 0 0,-6 7 73 0 0,-9 12-58 0 0,1-1 128 0 0,9-11 71 0 0,0 0 0 0 0,0 4-141 0 0,-17 22 37 0 0,23-36-130 0 0,1 1 0 0 0,0 1-1 0 0,1-1 1 0 0,-1 5 93 0 0,-5 9-21 0 0,-2 0 0 0 0,-3 4 21 0 0,-18 30-454 0 0,7-10-794 0 0,-9 10 1248 0 0,10-18-914 0 0,-22 44 914 0 0,45-77-6 0 0,0 0 0 0 0,0 0 1 0 0,0-1-1 0 0,-3 2 6 0 0,-17 24 1 0 0,8-7-1 0 0,-1 0 0 0 0,-2-1 0 0 0,-5 3 0 0 0,-31 41 0 0 0,47-57 0 0 0,-1-2 0 0 0,-1 1 0 0 0,1-2 0 0 0,-1 1 0 0 0,-2-1 0 0 0,-31 29 0 0 0,28-20 0 0 0,0 2 0 0 0,1 0 0 0 0,1 1 0 0 0,0 2 0 0 0,-9 11 0 0 0,10-14 0 0 0,-4 6 0 0 0,-1-1 0 0 0,-9 10 0 0 0,-65 75 0 0 0,77-91 0 0 0,1 1 0 0 0,-4 8 0 0 0,-9 15 0 0 0,-55 67 0 0 0,-19 14 0 0 0,70-88-10 0 0,-57 63 404 0 0,65-74-506 0 0,2 0 0 0 0,-4 8 112 0 0,1-1-160 0 0,-8 7 160 0 0,0-3 0 0 0,5-5 0 0 0,-7 3 0 0 0,-45 43 0 0 0,67-64 0 0 0,1 0 0 0 0,-3 6 0 0 0,-10 12 0 0 0,-33 31 0 0 0,53-58 0 0 0,1 0 0 0 0,-1 0 0 0 0,1 1 0 0 0,-2 3 0 0 0,-12 16 0 0 0,11-17 0 0 0,0 0 0 0 0,1 0 0 0 0,0 1 0 0 0,0 0 0 0 0,-1 3 0 0 0,1-1 0 0 0,0-1 0 0 0,-1 0 0 0 0,-2 2 0 0 0,-12 12 0 0 0,13-16 0 0 0,0 1 0 0 0,0 0 0 0 0,1 1 0 0 0,-2 3 0 0 0,-7 12 0 0 0,-11 13 0 0 0,1-2 0 0 0,-7 16 74 0 0,3 1 0 0 0,-1 7-74 0 0,-8-1 195 0 0,35-52-247 0 0,-1-1 1 0 0,1 0-1 0 0,-1 0 1 0 0,0-1-1 0 0,-4 5 52 0 0,-10 10 3 0 0,-11 16 127 0 0,-4 7 162 0 0,-51 78-714 0 0,76-110 422 0 0,0 0 0 0 0,-1-1 0 0 0,-6 6 0 0 0,6-6 0 0 0,0 1 0 0 0,-7 8 0 0 0,-5 7 14 0 0,9-8 152 0 0,10-13-135 0 0,0-1 0 0 0,0 0-1 0 0,-1 0 1 0 0,1 0 0 0 0,-1 0-1 0 0,0 0 1 0 0,0 0 0 0 0,0-1-1 0 0,-1 1-30 0 0,0-2 0 0 0,3 0-3 0 0,0-1-1 0 0,0 0 1 0 0,0 1 0 0 0,0-1-1 0 0,0 1 1 0 0,0-1 0 0 0,0 1 0 0 0,0 0-1 0 0,0-1 1 0 0,1 1 0 0 0,-1 0 0 0 0,0 0-1 0 0,0-1 1 0 0,1 1 0 0 0,-1 0 0 0 0,0 0-1 0 0,0 0 4 0 0,0 1-168 0 0,-1 0 0 0 0,1 0 0 0 0,0-1-1 0 0,0 1 1 0 0,0 0 0 0 0,0 0-1 0 0,0 0 1 0 0,0 1 168 0 0,-7 11-1455 0 0,-3-6 832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37:47.587"/>
    </inkml:context>
    <inkml:brush xml:id="br0">
      <inkml:brushProperty name="width" value="0.1" units="cm"/>
      <inkml:brushProperty name="height" value="0.1" units="cm"/>
      <inkml:brushProperty name="color" value="#333333"/>
    </inkml:brush>
  </inkml:definitions>
  <inkml:trace contextRef="#ctx0" brushRef="#br0">81 0 3680 0 0,'-17'0'284'0'0,"17"0"-74"0"0,-1 1 0 0 0,1-1 0 0 0,0 1 0 0 0,-1-1 0 0 0,1 1 0 0 0,0-1 0 0 0,-1 1 0 0 0,1-1 0 0 0,0 1 0 0 0,0-1 0 0 0,0 1 0 0 0,-1-1 0 0 0,1 1 0 0 0,0-1 0 0 0,0 1 0 0 0,0-1 0 0 0,0 1 0 0 0,0-1 0 0 0,0 1 0 0 0,0-1 0 0 0,0 1 0 0 0,0-1 0 0 0,0 1 0 0 0,1 0 0 0 0,-1-1-210 0 0,0 1 439 0 0,-1 1 0 0 0,1-1-1 0 0,0 0 1 0 0,-1 1 0 0 0,1-1-1 0 0,-1 0 1 0 0,1 1 0 0 0,-1-1-1 0 0,1 0 1 0 0,-1 0-1 0 0,0 0 1 0 0,0 0 0 0 0,1 1-1 0 0,-1-1 1 0 0,-1 0-439 0 0,1 0 180 0 0,0 1 0 0 0,0-1 0 0 0,0 1 0 0 0,0-1 0 0 0,0 1 0 0 0,0-1 0 0 0,0 1 0 0 0,1 0 0 0 0,-1 0-180 0 0,-3 6 542 0 0,4-7-512 0 0,-1 0 0 0 0,0 0-1 0 0,1 0 1 0 0,-1 0 0 0 0,1 0 0 0 0,0 0-1 0 0,-1 0 1 0 0,1 0 0 0 0,0 0 0 0 0,0 0-1 0 0,-1 0 1 0 0,1 1 0 0 0,0-1-1 0 0,0 0 1 0 0,0 0 0 0 0,0 0 0 0 0,1 0-1 0 0,-1 0-29 0 0,4 12 153 0 0,5 14 628 0 0,-9-23-676 0 0,-1-2-60 0 0,1 1-1 0 0,0-1 1 0 0,0 1 0 0 0,0-1-1 0 0,0 1 1 0 0,0-1 0 0 0,1 1-1 0 0,-1-1 1 0 0,1 0 0 0 0,0 1-1 0 0,-1-1 1 0 0,1 0 0 0 0,0 1-1 0 0,1-1 1 0 0,-1 0 0 0 0,0 0-1 0 0,0 0 1 0 0,2 1-45 0 0,5 8 226 0 0,-3-5-216 0 0,15 3 82 0 0,-19-9-76 0 0,1 1 1 0 0,-1-1-1 0 0,0 0 0 0 0,0 0 1 0 0,1 1-1 0 0,-1-1 1 0 0,0 0-1 0 0,0 0 0 0 0,1 0 1 0 0,-1 0-1 0 0,0 0 0 0 0,0-1 1 0 0,1 1-1 0 0,-1 0 0 0 0,1-1-16 0 0,0 1 180 0 0,-2 0 4 0 0,0 0-180 0 0,-1 0 0 0 0,1-1 0 0 0,0 1 1 0 0,0 0-1 0 0,0 0 0 0 0,0 0 0 0 0,0 0 0 0 0,0 0 0 0 0,0 0 0 0 0,0-1 0 0 0,0 1 0 0 0,0 0 0 0 0,0 0 0 0 0,0 0 0 0 0,0 0 0 0 0,0 0 0 0 0,0 0 0 0 0,0-1 0 0 0,0 1 0 0 0,0 0 0 0 0,0 0 0 0 0,1 0 0 0 0,-1 0 1 0 0,0 0-1 0 0,0 0 0 0 0,0 0 0 0 0,0 0 0 0 0,0-1 0 0 0,0 1 0 0 0,0 0 0 0 0,0 0 0 0 0,0 0 0 0 0,0 0 0 0 0,1 0 0 0 0,-1 0 0 0 0,0 0 0 0 0,0 0 0 0 0,0 0 0 0 0,0 0 0 0 0,0 0 0 0 0,0 0 0 0 0,0 0 0 0 0,1 0 0 0 0,-1 0 1 0 0,0 0-1 0 0,0 0 0 0 0,0 0-4 0 0,1-1 2 0 0,0 1 0 0 0,0 0 1 0 0,0-1-1 0 0,-1 1 0 0 0,1 0 1 0 0,0-1-1 0 0,0 1 0 0 0,0-1 1 0 0,-1 1-1 0 0,1-1 0 0 0,0 0 1 0 0,0 1-1 0 0,-1-1 0 0 0,1 0 1 0 0,-1 0-1 0 0,1 1 0 0 0,-1-1 1 0 0,1 0-1 0 0,-1 0 0 0 0,1 0 1 0 0,-1 1-1 0 0,0-1 0 0 0,1-1-2 0 0,-1 0 8 0 0,1 0 1 0 0,-1 1-1 0 0,0-1 0 0 0,0 0 0 0 0,0 0 0 0 0,0 0 0 0 0,0 0 0 0 0,0 0 0 0 0,0 0 0 0 0,-1 0 0 0 0,1 1 0 0 0,-1-1 0 0 0,1 0 1 0 0,-1 0-1 0 0,0 1 0 0 0,0-1 0 0 0,0 0 0 0 0,0 1 0 0 0,0-1 0 0 0,-1-1-8 0 0,-2-5 45 0 0,3 7-31 0 0,1 0 1 0 0,0 0-1 0 0,-1 0 0 0 0,1 1 1 0 0,-1-1-1 0 0,1 0 0 0 0,-1 0 1 0 0,0 1-1 0 0,1-1 0 0 0,-1 0 1 0 0,0 1-1 0 0,1-1 0 0 0,-1 0 1 0 0,0 1-1 0 0,0-1 0 0 0,1 1 1 0 0,-1 0-1 0 0,0-1 0 0 0,0 1 1 0 0,0-1-1 0 0,0 1 1 0 0,0 0-1 0 0,1 0 0 0 0,-1 0 1 0 0,-1-1-15 0 0,-12-3 188 0 0,11 2-121 0 0,0 1 1 0 0,0-1 0 0 0,0 1 0 0 0,0 0-1 0 0,-1 0 1 0 0,1 0 0 0 0,0 1 0 0 0,0-1-1 0 0,-1 1 1 0 0,0 0-68 0 0,2 0 105 0 0,2 0-29 0 0,-7 5 67 0 0,-17 17 13 0 0,23-18-85 0 0,0 0-32 0 0,0 1 0 0 0,0 0 0 0 0,0 0 0 0 0,-1 0 0 0 0,0 0-39 0 0,-6 21 155 0 0,8-25-143 0 0,0 0-1 0 0,0 0 0 0 0,-1 1 0 0 0,1-1 1 0 0,0 0-1 0 0,0 0 0 0 0,0 1 0 0 0,0-1 1 0 0,1 0-1 0 0,-1 0 0 0 0,0 1 0 0 0,0-1 1 0 0,1 0-1 0 0,-1 0 0 0 0,1 0 0 0 0,-1 1 1 0 0,1-1-1 0 0,-1 0 0 0 0,1 0 1 0 0,0 0-1 0 0,0 0 0 0 0,-1 0 0 0 0,1 0 1 0 0,0 0-1 0 0,0-1 0 0 0,0 1 0 0 0,0 0 1 0 0,0 0-1 0 0,1 0-11 0 0,0 0-6 0 0,0-1 1 0 0,-1 1-1 0 0,1 0 1 0 0,0-1 0 0 0,0 1-1 0 0,0-1 1 0 0,0 0-1 0 0,0 0 1 0 0,0 0-1 0 0,0 0 1 0 0,0 0-1 0 0,0 0 1 0 0,0 0-1 0 0,0-1 1 0 0,0 1-1 0 0,0-1 1 0 0,0 1-1 0 0,0-1 1 0 0,1 0 5 0 0,13-8-119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37:52.141"/>
    </inkml:context>
    <inkml:brush xml:id="br0">
      <inkml:brushProperty name="width" value="0.1" units="cm"/>
      <inkml:brushProperty name="height" value="0.1" units="cm"/>
      <inkml:brushProperty name="color" value="#333333"/>
    </inkml:brush>
  </inkml:definitions>
  <inkml:trace contextRef="#ctx0" brushRef="#br0">39 15 20647 0 0,'0'0'464'0'0,"0"0"68"0"0,0 0 35 0 0,-1 2-63 0 0,-1 3-442 0 0,1 0-1 0 0,-1 0 1 0 0,1 0-1 0 0,1 0 1 0 0,-1 0-1 0 0,1 0 1 0 0,-1 0-1 0 0,2 0 1 0 0,-1 1 0 0 0,1 3-62 0 0,0 12 845 0 0,-2-12-545 0 0,1 6-13 0 0,1-11-138 0 0,0 1 0 0 0,1-1 0 0 0,0 0 0 0 0,0 0 0 0 0,2 4-149 0 0,6 5 36 0 0,5 1-27 0 0,-11-14 18 0 0,-2 0 1 0 0,0 1 36 0 0,-2-1 0 0 0,11-1-60 0 0,-7-1 13 0 0,0-1 0 0 0,0 1 0 0 0,-1-1 0 0 0,1 0 0 0 0,-1 0 0 0 0,1 0 0 0 0,-1 0 0 0 0,0-1 0 0 0,-1 1 0 0 0,1-1 0 0 0,0 0 0 0 0,-1 0-1 0 0,0 0 1 0 0,0 0 0 0 0,0 0 0 0 0,-1 0 0 0 0,1-1 0 0 0,-1 1 0 0 0,0 0 0 0 0,0-1 0 0 0,-1 0-17 0 0,1 0 31 0 0,0 0 0 0 0,-1 0 0 0 0,0 0 1 0 0,0 0-1 0 0,0 0 0 0 0,0 0 0 0 0,-1 0 0 0 0,0-1 0 0 0,0 1-31 0 0,0 2 8 0 0,0 0 0 0 0,0 0 0 0 0,0 0 0 0 0,-1 1 0 0 0,1-1 0 0 0,-1 1 0 0 0,1-1-1 0 0,-1 1 1 0 0,0-1 0 0 0,0 1 0 0 0,0 0 0 0 0,0 0 0 0 0,0 0 0 0 0,0 0 0 0 0,-1 0-8 0 0,0 0 67 0 0,1 1 0 0 0,-1 0 1 0 0,1 0-1 0 0,-1 1 0 0 0,1-1 1 0 0,-1 0-1 0 0,0 1 0 0 0,1-1 1 0 0,-1 1-1 0 0,0 0 0 0 0,1 0 0 0 0,-1 0 1 0 0,0 0-1 0 0,1 1 0 0 0,-1-1 1 0 0,0 1-1 0 0,1-1 0 0 0,-1 1 1 0 0,1 0-1 0 0,-1 0 0 0 0,-1 1-67 0 0,-1 0 89 0 0,0 1-1 0 0,1-1 0 0 0,-1 1 1 0 0,1 0-1 0 0,-1 0 1 0 0,1 1-1 0 0,0-1 0 0 0,0 1 1 0 0,1 0-1 0 0,-4 4-88 0 0,6-6-16 0 0,1 0 0 0 0,-1-1 0 0 0,0 1-1 0 0,1 0 1 0 0,-1 0 0 0 0,1 0 0 0 0,0 0 0 0 0,-1 0 0 0 0,1 0 0 0 0,0 0-1 0 0,0 0 1 0 0,1 1 16 0 0,-1 2-167 0 0,0-3-1954 0 0,0-2-7341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53:28.806"/>
    </inkml:context>
    <inkml:brush xml:id="br0">
      <inkml:brushProperty name="width" value="0.1" units="cm"/>
      <inkml:brushProperty name="height" value="0.1" units="cm"/>
      <inkml:brushProperty name="color" value="#333333"/>
    </inkml:brush>
  </inkml:definitions>
  <inkml:trace contextRef="#ctx0" brushRef="#br0">332 1 13824 0 0,'-14'35'1502'0'0,"8"-18"-1492"0"0,-10 22 69 0 0,-1 5 1492 0 0,-4 17-1571 0 0,-10 57 1177 0 0,26-96-928 0 0,1 1-1 0 0,0-1 0 0 0,2 7-248 0 0,1-17 233 0 0,1 0-1 0 0,0 0 1 0 0,1 1-1 0 0,0-2 0 0 0,1 1 1 0 0,1 0-1 0 0,0 0-232 0 0,-2-7 143 0 0,1-1-1 0 0,0 0 1 0 0,0 0-1 0 0,0 0 1 0 0,0 0-1 0 0,1 0 1 0 0,0 0-1 0 0,0-1 1 0 0,0 1-1 0 0,0-1 1 0 0,0 0-1 0 0,4 3-142 0 0,-4-4 79 0 0,-1 0 0 0 0,1 0-1 0 0,0-1 1 0 0,0 1 0 0 0,-1-1 0 0 0,1 0 0 0 0,0 1-1 0 0,0-1 1 0 0,0-1 0 0 0,1 1 0 0 0,-1 0 0 0 0,0-1-1 0 0,0 0 1 0 0,0 1 0 0 0,0-1 0 0 0,0 0 0 0 0,1-1-1 0 0,1 1-78 0 0,0-1 53 0 0,1-1 1 0 0,-1 1-1 0 0,0-1 0 0 0,0 0 0 0 0,0 0 0 0 0,0-1 1 0 0,0 1-1 0 0,0-1 0 0 0,0 0 0 0 0,-1 0 0 0 0,0-1 0 0 0,0 1 1 0 0,0-1-1 0 0,0 0 0 0 0,0 0 0 0 0,-1 0 0 0 0,1-1 1 0 0,2-4-54 0 0,10-17-425 0 0,29-43 1165 0 0,-15 22-8039 0 0,-20 26-282 0 0</inkml:trace>
  <inkml:trace contextRef="#ctx0" brushRef="#br0" timeOffset="528.733">0 120 13824 0 0,'7'2'1430'0'0,"-3"-2"-1338"0"0,-1 0 0 0 0,0-1 0 0 0,1 1 0 0 0,-1-1 0 0 0,0 0-1 0 0,0 0 1 0 0,0 0 0 0 0,1 0 0 0 0,-1 0 0 0 0,0-1 0 0 0,0 1-92 0 0,13-6 1076 0 0,31-9 417 0 0,0 2 0 0 0,1 3 1 0 0,0 1-1 0 0,1 3 0 0 0,14 0-1493 0 0,-36 5 0 0 0,0 0 0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53:28.214"/>
    </inkml:context>
    <inkml:brush xml:id="br0">
      <inkml:brushProperty name="width" value="0.1" units="cm"/>
      <inkml:brushProperty name="height" value="0.1" units="cm"/>
      <inkml:brushProperty name="color" value="#333333"/>
    </inkml:brush>
  </inkml:definitions>
  <inkml:trace contextRef="#ctx0" brushRef="#br0">363 93 8288 0 0,'0'0'638'0'0,"0"0"-204"0"0,0 0 675 0 0,0 0 342 0 0,0 0 70 0 0,0 0-56 0 0,0 0-287 0 0,0 0-123 0 0,0 0-27 0 0,-7-12 2044 0 0,0-12 548 0 0,7 21-3442 0 0,-1 0 0 0 0,0 0 0 0 0,1 0 0 0 0,-1 0 1 0 0,0 0-1 0 0,-1 0 0 0 0,1 0 0 0 0,0 0 0 0 0,-1 1 1 0 0,-1-3-179 0 0,-2-1 310 0 0,4 5-278 0 0,1 0-1 0 0,-1 0 0 0 0,0 0 0 0 0,1 0 1 0 0,-1 0-1 0 0,0 0 0 0 0,0 0 0 0 0,0 0 1 0 0,0 0-1 0 0,0 0 0 0 0,0 1 1 0 0,0-1-1 0 0,0 0 0 0 0,0 1 0 0 0,0-1 1 0 0,0 1-1 0 0,0-1 0 0 0,-1 1 0 0 0,1 0 1 0 0,0-1-1 0 0,0 1 0 0 0,-1 0 0 0 0,1 0 1 0 0,0 0-1 0 0,0 0 0 0 0,-1 0 1 0 0,1 0-1 0 0,0 0 0 0 0,0 0 0 0 0,-1 0 1 0 0,1 1-1 0 0,0-1 0 0 0,-1 1-31 0 0,-4 1 11 0 0,-1 1 0 0 0,1 0 0 0 0,0 0 0 0 0,0 0 0 0 0,0 1 0 0 0,0 0 0 0 0,1 0 1 0 0,-1 0-1 0 0,1 1 0 0 0,-1 1-11 0 0,-5 6-72 0 0,0 1 0 0 0,0 0 0 0 0,-6 11 72 0 0,14-18-17 0 0,0 0-1 0 0,0 0 1 0 0,0 0 0 0 0,0 1 0 0 0,1-1-1 0 0,0 1 1 0 0,1-1 0 0 0,0 1 0 0 0,0 0 0 0 0,0 0-1 0 0,0 0 1 0 0,1 4 17 0 0,2-6 1 0 0,-1 1 0 0 0,1-1 0 0 0,-1 0 0 0 0,1 0 0 0 0,1 0 1 0 0,-1 0-1 0 0,1 0 0 0 0,0 0 0 0 0,0-1 0 0 0,1 2-1 0 0,-2-3 5 0 0,52 74 126 0 0,-29-46-272 0 0,-19-24 187 0 0,1 1 0 0 0,-1 0 1 0 0,-1 0-1 0 0,1 1-46 0 0,2 5 52 0 0,-2-2-36 0 0,0 0 0 0 0,4 10-16 0 0,-8-17 2 0 0,-1-1-1 0 0,0 1 0 0 0,0-1 0 0 0,0 1 0 0 0,0 0 0 0 0,-1 0 0 0 0,0-1 0 0 0,0 1 0 0 0,-1 4-1 0 0,1-7 13 0 0,-1 1 0 0 0,0-1-1 0 0,0 1 1 0 0,0-1 0 0 0,0 1-1 0 0,0-1 1 0 0,0 0-1 0 0,0 1 1 0 0,-1-1 0 0 0,0 0-1 0 0,1 0 1 0 0,-1 0 0 0 0,0 0-1 0 0,0-1 1 0 0,0 1 0 0 0,0 0-1 0 0,0-1 1 0 0,0 1-1 0 0,0-1 1 0 0,-1 0 0 0 0,1 0-1 0 0,-2 1-12 0 0,-6 2 84 0 0,0 0-1 0 0,0-1 1 0 0,0 0-1 0 0,-10 1-83 0 0,-128 20 959 0 0,121-17-1092 0 0,24-5 116 0 0,-1-1 0 0 0,0 0 0 0 0,0 0 1 0 0,0 0-1 0 0,0 0 0 0 0,0-1 0 0 0,0 1 1 0 0,0-1-1 0 0,0 0 0 0 0,0 0 0 0 0,1-1 0 0 0,-5 0 17 0 0,10-6-1005 0 0,1-1 409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53:14.495"/>
    </inkml:context>
    <inkml:brush xml:id="br0">
      <inkml:brushProperty name="width" value="0.1" units="cm"/>
      <inkml:brushProperty name="height" value="0.1" units="cm"/>
      <inkml:brushProperty name="color" value="#333333"/>
    </inkml:brush>
  </inkml:definitions>
  <inkml:trace contextRef="#ctx0" brushRef="#br0">8 290 5064 0 0,'-1'-1'127'0'0,"0"0"0"0"0,0 0 0 0 0,1 0 0 0 0,-1 0 0 0 0,0-1 0 0 0,1 1 0 0 0,-1 0 0 0 0,1 0 0 0 0,-1 0 0 0 0,1-1 0 0 0,0 1 0 0 0,-1 0 0 0 0,1-1 0 0 0,0 1 0 0 0,0 0 0 0 0,0-1 0 0 0,0 1 0 0 0,0 0 0 0 0,0-1 0 0 0,1 0-127 0 0,7-29 6099 0 0,-2 13-4704 0 0,-3 10-819 0 0,-1 0 0 0 0,1-1 0 0 0,1 1 0 0 0,0 1 0 0 0,0-1 0 0 0,0 1 0 0 0,4-4-576 0 0,10-13 2627 0 0,12-11-2627 0 0,-21 24 464 0 0,-7 9-442 0 0,-1 0 0 0 0,1 0-1 0 0,0 0 1 0 0,0 0 0 0 0,0 1 0 0 0,0-1 0 0 0,0 1 0 0 0,0-1 0 0 0,1 1 0 0 0,-1 0 0 0 0,0 0 0 0 0,1 0 0 0 0,-1 0 0 0 0,1 0 0 0 0,-1 0 0 0 0,1 1 0 0 0,-1-1-1 0 0,1 1 1 0 0,0 0 0 0 0,-1 0 0 0 0,1 0 0 0 0,-1 0 0 0 0,1 0 0 0 0,0 1 0 0 0,-1-1 0 0 0,1 1 0 0 0,-1-1 0 0 0,1 1 0 0 0,-1 0 0 0 0,1 0 0 0 0,-1 0 0 0 0,0 0 0 0 0,1 1-1 0 0,-1-1 1 0 0,0 1 0 0 0,0-1 0 0 0,0 1 0 0 0,0 0 0 0 0,0 0 0 0 0,0-1 0 0 0,-1 2 0 0 0,1-1-22 0 0,30 38 151 0 0,-20-25-57 0 0,0 0 0 0 0,-1 1 0 0 0,3 6-94 0 0,72 119 706 0 0,-11-22 204 0 0,-73-115-849 0 0,0 1 1 0 0,0-1-1 0 0,0 1 0 0 0,0 0 0 0 0,-1 0 1 0 0,0 0-1 0 0,0 0 0 0 0,0 0 0 0 0,0 0 1 0 0,-1 0-1 0 0,0 0 0 0 0,0 0 0 0 0,0 0 1 0 0,-1 0-1 0 0,0 3-61 0 0,0-5 18 0 0,0-1 0 0 0,0 0-1 0 0,-1 0 1 0 0,1 0 0 0 0,0 0 0 0 0,-1-1 0 0 0,1 1 0 0 0,-1 0 0 0 0,1-1 0 0 0,-1 1-1 0 0,0 0 1 0 0,0-1 0 0 0,-1 1-18 0 0,0 0-60 0 0,1 0 0 0 0,-1 0-1 0 0,1-1 1 0 0,-1 1 0 0 0,1-1-1 0 0,-1 0 1 0 0,0 0 0 0 0,0 0 0 0 0,0 0-1 0 0,-2 0 61 0 0,4-1-109 0 0,1 0-1 0 0,-1 0 1 0 0,0 0-1 0 0,0 0 1 0 0,1 0-1 0 0,-1-1 1 0 0,0 1-1 0 0,1 0 1 0 0,-1 0-1 0 0,1-1 1 0 0,-1 1-1 0 0,0 0 1 0 0,1-1-1 0 0,-1 1 1 0 0,1 0-1 0 0,-1-1 1 0 0,0 1-1 0 0,1-1 1 0 0,0 1-1 0 0,-1-1 1 0 0,1 1-1 0 0,-1-1 1 0 0,1 0-1 0 0,-1 1 0 0 0,1-1 1 0 0,0 1-1 0 0,-1-1 110 0 0,-2-18-3133 0 0,2-1-4252 0 0</inkml:trace>
  <inkml:trace contextRef="#ctx0" brushRef="#br0" timeOffset="398.075">476 36 14600 0 0,'0'-8'317'0'0,"-1"6"-188"0"0,1 0 1 0 0,0 0-1 0 0,0 0 0 0 0,0 0 1 0 0,0 0-1 0 0,0-1 0 0 0,0 1 1 0 0,1 0-1 0 0,-1 0 0 0 0,1 0 1 0 0,0-2-130 0 0,0 3 725 0 0,-1 1 247 0 0,0 0 48 0 0,0 0-36 0 0,-4 7 508 0 0,-118 161 1388 0 0,91-126-2629 0 0,8-10 168 0 0,-6 10-419 0 0,1 2 474 0 0,-3-1-1 0 0,-34 36-473 0 0,15-18-763 0 0,-8 15 763 0 0,47-61-6132 0 0,1-5-2091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11:34:36.991"/>
    </inkml:context>
    <inkml:brush xml:id="br0">
      <inkml:brushProperty name="width" value="0.1" units="cm"/>
      <inkml:brushProperty name="height" value="0.1" units="cm"/>
      <inkml:brushProperty name="color" value="#333333"/>
    </inkml:brush>
  </inkml:definitions>
  <inkml:trace contextRef="#ctx0" brushRef="#br0">0 27 3680 0 0,'0'0'284'0'0,"0"0"48"0"0,0 0 894 0 0,2 1 406 0 0,-1 0-1302 0 0,1 0-1 0 0,-1 1 0 0 0,0-1 0 0 0,0 0 0 0 0,0 1 0 0 0,0-1 0 0 0,0 1 0 0 0,-1-1 0 0 0,1 1 0 0 0,0 0-329 0 0,-1-1 72 0 0,1-1 1 0 0,-1 1-1 0 0,0 0 1 0 0,1-1-1 0 0,-1 1 0 0 0,1-1 1 0 0,-1 1-1 0 0,1-1 1 0 0,-1 1-1 0 0,1-1 0 0 0,-1 0 1 0 0,1 1-1 0 0,-1-1 1 0 0,1 0-1 0 0,-1 1 0 0 0,1-1 1 0 0,0 0-1 0 0,-1 1 1 0 0,1-1-1 0 0,0 0-72 0 0,-1 0 116 0 0,2 1 42 0 0,0-1 0 0 0,-1 0 0 0 0,1 1 0 0 0,0-1 0 0 0,-1 0-1 0 0,1 0 1 0 0,0 0 0 0 0,-1 0 0 0 0,1 0 0 0 0,0 0 0 0 0,-1-1 0 0 0,1 1 0 0 0,0 0 0 0 0,-1-1 0 0 0,1 1 0 0 0,-1-1 0 0 0,2 0-158 0 0,-3 1 18 0 0,20-6 339 0 0,12-5-98 0 0,-9 0-1006 0 0,17-5 747 0 0,-18 9-5189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53:15.988"/>
    </inkml:context>
    <inkml:brush xml:id="br0">
      <inkml:brushProperty name="width" value="0.1" units="cm"/>
      <inkml:brushProperty name="height" value="0.1" units="cm"/>
      <inkml:brushProperty name="color" value="#333333"/>
    </inkml:brush>
  </inkml:definitions>
  <inkml:trace contextRef="#ctx0" brushRef="#br0">1 0 17047 0 0,'7'1'1870'0'0,"-5"0"-1735"0"0,-1 0 0 0 0,0 0 0 0 0,1 0 0 0 0,-1 0 0 0 0,0 0 0 0 0,0 0 0 0 0,0 0 0 0 0,0 1 0 0 0,0-1 0 0 0,0 0 0 0 0,0 1 0 0 0,0-1 0 0 0,0 1 0 0 0,-1-1 0 0 0,1 1 0 0 0,-1-1 0 0 0,1 1 1 0 0,-1-1-1 0 0,0 1 0 0 0,1-1 0 0 0,-1 1 0 0 0,0 0 0 0 0,0-1 0 0 0,0 1 0 0 0,0-1 0 0 0,0 1 0 0 0,0 0 0 0 0,-1 0-135 0 0,-4 28 1260 0 0,2 0 1 0 0,1 5-1261 0 0,-3 26 258 0 0,2-24-58 0 0,1 0 1 0 0,2 1 0 0 0,2 5-201 0 0,-1-31 98 0 0,0 0-1 0 0,1 0 0 0 0,1 0 1 0 0,0-1-1 0 0,0 1 0 0 0,1 0 1 0 0,6 9-98 0 0,-10-19 31 0 0,1 0 1 0 0,0 0-1 0 0,0 0 1 0 0,0-1-1 0 0,1 1 1 0 0,-1 0 0 0 0,0-1-1 0 0,1 1 1 0 0,-1-1-1 0 0,1 1 1 0 0,-1-1 0 0 0,1 0-1 0 0,0 0 1 0 0,0 0-1 0 0,-1 0 1 0 0,1 0 0 0 0,0 0-1 0 0,0 0 1 0 0,0-1-1 0 0,0 1 1 0 0,0 0 0 0 0,0-1-1 0 0,0 0 1 0 0,0 0-1 0 0,0 1 1 0 0,0-1-1 0 0,0 0 1 0 0,0-1 0 0 0,1 1-1 0 0,-1 0 1 0 0,0 0-1 0 0,0-1 1 0 0,0 0 0 0 0,0 1-1 0 0,0-1 1 0 0,-1 0-1 0 0,1 0 1 0 0,0 0 0 0 0,1-1-32 0 0,4-2 78 0 0,0-1 0 0 0,-1 0 0 0 0,1 0 0 0 0,-1-1 0 0 0,0 0 0 0 0,-1 0 0 0 0,1 0 0 0 0,-1-1 0 0 0,1-2-78 0 0,11-19 168 0 0,-1-2-1 0 0,7-18-167 0 0,10-22 17 0 0,-12 34-13 0 0,-8 14-35 0 0,-1 0 0 0 0,-1-1 0 0 0,4-14 31 0 0,-12 30-25 0 0,0 0 0 0 0,1-1 1 0 0,0 1-1 0 0,0 1 0 0 0,0-1 0 0 0,1 1 1 0 0,0-1-1 0 0,1 2 0 0 0,0-2 25 0 0,-5 6-7 0 0,-1 1 0 0 0,1-1 0 0 0,0 0 1 0 0,0 0-1 0 0,0 1 0 0 0,0-1 0 0 0,0 1 0 0 0,0-1 0 0 0,-1 1 0 0 0,2-1 0 0 0,-1 1 0 0 0,0-1 0 0 0,0 1 0 0 0,0 0 1 0 0,0 0-1 0 0,0-1 0 0 0,0 1 0 0 0,0 0 0 0 0,0 0 0 0 0,0 0 0 0 0,0 0 0 0 0,1 0 7 0 0,0 1-27 0 0,-1-1-1 0 0,1 1 1 0 0,0-1-1 0 0,0 1 0 0 0,0 0 1 0 0,0 0-1 0 0,-1 0 1 0 0,1 0-1 0 0,0 0 1 0 0,-1 0-1 0 0,1 0 0 0 0,0 1 28 0 0,0 0-30 0 0,0 0 0 0 0,0 1 0 0 0,0-1 0 0 0,0 0 0 0 0,0 1 0 0 0,0-1 0 0 0,-1 1 0 0 0,1 0 0 0 0,-1 0 0 0 0,1 0 0 0 0,-1-1 0 0 0,0 1 0 0 0,0 0 0 0 0,-1 0 0 0 0,1 3 30 0 0,1 82 1680 0 0,-6 176-1179 0 0,6-204-214 0 0,0-39-194 0 0,-1-1 0 0 0,-1 1 0 0 0,-1 0 0 0 0,0-1 0 0 0,-3 9-93 0 0,-15 31 201 0 0,14-46-134 0 0,0 0 0 0 0,1 0 0 0 0,1 1 0 0 0,0-1 0 0 0,-1 14-67 0 0,3-12 18 0 0,-1 1-1 0 0,-1-1 1 0 0,0 0-1 0 0,-1 0 1 0 0,-1 0-1 0 0,-5 11-17 0 0,10-26-174 0 0,-1 1 0 0 0,0 0 0 0 0,0 0 0 0 0,0-1 0 0 0,0 1 0 0 0,0-1 0 0 0,0 1 0 0 0,-1-1 0 0 0,1 1 0 0 0,0-1 0 0 0,-1 0 0 0 0,1 1 0 0 0,-1-1 0 0 0,0 0-1 0 0,1 0 1 0 0,-1 0 0 0 0,0 0 0 0 0,1-1 0 0 0,-1 1 0 0 0,-1 0 174 0 0,-8 0-10088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52:14.100"/>
    </inkml:context>
    <inkml:brush xml:id="br0">
      <inkml:brushProperty name="width" value="0.1" units="cm"/>
      <inkml:brushProperty name="height" value="0.1" units="cm"/>
      <inkml:brushProperty name="color" value="#333333"/>
    </inkml:brush>
  </inkml:definitions>
  <inkml:trace contextRef="#ctx0" brushRef="#br0">184 52 16128 0 0,'-2'-3'357'0'0,"1"3"-243"0"0,1-1-1 0 0,-1 0 1 0 0,0 1-1 0 0,1-1 1 0 0,-1 0-1 0 0,0 0 1 0 0,1 0 0 0 0,-1 1-1 0 0,1-1 1 0 0,-1 0-1 0 0,1 0 1 0 0,-1 0-1 0 0,1 0 1 0 0,0 0-1 0 0,0 0 1 0 0,-1 0-1 0 0,1 0 1 0 0,0 0-1 0 0,0 0 1 0 0,0 0-1 0 0,0 0 1 0 0,0 0-1 0 0,0 0 1 0 0,0 0-1 0 0,1-1-113 0 0,-1 1 221 0 0,1-1 0 0 0,-1 1 0 0 0,1 0 0 0 0,0-1-1 0 0,0 1 1 0 0,0 0 0 0 0,0 0 0 0 0,0 0 0 0 0,0 0-1 0 0,0 0 1 0 0,0 0 0 0 0,0 0 0 0 0,0 0-1 0 0,0 0 1 0 0,1 0 0 0 0,-1 1 0 0 0,0-1 0 0 0,1 0-1 0 0,-1 1 1 0 0,1-1 0 0 0,-1 1 0 0 0,0 0 0 0 0,1-1-1 0 0,-1 1 1 0 0,2 0-221 0 0,7-2 1 0 0,0 2 1 0 0,0-1-1 0 0,6 1-1 0 0,-9 0 336 0 0,3 0-279 0 0,0 0-1 0 0,0 1 0 0 0,0 1 0 0 0,0-1 1 0 0,0 1-1 0 0,0 1 0 0 0,0 0 1 0 0,0 0-1 0 0,-1 1 0 0 0,1 0 1 0 0,-1 1-1 0 0,0 0 0 0 0,-1 1 1 0 0,1-1-1 0 0,-1 2 0 0 0,0-1 1 0 0,2 4-57 0 0,-4-4 2 0 0,-2-2 19 0 0,0 0 0 0 0,0 0 0 0 0,-1 0 1 0 0,1 1-1 0 0,-1-1 0 0 0,0 1 0 0 0,0 0 0 0 0,-1 0 0 0 0,0 0 0 0 0,0 0 0 0 0,2 5-21 0 0,-2-2 23 0 0,0 1-1 0 0,-1-1 1 0 0,0 1-1 0 0,0-1 1 0 0,0 1-1 0 0,-1-1 1 0 0,-1 1-1 0 0,0-1 1 0 0,0 1-1 0 0,0-1 1 0 0,-1 1-1 0 0,0-1 1 0 0,-1 0-1 0 0,0 0 1 0 0,0 0-1 0 0,-1 0 1 0 0,0-1 0 0 0,0 2-23 0 0,-2 0 5 0 0,0-1 1 0 0,-1 1 0 0 0,0-1-1 0 0,0 0 1 0 0,0-1 0 0 0,-1 1-1 0 0,0-2 1 0 0,-6 4-6 0 0,-1 0 7 0 0,-2 0 1 0 0,1-1-1 0 0,-1-1 0 0 0,-8 2-7 0 0,-21 7 16 0 0,15-6 8 0 0,1 1 0 0 0,-2 3-24 0 0,18-6 0 0 0,14-9 0 0 0,0 0 0 0 0,0 0 0 0 0,0 0 0 0 0,0 1 0 0 0,0-1 0 0 0,0 0 0 0 0,0 0 0 0 0,0 0 0 0 0,1 0 0 0 0,-1 1 0 0 0,0-1 0 0 0,0 0 0 0 0,0 0 0 0 0,0 0 0 0 0,0 1 0 0 0,0-1 0 0 0,0 0 0 0 0,0 0 0 0 0,0 0 0 0 0,0 0 0 0 0,1 0 0 0 0,-1 1 0 0 0,0-1 0 0 0,0 0 0 0 0,0 0 0 0 0,0 0 0 0 0,0 0 0 0 0,1 0 0 0 0,-1 0 0 0 0,0 0 0 0 0,0 0 0 0 0,0 1 0 0 0,1-1 0 0 0,-1 0 0 0 0,0 0 0 0 0,0 0 0 0 0,0 0 0 0 0,0 0 0 0 0,1 0 0 0 0,-1 0 0 0 0,0 0 0 0 0,8 3 0 0 0,14 2 0 0 0,-1-1 0 0 0,1-1 0 0 0,-1-1 0 0 0,19-1 0 0 0,29 3 0 0 0,-49-2 23 0 0,1 0 0 0 0,-1 2 0 0 0,-1 0 0 0 0,1 2 0 0 0,-1 0 0 0 0,0 1 1 0 0,16 8-24 0 0,-33-14 18 0 0,1 0 0 0 0,0 1 0 0 0,-1-1 0 0 0,0 1 0 0 0,1 0 0 0 0,-1 0 0 0 0,0 0 0 0 0,0 0-1 0 0,0 0 1 0 0,0 1 0 0 0,0-1 0 0 0,-1 0 0 0 0,1 1 0 0 0,-1-1 0 0 0,1 1 0 0 0,-1 0 0 0 0,0 0 0 0 0,0-1 0 0 0,0 1 0 0 0,0 0 0 0 0,-1 0 0 0 0,1 0 0 0 0,-1 0 0 0 0,0 0 0 0 0,0 0 0 0 0,0 0 0 0 0,0 2-18 0 0,-1 4 37 0 0,-1-1 0 0 0,0 0 0 0 0,0 1 0 0 0,-1-1 0 0 0,0 0 0 0 0,0 0 0 0 0,-1-1 0 0 0,0 1 0 0 0,-1 0-37 0 0,-1 3 111 0 0,-14 22 799 0 0,-9 12-910 0 0,21-36 141 0 0,1 1 0 0 0,-1-1 0 0 0,-1 0 1 0 0,0 0-1 0 0,0-1 0 0 0,-5 3-141 0 0,-5 2 232 0 0,-1 0-1 0 0,-1-2 1 0 0,1 0-1 0 0,-7 1-231 0 0,14-7 59 0 0,0 0-1 0 0,-1-1 0 0 0,1-1 0 0 0,-1 0 0 0 0,1-1 0 0 0,-1-1 0 0 0,-13 0-58 0 0,15-1-22 0 0,0 0-1 0 0,0-1 1 0 0,0-1-1 0 0,0 0 1 0 0,0-1-1 0 0,-2 0 23 0 0,7 0-203 0 0,1 1-1 0 0,-1-1 1 0 0,0 0 0 0 0,1-1-1 0 0,0 1 1 0 0,0-1 0 0 0,0-1-1 0 0,0 1 1 0 0,1-1 0 0 0,-1 0-1 0 0,1-1 204 0 0,-16-17-1185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49:24.671"/>
    </inkml:context>
    <inkml:brush xml:id="br0">
      <inkml:brushProperty name="width" value="0.1" units="cm"/>
      <inkml:brushProperty name="height" value="0.1" units="cm"/>
      <inkml:brushProperty name="color" value="#333333"/>
    </inkml:brush>
  </inkml:definitions>
  <inkml:trace contextRef="#ctx0" brushRef="#br0">42 0 7832 0 0,'7'18'848'0'0,"5"6"2976"0"0,-11-23-3184 0 0,-2-1-569 0 0,1 0 1 0 0,0 0-1 0 0,0 1 1 0 0,-1-1 0 0 0,1 0-1 0 0,0 0 1 0 0,0 1 0 0 0,-1-1-1 0 0,1 0 1 0 0,0 0 0 0 0,0 1-1 0 0,0-1 1 0 0,0 0-1 0 0,0 1 1 0 0,-1-1 0 0 0,1 0-1 0 0,0 1 1 0 0,0-1 0 0 0,0 0-1 0 0,0 1 1 0 0,0-1-1 0 0,0 0 1 0 0,0 1 0 0 0,0-1-1 0 0,0 0 1 0 0,0 1 0 0 0,0-1-1 0 0,0 0 1 0 0,0 1-1 0 0,1-1-71 0 0,0 11 6909 0 0,-1-10-5697 0 0,-35 29-1106 0 0,33-29-21 0 0,1 0-1 0 0,-1 0 1 0 0,1 0-1 0 0,-1 1 1 0 0,1-1-1 0 0,-1 0 1 0 0,1 1-1 0 0,0 0 1 0 0,0-1-1 0 0,0 1 1 0 0,0-1-1 0 0,0 1 1 0 0,0 0 0 0 0,1 0-1 0 0,-1 0 1 0 0,0-1-1 0 0,1 1 1 0 0,-1 1-85 0 0,-2 7 361 0 0,3-7-212 0 0,3 8-131 0 0,-3-10-18 0 0,0-1 0 0 0,0 1 0 0 0,0-1 0 0 0,0 0 0 0 0,0 1 0 0 0,1-1-1 0 0,-1 0 1 0 0,0 1 0 0 0,0-1 0 0 0,0 0 0 0 0,0 1 0 0 0,0-1 0 0 0,1 0 0 0 0,-1 1 0 0 0,0-1 0 0 0,0 0 0 0 0,1 0 0 0 0,-1 1 0 0 0,0-1 0 0 0,0 0 0 0 0,1 0 0 0 0,-1 1 0 0 0,0-1 0 0 0,1 0 0 0 0,-1 0 0 0 0,0 0 0 0 0,1 1-1 0 0,-1-1 1 0 0,0 0 0 0 0,1 0 0 0 0,-1 0 0 0 0,0 0 0 0 0,1 0 0 0 0,1 1 5 0 0,0 0-1 0 0,0 1 1 0 0,0-1 0 0 0,0 1-1 0 0,0-1 1 0 0,0 1-1 0 0,-1 0 1 0 0,1 0-1 0 0,0-1 1 0 0,-1 1 0 0 0,0 0-1 0 0,1 0 1 0 0,-1 1-1 0 0,0 0-4 0 0,0-2 70 0 0,-1-1-6 0 0,5-7-188 0 0,-1 3 106 0 0,-4 4 18 0 0,0-1 0 0 0,0 1 0 0 0,0 0 0 0 0,0-1 0 0 0,0 1 0 0 0,0 0 0 0 0,0-1 0 0 0,0 1 0 0 0,0 0 0 0 0,0-1 0 0 0,0 1 0 0 0,0 0 0 0 0,0-1 0 0 0,0 1 0 0 0,0 0 0 0 0,0-1 0 0 0,0 1 0 0 0,0 0 0 0 0,0-1 0 0 0,0 1 0 0 0,-1 0 0 0 0,1-1 0 0 0,-1 0-108 0 0,1 0 123 0 0,0 1-1 0 0,0 0 1 0 0,0-1-1 0 0,-1 1 1 0 0,1-1 0 0 0,0 1-1 0 0,0 0 1 0 0,-1-1-1 0 0,1 1 1 0 0,0 0-1 0 0,0 0 1 0 0,-1-1 0 0 0,1 1-1 0 0,0 0 1 0 0,-1-1-1 0 0,1 1 1 0 0,-1 0 0 0 0,1 0-1 0 0,0 0 1 0 0,-1 0-1 0 0,1-1-14 0 0,-2 1-13 0 0,0 0 0 0 0,0 0 0 0 0,0 0 0 0 0,0 0-1 0 0,0 0 1 0 0,0 1 0 0 0,0-1 0 0 0,0 1 0 0 0,0-1 0 0 0,0 1-1 0 0,1 0 1 0 0,-2 0 13 0 0,1-1 91 0 0,2 0 61 0 0,0 1 21 0 0,1 0-165 0 0,-1 0 0 0 0,1 0 1 0 0,-1-1-1 0 0,1 1 0 0 0,-1 0 0 0 0,1 0 0 0 0,0 0 0 0 0,-1-1 0 0 0,1 1 0 0 0,0 0 0 0 0,0 0 1 0 0,0-1-1 0 0,-1 1 0 0 0,1-1 0 0 0,0 1 0 0 0,0-1 0 0 0,0 1 0 0 0,0-1 0 0 0,0 0 1 0 0,0 1-1 0 0,0-1 0 0 0,0 0 0 0 0,0 0-8 0 0,1 0 55 0 0,-2 0-17 0 0,0 0-138 0 0,0 0-84 0 0,0 0-28 0 0,0 0 62 0 0,0 0 274 0 0,0 0 120 0 0,0 0-1191 0 0,0 0-5078 0 0,0 0-2180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49:25.245"/>
    </inkml:context>
    <inkml:brush xml:id="br0">
      <inkml:brushProperty name="width" value="0.1" units="cm"/>
      <inkml:brushProperty name="height" value="0.1" units="cm"/>
      <inkml:brushProperty name="color" value="#333333"/>
    </inkml:brush>
  </inkml:definitions>
  <inkml:trace contextRef="#ctx0" brushRef="#br0">42 0 13128 0 0,'0'0'597'0'0,"-1"1"-8"0"0,-9 9-311 0 0,8-9-127 0 0,1 0 0 0 0,0 0 1 0 0,0 1-1 0 0,-1-1 1 0 0,1 0-1 0 0,0 1 1 0 0,0-1-1 0 0,0 0 0 0 0,0 1 1 0 0,0-1-1 0 0,1 1 1 0 0,-1 0-1 0 0,0-1 0 0 0,1 1 1 0 0,-1 0-1 0 0,1-1 1 0 0,0 1-1 0 0,-1 0 1 0 0,1 0-1 0 0,0-1 0 0 0,0 3-151 0 0,0-4 26 0 0,-3 34 2215 0 0,0 18-2241 0 0,3-3 630 0 0,1 25 613 0 0,-5 16-1243 0 0,-1 10 1266 0 0,7 56-1266 0 0,0-29 342 0 0,8 14-342 0 0,-8-120 0 0 0,-1-18 0 0 0,-1 1 0 0 0,1-1 0 0 0,-1 0 0 0 0,0 1 0 0 0,0-1 0 0 0,0 0 0 0 0,0 1 0 0 0,-1-1 0 0 0,0 0 0 0 0,1 0 0 0 0,-1 1 0 0 0,1-4-17 0 0,0 0 0 0 0,0 0-1 0 0,0 0 1 0 0,0-1 0 0 0,0 1 0 0 0,0 0-1 0 0,0 0 1 0 0,0 0 0 0 0,0 0 0 0 0,0 0-1 0 0,0 0 1 0 0,0 0 0 0 0,0 0-1 0 0,-1 0 1 0 0,1 0 0 0 0,0 0 0 0 0,0-1-1 0 0,0 1 1 0 0,0 0 0 0 0,0 0 0 0 0,0 0-1 0 0,0 0 1 0 0,0 0 0 0 0,0 0-1 0 0,0 0 1 0 0,0 0 0 0 0,0 0 0 0 0,0 0-1 0 0,0 0 1 0 0,0 0 0 0 0,0 0 0 0 0,-1 0-1 0 0,1 0 1 0 0,0 0 0 0 0,0 0-1 0 0,0 0 1 0 0,0 0 0 0 0,0 0 0 0 0,0 0-1 0 0,0 0 1 0 0,0 0 0 0 0,0 0 0 0 0,0 0-1 0 0,-1 0 1 0 0,1 0 0 0 0,0 0-1 0 0,0 0 1 0 0,0 0 0 0 0,0 0 0 0 0,0 0-1 0 0,0 0 1 0 0,0 0 0 0 0,0 0 0 0 0,0 0-1 0 0,0 0 1 0 0,0 0 0 0 0,0 0-1 0 0,0 0 1 0 0,-1 0 0 0 0,1 0 0 0 0,0 0-1 0 0,0 1 1 0 0,0-1 0 0 0,0 0 17 0 0,-2-10-3586 0 0,1 8 1809 0 0,-3-15-5538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49:25.620"/>
    </inkml:context>
    <inkml:brush xml:id="br0">
      <inkml:brushProperty name="width" value="0.1" units="cm"/>
      <inkml:brushProperty name="height" value="0.1" units="cm"/>
      <inkml:brushProperty name="color" value="#333333"/>
    </inkml:brush>
  </inkml:definitions>
  <inkml:trace contextRef="#ctx0" brushRef="#br0">0 84 8288 0 0,'7'-5'862'0'0,"2"-3"40"0"0,1 0 0 0 0,0 1 0 0 0,0 0-1 0 0,1 0 1 0 0,0 1 0 0 0,0 1-1 0 0,0 0 1 0 0,1 0 0 0 0,0 1-1 0 0,6-1-901 0 0,-1 1 188 0 0,1 1 0 0 0,-1 1 0 0 0,1 0 0 0 0,-1 2-1 0 0,1 0 1 0 0,0 1 0 0 0,1 0-188 0 0,-12 1-15 0 0,0-1-1 0 0,-1 0 1 0 0,1 1 0 0 0,-1 1-1 0 0,0-1 1 0 0,0 1 0 0 0,0 0-1 0 0,0 0 1 0 0,2 2 15 0 0,-4-3 25 0 0,-1 1-1 0 0,1 0 1 0 0,-1 0 0 0 0,0 1-1 0 0,0-1 1 0 0,0 1-1 0 0,0-1 1 0 0,-1 1 0 0 0,1 0-1 0 0,-1 0 1 0 0,0 0 0 0 0,0 0-1 0 0,0 1 1 0 0,0 1-25 0 0,-1-1 75 0 0,0 0 0 0 0,0 0 0 0 0,-1 0-1 0 0,1 0 1 0 0,-1 0 0 0 0,-1 0 0 0 0,1 0 0 0 0,0 0 0 0 0,-1-1 0 0 0,0 1 0 0 0,0 0 0 0 0,-1 0 0 0 0,1 0 0 0 0,-1-1 0 0 0,-1 3-75 0 0,-5 9 202 0 0,-1-1 1 0 0,0 1 0 0 0,-7 7-203 0 0,16-23 5 0 0,-11 16 20 0 0,0-1-1 0 0,-1-1 1 0 0,0 0 0 0 0,-1 0-1 0 0,-1-1 1 0 0,0-1 0 0 0,-1 0-1 0 0,-9 5-24 0 0,-159 86 1400 0 0,164-92-2208 0 0,17-15 488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49:26.540"/>
    </inkml:context>
    <inkml:brush xml:id="br0">
      <inkml:brushProperty name="width" value="0.1" units="cm"/>
      <inkml:brushProperty name="height" value="0.1" units="cm"/>
      <inkml:brushProperty name="color" value="#333333"/>
    </inkml:brush>
  </inkml:definitions>
  <inkml:trace contextRef="#ctx0" brushRef="#br0">41 16 2760 0 0,'0'0'543'0'0,"0"-1"2262"0"0,0-3-2465 0 0,0 3 3436 0 0,-1 0 4079 0 0,0 2-7734 0 0,-1-1 0 0 0,1 1-1 0 0,0-1 1 0 0,-1 1-1 0 0,1-1 1 0 0,0 1-1 0 0,0 0 1 0 0,0 0-1 0 0,0-1 1 0 0,-1 1 0 0 0,1 0-1 0 0,0 0 1 0 0,1 0-1 0 0,-1 0 1 0 0,0 1-1 0 0,0-1 1 0 0,0 0-1 0 0,1 0 1 0 0,-1 0 0 0 0,0 1-1 0 0,1-1 1 0 0,-1 0-1 0 0,1 1 1 0 0,-1-1-1 0 0,1 0 1 0 0,0 1-121 0 0,-9 38 367 0 0,6-30-315 0 0,2-7-36 0 0,0 0-1 0 0,1-1 1 0 0,-1 1-1 0 0,1 0 1 0 0,-1 0 0 0 0,1 0-1 0 0,0 0 1 0 0,0-1-1 0 0,0 1 1 0 0,1 0 0 0 0,-1 1-16 0 0,2 1 21 0 0,-1-5-15 0 0,1 0 0 0 0,-1 0-1 0 0,1 0 1 0 0,-1-1 0 0 0,1 1 0 0 0,-1 0-1 0 0,0-1 1 0 0,1 1 0 0 0,-1-1 0 0 0,0 1 0 0 0,1-1-1 0 0,-1 0-5 0 0,3-1 13 0 0,-1 0 0 0 0,0 0-1 0 0,0 0 1 0 0,0-1-1 0 0,0 1 1 0 0,-1-1 0 0 0,1 0-1 0 0,-1 1 1 0 0,1-1-1 0 0,-1 0 1 0 0,0 0 0 0 0,0-1-1 0 0,0 0-12 0 0,4-8 5 0 0,-2 1-1 0 0,1-1 0 0 0,0-4-4 0 0,-1 3-1 0 0,-4 13 2 0 0,0-1-1 0 0,1 1 1 0 0,-1-1-1 0 0,0 1 1 0 0,0-1-1 0 0,0 1 1 0 0,0-1-1 0 0,0 1 1 0 0,0-1-1 0 0,0 1 1 0 0,0-1-1 0 0,0 1 1 0 0,0-1-1 0 0,0 1 1 0 0,0-1-1 0 0,0 1 1 0 0,0-1-1 0 0,0 1 1 0 0,-1-1-1 0 0,1 1 1 0 0,0-1-1 0 0,0 1 1 0 0,0-1-1 0 0,-1 1 1 0 0,1-1-1 0 0,0 1 1 0 0,-1 0-1 0 0,1-1 1 0 0,0 1-1 0 0,-1-1 0 0 0,0 1 3 0 0,0-1-1 0 0,0 1 1 0 0,0-1-1 0 0,0 1 1 0 0,-1 0 0 0 0,1-1-1 0 0,0 1 1 0 0,0 0-1 0 0,0 0 1 0 0,0 0-1 0 0,-1 0 1 0 0,1 0-1 0 0,-1 0-2 0 0,-1 0 6 0 0,-1 1 0 0 0,0-1 0 0 0,0 1 0 0 0,0 0 0 0 0,1 0 0 0 0,-1 0 0 0 0,0 1 0 0 0,0 0-6 0 0,2-1 2 0 0,0 0 24 0 0,0 0-1 0 0,0 1 1 0 0,1-1-1 0 0,-1 1 1 0 0,0-1-1 0 0,1 1 1 0 0,-1 0-1 0 0,1 0 1 0 0,-1 0-1 0 0,1 0 1 0 0,0 0-1 0 0,0 0 1 0 0,-1 1-26 0 0,1-2-102 0 0,3-1-67 0 0,4 0-14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49:27.009"/>
    </inkml:context>
    <inkml:brush xml:id="br0">
      <inkml:brushProperty name="width" value="0.1" units="cm"/>
      <inkml:brushProperty name="height" value="0.1" units="cm"/>
      <inkml:brushProperty name="color" value="#333333"/>
    </inkml:brush>
  </inkml:definitions>
  <inkml:trace contextRef="#ctx0" brushRef="#br0">186 0 11056 0 0,'-6'2'671'0'0,"0"0"1"0"0,0 0-1 0 0,1 0 1 0 0,-1 1-1 0 0,0 0 0 0 0,1 0 1 0 0,0 0-1 0 0,0 1 1 0 0,0-1-1 0 0,-3 4-671 0 0,-2 2 800 0 0,0 1 0 0 0,0 1 0 0 0,1 0 0 0 0,-1 2-800 0 0,1 1 223 0 0,0-1 0 0 0,1 1 1 0 0,1 1-1 0 0,1-1 0 0 0,0 1 0 0 0,0 0 0 0 0,2 1 0 0 0,-2 6-223 0 0,1 3 179 0 0,2 1 0 0 0,0-1 0 0 0,2 1 0 0 0,1 24-179 0 0,1-36 108 0 0,0 1-1 0 0,1-1 1 0 0,1 0-1 0 0,0 0 1 0 0,1 0-1 0 0,1 0 1 0 0,0-1-1 0 0,0 1 1 0 0,2-1-1 0 0,6 10-107 0 0,-10-18 71 0 0,1 1 0 0 0,-1-1 0 0 0,1 0 0 0 0,1 0 0 0 0,-1 0 0 0 0,1 0 0 0 0,0-1 0 0 0,0 0 0 0 0,0 0 0 0 0,1 0 0 0 0,-1-1 0 0 0,1 1 0 0 0,0-1 0 0 0,0-1 0 0 0,0 1 0 0 0,0-1 0 0 0,0 0 0 0 0,1-1 0 0 0,-1 1 0 0 0,1-1 0 0 0,-1-1 0 0 0,1 1 0 0 0,-1-1 0 0 0,6 0-71 0 0,-2-1 40 0 0,-1-1 0 0 0,1 1 0 0 0,-1-2 0 0 0,0 1 0 0 0,0-1 0 0 0,0-1 0 0 0,0 1 0 0 0,0-2 0 0 0,-1 1 0 0 0,0-1 0 0 0,1 0 0 0 0,5-6-40 0 0,-3 1 45 0 0,1-1 1 0 0,-1 0-1 0 0,-1-1 1 0 0,0 0-1 0 0,0-1 1 0 0,-1 0 0 0 0,2-7-46 0 0,-1 4 26 0 0,0-1 1 0 0,-2 0 0 0 0,0 0 0 0 0,-1-1 0 0 0,0 0 0 0 0,-2-1 0 0 0,2-10-27 0 0,-3 8 34 0 0,0-6 56 0 0,2-19-90 0 0,-6 36 12 0 0,0 0 0 0 0,0 1-1 0 0,-1-1 1 0 0,0 0 0 0 0,-1 1-1 0 0,-2-7-11 0 0,2 8-8 0 0,-1-5 3 0 0,-1 0 0 0 0,-1 0 1 0 0,1 1-1 0 0,-2-1 0 0 0,-4-7 5 0 0,8 17-43 0 0,0 0-1 0 0,0 0 0 0 0,-1 0 1 0 0,1 1-1 0 0,-1-1 0 0 0,1 1 0 0 0,-1-1 1 0 0,0 1-1 0 0,0 0 0 0 0,0 0 1 0 0,0 0-1 0 0,0 0 0 0 0,-1 0 0 0 0,1 1 1 0 0,0 0-1 0 0,-1 0 0 0 0,1-1 0 0 0,-1 2 1 0 0,1-1-1 0 0,-1 0 0 0 0,0 1 1 0 0,1 0-1 0 0,-3 0 44 0 0,3 0-92 0 0,-1 0 1 0 0,0 0-1 0 0,1 1 1 0 0,-1-1 0 0 0,1 1-1 0 0,-1 0 1 0 0,1 0-1 0 0,-1 0 1 0 0,-1 2 91 0 0,-29 18-2904 0 0,34-20 2822 0 0,-13 8-1376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49:27.384"/>
    </inkml:context>
    <inkml:brush xml:id="br0">
      <inkml:brushProperty name="width" value="0.1" units="cm"/>
      <inkml:brushProperty name="height" value="0.1" units="cm"/>
      <inkml:brushProperty name="color" value="#333333"/>
    </inkml:brush>
  </inkml:definitions>
  <inkml:trace contextRef="#ctx0" brushRef="#br0">2 0 14600 0 0,'0'0'330'0'0,"0"0"45"0"0,0 0 20 0 0,-1 9 90 0 0,1-8-378 0 0,0 1 0 0 0,0-1 0 0 0,-1 1 1 0 0,1-1-1 0 0,0 1 0 0 0,1 0 0 0 0,-1-1 0 0 0,0 1 0 0 0,0-1 1 0 0,1 1-1 0 0,-1-1 0 0 0,1 1 0 0 0,-1-1 0 0 0,1 1 0 0 0,0-1 1 0 0,0 1-1 0 0,-1-1 0 0 0,1 0 0 0 0,0 0 0 0 0,0 1 0 0 0,0-1 1 0 0,0 0-1 0 0,1 0 0 0 0,-1 0 0 0 0,0 0 0 0 0,0 0 0 0 0,1 0 1 0 0,0 0-108 0 0,8 8 1268 0 0,0 1-469 0 0,0-1 0 0 0,0 0 0 0 0,1 0 1 0 0,0-1-1 0 0,0 0 0 0 0,7 2-799 0 0,26 19 1160 0 0,-9-6-378 0 0,32 16-782 0 0,-20-12-24 0 0,-34-21-14 0 0,7 6-1920 0 0,-15-6-7045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49:29.612"/>
    </inkml:context>
    <inkml:brush xml:id="br0">
      <inkml:brushProperty name="width" value="0.1" units="cm"/>
      <inkml:brushProperty name="height" value="0.1" units="cm"/>
      <inkml:brushProperty name="color" value="#333333"/>
    </inkml:brush>
  </inkml:definitions>
  <inkml:trace contextRef="#ctx0" brushRef="#br0">1 4 5064 0 0,'0'0'389'0'0,"0"0"-176"0"0,0 0 187 0 0,0 0 106 0 0,0 0 26 0 0,0 0 12 0 0,0 0 34 0 0,0 0 20 0 0,0 0 2 0 0,0 0-16 0 0,0 0-68 0 0,13-3 893 0 0,-11 4-1183 0 0,0 1 0 0 0,0-1 0 0 0,-1 0 0 0 0,1 1 0 0 0,-1 0 0 0 0,1-1-1 0 0,-1 1 1 0 0,0 0 0 0 0,1 0 0 0 0,-1 0 0 0 0,0 0 0 0 0,0 2-226 0 0,7 8 536 0 0,3 6 330 0 0,-9-15-737 0 0,-1 0 1 0 0,1 0-1 0 0,0-1 0 0 0,0 1 0 0 0,0-1 1 0 0,0 1-1 0 0,0-1 0 0 0,0 0 0 0 0,0 0 0 0 0,1 0 1 0 0,-1 0-1 0 0,1 0 0 0 0,1 0-129 0 0,-2-1 44 0 0,137 85 2000 0 0,-112-67-1746 0 0,-1 0 1 0 0,-1 2-1 0 0,-1 1 0 0 0,-1 1-298 0 0,39 38 787 0 0,40 29-787 0 0,-91-82 29 0 0,57 47 427 0 0,64 39-456 0 0,-87-60 455 0 0,0 1 0 0 0,-2 3-455 0 0,21 15 773 0 0,-38-28-509 0 0,0 0 0 0 0,-2 2 1 0 0,16 21-265 0 0,27 32 671 0 0,71 56-804 0 0,11 0 133 0 0,-85-82 381 0 0,37 36 266 0 0,-87-78-562 0 0,0-1 0 0 0,1 0 0 0 0,0-1 0 0 0,4 1-85 0 0,36 25 118 0 0,97 73 36 0 0,-53-39-42 0 0,-96-68-115 0 0,42 30 285 0 0,43 24-282 0 0,-56-37 100 0 0,7 7-100 0 0,26 17 71 0 0,-16-11-27 0 0,-34-21-21 0 0,1 0 0 0 0,0-2 0 0 0,0 0 0 0 0,5 1-23 0 0,9 5 0 0 0,-1 0 0 0 0,-1 2 0 0 0,-1 1 0 0 0,20 17 0 0 0,12 8 0 0 0,-20-13 0 0 0,4 4 0 0 0,174 108 117 0 0,-208-137-122 0 0,0 1 0 0 0,-1 1-1 0 0,6 4 6 0 0,-13-10-128 0 0,0-1-1818 0 0,5 0-7248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49:30.839"/>
    </inkml:context>
    <inkml:brush xml:id="br0">
      <inkml:brushProperty name="width" value="0.1" units="cm"/>
      <inkml:brushProperty name="height" value="0.1" units="cm"/>
      <inkml:brushProperty name="color" value="#333333"/>
    </inkml:brush>
  </inkml:definitions>
  <inkml:trace contextRef="#ctx0" brushRef="#br0">3247 0 920 0 0,'0'0'319'0'0,"0"0"1002"0"0,0 0 440 0 0,0 0 88 0 0,0 0-73 0 0,0 0-388 0 0,-10 6 2167 0 0,-3 3-1788 0 0,11-8-1513 0 0,0 0-1 0 0,0 0 1 0 0,0 1 0 0 0,1-1-1 0 0,-1 1 1 0 0,0-1 0 0 0,1 1-1 0 0,-1 0 1 0 0,1 0 0 0 0,-1-1-1 0 0,0 3-253 0 0,-1 2 531 0 0,0-1 0 0 0,-1 0 0 0 0,0 0 0 0 0,-3 3-531 0 0,-9 13 501 0 0,-44 68 806 0 0,-27 26-1307 0 0,60-85 147 0 0,-1-1 0 0 0,-24 18-147 0 0,-23 23 213 0 0,-4 8-43 0 0,37-35-170 0 0,-31 42 0 0 0,52-59 0 0 0,-52 56 0 0 0,-4-3 0 0 0,-4-2 0 0 0,44-40 74 0 0,2 2 0 0 0,-6 11-74 0 0,-43 48 76 0 0,-23 24-80 0 0,47-52 62 0 0,-4 0-58 0 0,53-60-3 0 0,-158 169 80 0 0,109-110-77 0 0,-43 51 0 0 0,49-58-1 0 0,-3-2-1 0 0,-17 10 2 0 0,-38 40 43 0 0,96-94 47 0 0,-85 95 670 0 0,84-90-1036 0 0,-43 51-250 0 0,-22 18 526 0 0,2-1 0 0 0,32-39 0 0 0,-41 38 0 0 0,69-68 8 0 0,1 0 0 0 0,0 1 0 0 0,2 1 0 0 0,-2 4-8 0 0,-40 49 295 0 0,-8 2-295 0 0,11-11 481 0 0,9-15-1010 0 0,-11 6 529 0 0,-16 18-247 0 0,35-30 294 0 0,21-23 32 0 0,-2 0 1 0 0,-13 11-80 0 0,21-22 104 0 0,1 2 1 0 0,0 0-1 0 0,0 0 1 0 0,2 1 0 0 0,-8 12-105 0 0,3-4 239 0 0,-13 16-239 0 0,1-8 17 0 0,11-13 7 0 0,1 1-1 0 0,-6 10-23 0 0,-4 3 23 0 0,17-23-10 0 0,1 0 0 0 0,0 0 0 0 0,1 1 0 0 0,-1 0-13 0 0,5-8 8 0 0,1 1 0 0 0,-1-1-1 0 0,1 0 1 0 0,-1 0 0 0 0,0-1 0 0 0,0 1 0 0 0,1 0 0 0 0,-1 0 0 0 0,0 0-1 0 0,0 0 1 0 0,0-1 0 0 0,0 1 0 0 0,0 0 0 0 0,0-1 0 0 0,0 1-1 0 0,0-1 1 0 0,0 1-8 0 0,0 0-149 0 0,0-1-1 0 0,0 1 1 0 0,0 0-1 0 0,0 0 0 0 0,1 0 1 0 0,-1 1-1 0 0,0-1 1 0 0,1 0-1 0 0,-1 0 1 0 0,1 0-1 0 0,-1 1 150 0 0,1-2-7922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11:34:37.555"/>
    </inkml:context>
    <inkml:brush xml:id="br0">
      <inkml:brushProperty name="width" value="0.1" units="cm"/>
      <inkml:brushProperty name="height" value="0.1" units="cm"/>
      <inkml:brushProperty name="color" value="#333333"/>
    </inkml:brush>
  </inkml:definitions>
  <inkml:trace contextRef="#ctx0" brushRef="#br0">1 132 8288 0 0,'0'0'381'0'0,"0"0"-6"0"0,1-2-103 0 0,3-2 347 0 0,0-1 1 0 0,0 1 0 0 0,1-1-1 0 0,-1 1 1 0 0,1 0 0 0 0,0 1-1 0 0,1-1 1 0 0,-1 1-1 0 0,0 0 1 0 0,3 0-620 0 0,24-17 1755 0 0,-24 14-1694 0 0,1 1-1 0 0,-1 0 1 0 0,1 1-1 0 0,0 0 0 0 0,2 0-60 0 0,2-2-1108 0 0,0 1 0 0 0,11-8 1108 0 0,-4 0-1145 0 0,-15 11-7 0 0</inkml:trace>
  <inkml:trace contextRef="#ctx0" brushRef="#br0" timeOffset="1">605 9 2760 0 0,'0'0'248'0'0,"0"0"-248"0"0,0 0 0 0 0,0 0 0 0 0,13 3 2504 0 0,-5 2 456 0 0,-8-5 88 0 0,15-5 24 0 0,-7 5-2176 0 0,0 0-440 0 0,-8 0-80 0 0,13-3-4680 0 0,-3-5-936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49:31.297"/>
    </inkml:context>
    <inkml:brush xml:id="br0">
      <inkml:brushProperty name="width" value="0.1" units="cm"/>
      <inkml:brushProperty name="height" value="0.1" units="cm"/>
      <inkml:brushProperty name="color" value="#333333"/>
    </inkml:brush>
  </inkml:definitions>
  <inkml:trace contextRef="#ctx0" brushRef="#br0">25 31 15952 0 0,'-4'-2'1445'0'0,"3"2"-1344"0"0,0-1 1 0 0,0 1 0 0 0,-1 0 0 0 0,1-1-1 0 0,0 1 1 0 0,0 0 0 0 0,-1 0-1 0 0,1 0 1 0 0,0 0 0 0 0,-1 0-1 0 0,1 0 1 0 0,0 1 0 0 0,-1-1-102 0 0,2 0 56 0 0,-1 0 1 0 0,1 0 0 0 0,0 1-1 0 0,0-1 1 0 0,0 0 0 0 0,0 0-1 0 0,0 0 1 0 0,-1 1 0 0 0,1-1-1 0 0,0 0 1 0 0,0 0 0 0 0,0 0-1 0 0,0 1 1 0 0,0-1 0 0 0,0 0-1 0 0,0 0 1 0 0,0 1 0 0 0,0-1 0 0 0,0 0-1 0 0,0 0 1 0 0,0 0 0 0 0,0 1-1 0 0,0-1 1 0 0,0 0 0 0 0,0 0-1 0 0,0 1 1 0 0,0-1 0 0 0,0 0-1 0 0,0 0 1 0 0,0 1 0 0 0,0-1-1 0 0,0 0 1 0 0,0 0 0 0 0,0 0-1 0 0,1 1 1 0 0,-1-1-57 0 0,1 2 106 0 0,1 1 0 0 0,-1-1 0 0 0,1 0 0 0 0,0 0 0 0 0,0 0 0 0 0,0 0 0 0 0,0 0 0 0 0,0 0-106 0 0,1-1 0 0 0,-1 1 0 0 0,0-1 0 0 0,1 0 0 0 0,-1 0 0 0 0,1 0 0 0 0,-1 0 0 0 0,1 0 0 0 0,-1 0 0 0 0,1-1 0 0 0,0 1 0 0 0,-1-1 0 0 0,1 0 0 0 0,1 0 0 0 0,3 1 0 0 0,-5-1 5 0 0,-1 1-2 0 0,0-1 1 0 0,0 0-1 0 0,1 0 0 0 0,-1 0 0 0 0,0 0 0 0 0,0 0 0 0 0,0 0 0 0 0,0-1 0 0 0,0 1 0 0 0,0 0 0 0 0,0 0 1 0 0,0-1-1 0 0,0 1 0 0 0,0-1 0 0 0,0 1 0 0 0,0-1 0 0 0,0 1 0 0 0,-1-1 0 0 0,2 0-3 0 0,-1 0 76 0 0,-1 1 51 0 0,0 0 22 0 0,-3-15 423 0 0,0 9-529 0 0,0-1 0 0 0,-1 1 0 0 0,1 0 0 0 0,-4-4-43 0 0,6 8-172 0 0,-5-6-352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49:31.813"/>
    </inkml:context>
    <inkml:brush xml:id="br0">
      <inkml:brushProperty name="width" value="0.1" units="cm"/>
      <inkml:brushProperty name="height" value="0.1" units="cm"/>
      <inkml:brushProperty name="color" value="#333333"/>
    </inkml:brush>
  </inkml:definitions>
  <inkml:trace contextRef="#ctx0" brushRef="#br0">15 12 7832 0 0,'-8'4'809'0'0,"7"-4"-720"0"0,1 1 1 0 0,0-1-1 0 0,-1 0 0 0 0,1 0 0 0 0,0 0 0 0 0,-1 0 1 0 0,1 0-1 0 0,0 1 0 0 0,0-1 0 0 0,-1 0 1 0 0,1 0-1 0 0,0 0 0 0 0,0 1 0 0 0,-1-1 1 0 0,1 0-1 0 0,0 0 0 0 0,0 1 0 0 0,0-1 0 0 0,0 0 1 0 0,-1 0-1 0 0,1 1 0 0 0,0-1 0 0 0,0 0 1 0 0,0 1-1 0 0,0-1 0 0 0,0 0 0 0 0,0 1 0 0 0,0-1 1 0 0,0 0-1 0 0,0 1 0 0 0,0-1 0 0 0,0 0 1 0 0,0 0-1 0 0,0 1 0 0 0,0-1 0 0 0,0 0 1 0 0,0 1-1 0 0,0-1 0 0 0,0 0 0 0 0,0 1 0 0 0,0-1 1 0 0,1 0-1 0 0,-1 1 0 0 0,0-1 0 0 0,0 0 1 0 0,0 0-1 0 0,0 1 0 0 0,1-1 0 0 0,-1 0 1 0 0,0 0-1 0 0,0 0 0 0 0,1 1 0 0 0,-1-1 0 0 0,0 0-89 0 0,12 9 1621 0 0,-10-8-1557 0 0,1 0 1 0 0,0 0 0 0 0,0 0 0 0 0,0-1-1 0 0,0 1 1 0 0,0-1 0 0 0,0 0-1 0 0,0 0 1 0 0,0 0 0 0 0,3 0-65 0 0,31-6 689 0 0,-31 5-578 0 0,70-11 1105 0 0,-35 3-176 0 0,0 2-1 0 0,41-1-1039 0 0,-79 8 119 0 0,1 0 1 0 0,0 0-1 0 0,-1 0 0 0 0,1 0 0 0 0,0 1 1 0 0,0-1-1 0 0,-1 1 0 0 0,1 0 0 0 0,-1 0 1 0 0,1 0-1 0 0,-1 0 0 0 0,1 1 0 0 0,1 0-119 0 0,-4-1 31 0 0,0 1-1 0 0,1-1 1 0 0,-1 0-1 0 0,0 0 0 0 0,0 1 1 0 0,0-1-1 0 0,0 0 0 0 0,0 1 1 0 0,0-1-1 0 0,0 1 1 0 0,0-1-1 0 0,0 1 0 0 0,-1 0 1 0 0,1-1-1 0 0,-1 1 1 0 0,1 0-1 0 0,-1 0 0 0 0,0-1 1 0 0,1 1-1 0 0,-1 0 1 0 0,0 0-1 0 0,0-1 0 0 0,0 1 1 0 0,-1 0-1 0 0,1 0 1 0 0,0-1-1 0 0,-1 1 0 0 0,1 0-30 0 0,-3 7 89 0 0,1 0 0 0 0,-1-1 0 0 0,-1 1 0 0 0,1-1 0 0 0,-1 0 0 0 0,-3 4-89 0 0,-33 46 219 0 0,6-9-141 0 0,23-31-45 0 0,0 1 55 0 0,-2 0-1 0 0,0 0 1 0 0,-14 14-88 0 0,6-10-220 0 0,-40 41-548 0 0,17-24-6716 0 0,27-28 1062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49:32.234"/>
    </inkml:context>
    <inkml:brush xml:id="br0">
      <inkml:brushProperty name="width" value="0.1" units="cm"/>
      <inkml:brushProperty name="height" value="0.1" units="cm"/>
      <inkml:brushProperty name="color" value="#333333"/>
    </inkml:brush>
  </inkml:definitions>
  <inkml:trace contextRef="#ctx0" brushRef="#br0">74 1 6448 0 0,'0'0'498'0'0,"0"0"34"0"0,0 0 1362 0 0,0 1 627 0 0,-8 41 4157 0 0,4 27-3898 0 0,0-10-1757 0 0,-20 98 176 0 0,12-85-1226 0 0,3 1-1 0 0,2 6 28 0 0,5-24 217 0 0,-1 5-312 0 0,2-18-3852 0 0,1-32-3306 0 0</inkml:trace>
  <inkml:trace contextRef="#ctx0" brushRef="#br0" timeOffset="1">78 364 15632 0 0,'48'27'1785'0'0,"-39"-21"-1875"0"0,5 4 1105 0 0,-1 0 0 0 0,-1 1-1 0 0,0 1 1 0 0,8 9-1015 0 0,9 9 1797 0 0,-2-3-1186 0 0,-18-17-359 0 0,0 0 0 0 0,0-1 0 0 0,1-1 1 0 0,1 1-1 0 0,0-2 0 0 0,0 1 0 0 0,4 0-252 0 0,-11-5-15 0 0,-2-2-82 0 0,0 0 0 0 0,1 0 0 0 0,-1 0 0 0 0,0 0 0 0 0,1 0 0 0 0,-1 0 0 0 0,1-1 0 0 0,-1 1 0 0 0,1-1 0 0 0,-1 0 0 0 0,2 0 97 0 0,-4 0-1126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49:33.839"/>
    </inkml:context>
    <inkml:brush xml:id="br0">
      <inkml:brushProperty name="width" value="0.1" units="cm"/>
      <inkml:brushProperty name="height" value="0.1" units="cm"/>
      <inkml:brushProperty name="color" value="#333333"/>
    </inkml:brush>
  </inkml:definitions>
  <inkml:trace contextRef="#ctx0" brushRef="#br0">62 46 2304 0 0,'0'0'101'0'0,"-6"-3"22"0"0,-12 34 6067 0 0,16-27-6231 0 0,0 0-1 0 0,0-1 0 0 0,-1 1 1 0 0,1 0-1 0 0,-1-1 0 0 0,0 0 1 0 0,0 0-1 0 0,0 0 0 0 0,-2 2 42 0 0,-4 3-497 0 0,9-7 195 0 0,0-1 32 0 0,0 2 142 0 0,0-2 132 0 0,0 0 372 0 0,0 0 182 0 0,0 0 39 0 0,0 0 15 0 0,37 7 2676 0 0,34-3-1303 0 0,-50-2-1785 0 0,13 0 125 0 0,1-3 1 0 0,-1 0-1 0 0,14-4-325 0 0,1 0-176 0 0,14 2 176 0 0,24 8-75 0 0,0 3 0 0 0,33 9 75 0 0,-115-16 0 0 0,99 20 0 0 0,-16-11 935 0 0,10-4-935 0 0,-6-1 450 0 0,61 1 1340 0 0,-124-5-550 0 0,25-3-1240 0 0,3 0 984 0 0,62 1 472 0 0,-18-7-688 0 0,-65 8-553 0 0,166 3 1409 0 0,-95-2-879 0 0,31-6-745 0 0,34 0 1182 0 0,-150 5-1043 0 0,8-1 43 0 0,0 2-1 0 0,-1 1 0 0 0,3 2-181 0 0,-5 0-576 0 0,0-1-1 0 0,1-2 0 0 0,18-1 577 0 0,81-10 516 0 0,-6 1 496 0 0,-35 3-880 0 0,-37 1 177 0 0,7 3-309 0 0,39-2 835 0 0,35-8-835 0 0,-9 1 290 0 0,-113 11-273 0 0,-1 0 0 0 0,1 1 0 0 0,-1-1-1 0 0,2 2-15 0 0,-3-1 12 0 0,1-1 0 0 0,-1 1 0 0 0,1-1 1 0 0,-1 0-1 0 0,2 0-13 0 0,7-2 11 0 0,-1 0 0 0 0,1 1 0 0 0,0 1 0 0 0,0 1 0 0 0,0 0 0 0 0,-1 1 0 0 0,13 2-11 0 0,-15-1 0 0 0,1 0 0 0 0,-1-2 0 0 0,1 0 0 0 0,0 0 0 0 0,-1-1 0 0 0,1 0 0 0 0,0-1 0 0 0,-1-1 0 0 0,3-1 0 0 0,51-7 64 0 0,34-1-64 0 0,-90 10 11 0 0,0 0 0 0 0,-1-1-1 0 0,7-3-10 0 0,25-4 44 0 0,38 4 80 0 0,48 2-124 0 0,-96 5 30 0 0,-22-1-5 0 0,-1 0-1 0 0,1-1 1 0 0,0 0 0 0 0,7-1-25 0 0,-1-1 66 0 0,0 1-1 0 0,0 1 1 0 0,3 1-66 0 0,0-1-31 0 0,-1 0 0 0 0,4-1 31 0 0,15-2-20 0 0,19 2 20 0 0,17-1 4 0 0,48 0 212 0 0,-77 3-157 0 0,99-4 235 0 0,-113 3-208 0 0,-1 2-1 0 0,17 3-85 0 0,-11-3-42 0 0,0-1-1 0 0,1-1 1 0 0,-1-2 0 0 0,33-5 42 0 0,32-3-42 0 0,-50 6 464 0 0,31 0-314 0 0,-50 3-57 0 0,-15 0-50 0 0,0 1 0 0 0,10 1-1 0 0,11 2 45 0 0,20-3-45 0 0,-42 0 19 0 0,17-1 424 0 0,-1-2 1 0 0,17-4-444 0 0,34-4-108 0 0,-48 7-202 0 0,10 0-39 0 0,-2 3 349 0 0,-24 0 0 0 0,-1 0 0 0 0,1 2 0 0 0,0 0 0 0 0,14 3 0 0 0,-6-1 19 0 0,0 0-1 0 0,0-2 1 0 0,24-2-19 0 0,-14 1 8 0 0,-10-2 144 0 0,0 0-1 0 0,0-2 1 0 0,20-5-152 0 0,-14 2 305 0 0,28-1-305 0 0,-32 6-75 0 0,0 2 1 0 0,0 1-1 0 0,8 1 75 0 0,-21 0 11 0 0,0-1-1 0 0,-1-1 1 0 0,1 0 0 0 0,0-1-1 0 0,-1-1 1 0 0,4 0-11 0 0,-11-1-11 0 0,-5 2-47 0 0,-1 1-81 0 0,0 0-206 0 0,0 0-87 0 0,0 0-16 0 0,0 0-120 0 0,-1 0 288 0 0,0 0 0 0 0,1-1 1 0 0,-1 1-1 0 0,0-1 0 0 0,0 1 0 0 0,1-1 1 0 0,-1 0-1 0 0,0 1 0 0 0,1-1 0 0 0,-1 0 1 0 0,1 1-1 0 0,-1-1 0 0 0,1 0 0 0 0,-1 0 1 0 0,1 0 279 0 0,-1 1-931 0 0,-2-7-8044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49:34.396"/>
    </inkml:context>
    <inkml:brush xml:id="br0">
      <inkml:brushProperty name="width" value="0.1" units="cm"/>
      <inkml:brushProperty name="height" value="0.1" units="cm"/>
      <inkml:brushProperty name="color" value="#333333"/>
    </inkml:brush>
  </inkml:definitions>
  <inkml:trace contextRef="#ctx0" brushRef="#br0">0 1 11056 0 0,'0'0'505'0'0,"0"0"-9"0"0,1 1-317 0 0,0 1 439 0 0,0-1-1 0 0,-1 1 1 0 0,1 0 0 0 0,-1-1 0 0 0,1 1 0 0 0,-1-1 0 0 0,0 1 0 0 0,1 0 0 0 0,-1-1-1 0 0,0 1 1 0 0,0 0 0 0 0,0 0-618 0 0,0 6 3613 0 0,0 8-141 0 0,-2-6-2704 0 0,3 9 246 0 0,0-1 0 0 0,3 17-1014 0 0,4 7 404 0 0,-5-26-353 0 0,-3-13-40 0 0,1-1 1 0 0,-1 1-1 0 0,1 0 0 0 0,0-1 1 0 0,0 1-1 0 0,0-1 0 0 0,0 1 0 0 0,1 0-11 0 0,17 34-4 0 0,-19-35-144 0 0,0-2-328 0 0,0 0-136 0 0,0 0-1186 0 0,0-2-4879 0 0,-4-5-2084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49:34.908"/>
    </inkml:context>
    <inkml:brush xml:id="br0">
      <inkml:brushProperty name="width" value="0.1" units="cm"/>
      <inkml:brushProperty name="height" value="0.1" units="cm"/>
      <inkml:brushProperty name="color" value="#333333"/>
    </inkml:brush>
  </inkml:definitions>
  <inkml:trace contextRef="#ctx0" brushRef="#br0">0 25 4608 0 0,'24'-24'2992'0'0,"-24"24"-2817"0"0,1 0 0 0 0,-1 0 0 0 0,0 0 0 0 0,1 0 0 0 0,-1 0 0 0 0,1 0 0 0 0,-1 0 0 0 0,1 0 0 0 0,-1 0-1 0 0,1 0 1 0 0,-1 0 0 0 0,1 0 0 0 0,-1 0 0 0 0,1 0 0 0 0,-1 0 0 0 0,1 1 0 0 0,-1-1 0 0 0,0 0 0 0 0,1 0 0 0 0,-1 1 0 0 0,1-1 0 0 0,-1 0 0 0 0,0 0 0 0 0,1 1 0 0 0,-1-1 0 0 0,0 0 0 0 0,1 1 0 0 0,-1-1 0 0 0,0 1 0 0 0,1-1 0 0 0,-1 0 0 0 0,0 1 0 0 0,0-1 0 0 0,0 1 0 0 0,0-1 0 0 0,1 1-175 0 0,8 15 1293 0 0,-4-5-842 0 0,-1 1 0 0 0,-1-1 1 0 0,1 4-452 0 0,5 19 313 0 0,7 16-494 0 0,1 15 181 0 0,-6-16-4646 0 0,-4-15-530 0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49:35.338"/>
    </inkml:context>
    <inkml:brush xml:id="br0">
      <inkml:brushProperty name="width" value="0.1" units="cm"/>
      <inkml:brushProperty name="height" value="0.1" units="cm"/>
      <inkml:brushProperty name="color" value="#333333"/>
    </inkml:brush>
  </inkml:definitions>
  <inkml:trace contextRef="#ctx0" brushRef="#br0">18 1 9792 0 0,'0'0'446'0'0,"0"0"-10"0"0,-1 1-189 0 0,-1 7 290 0 0,-1-1 1 0 0,2 1-1 0 0,-1 0 0 0 0,1-1 0 0 0,0 1 1 0 0,0 2-538 0 0,0 53 1659 0 0,1-46-1359 0 0,5 111 779 0 0,3-1-2452 0 0,-8-94-4301 0 0</inkml:trace>
  <inkml:trace contextRef="#ctx0" brushRef="#br0" timeOffset="1">48 1286 4144 0 0,'-11'51'347'0'0,"-2"26"4673"0"0,-1-2-2091 0 0,11-53-2506 0 0,1 1 1 0 0,1 12-424 0 0,-2 13 145 0 0,3-31-162 0 0,0 0 0 0 0,1 0 1 0 0,1 5 16 0 0,1 9-14 0 0,1 35-358 0 0,-1-6-1036 0 0,4 8 1408 0 0,-1-4-2493 0 0,-3 0 0 0 0,-2 13 2493 0 0,-1-48-958 0 0,2 1-1 0 0,3 13 959 0 0,-1-19-525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49:35.956"/>
    </inkml:context>
    <inkml:brush xml:id="br0">
      <inkml:brushProperty name="width" value="0.1" units="cm"/>
      <inkml:brushProperty name="height" value="0.1" units="cm"/>
      <inkml:brushProperty name="color" value="#333333"/>
    </inkml:brush>
  </inkml:definitions>
  <inkml:trace contextRef="#ctx0" brushRef="#br0">47 0 3680 0 0,'2'10'416'0'0,"-1"1"1"0"0,0-1-1 0 0,-1 0 1 0 0,0 0-1 0 0,0 0 1 0 0,-2 9-417 0 0,-4 15 3271 0 0,-4 12-3271 0 0,0 2 126 0 0,2-16 334 0 0,6-22-237 0 0,-1 0 0 0 0,1 0 0 0 0,1 0 0 0 0,-1 9-223 0 0,-1 44 1304 0 0,2-49-1055 0 0,0-9-178 0 0,1-1 0 0 0,0 1 0 0 0,0 0-1 0 0,1-1 1 0 0,-1 1 0 0 0,1-1 0 0 0,0 1 0 0 0,1 1-71 0 0,-2 0 40 0 0,0-5-104 0 0,0-1-56 0 0,0 0-842 0 0,0 0-3332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49:36.507"/>
    </inkml:context>
    <inkml:brush xml:id="br0">
      <inkml:brushProperty name="width" value="0.1" units="cm"/>
      <inkml:brushProperty name="height" value="0.1" units="cm"/>
      <inkml:brushProperty name="color" value="#333333"/>
    </inkml:brush>
  </inkml:definitions>
  <inkml:trace contextRef="#ctx0" brushRef="#br0">45 0 1840 0 0,'0'0'408'0'0,"-10"10"6765"0"0,8-8-6870 0 0,0 0 1 0 0,1 0-1 0 0,-1 0 0 0 0,1 1 0 0 0,-1-1 0 0 0,1 1 1 0 0,0-1-1 0 0,0 1 0 0 0,0-1 0 0 0,0 1 1 0 0,1 0-1 0 0,-1-1 0 0 0,1 1 0 0 0,-1 0 1 0 0,1 0-304 0 0,0 8 464 0 0,0 1 0 0 0,0 0 0 0 0,2 1-464 0 0,-1 16 696 0 0,0-24-586 0 0,-1 0-1 0 0,1 0 1 0 0,0 0 0 0 0,2 5-110 0 0,2 18 628 0 0,-4-31-520 0 0,0 3-104 0 0,-1 0 0 0 0,1 0 0 0 0,-1-1 0 0 0,1 1 0 0 0,-1 0 0 0 0,1-1 0 0 0,-1 1 0 0 0,0 0 0 0 0,1-1 0 0 0,-1 1 0 0 0,1-1 0 0 0,-1 1 0 0 0,0-1 0 0 0,1 1 0 0 0,-1-1 0 0 0,0 1 0 0 0,1-1 0 0 0,-1 1 0 0 0,0-1 0 0 0,0 1 0 0 0,0-1 0 0 0,0 1 0 0 0,1-1 0 0 0,-1 1 0 0 0,0-1 0 0 0,0 0 0 0 0,0 1-4 0 0,2-8 9 0 0,0 4-7 0 0,-1-1 1 0 0,1 1-1 0 0,-1-1 0 0 0,-1 1 1 0 0,1-1-1 0 0,0 1 0 0 0,-1-1 1 0 0,0-3-3 0 0,0 0 84 0 0,0 6 5 0 0,0 2-8 0 0,-2 0-103 0 0,1-1 0 0 0,-1 1 0 0 0,1 0 0 0 0,-1 0-1 0 0,0 0 1 0 0,1-1 0 0 0,-1 1 0 0 0,1 1-1 0 0,-2-1 23 0 0,1 2-22 0 0,-1-1-1 0 0,1 1 0 0 0,-1 0 0 0 0,1 1 1 0 0,0-1-1 0 0,0 0 0 0 0,0 1 0 0 0,0-1 1 0 0,1 1-1 0 0,-1-1 0 0 0,0 1 0 0 0,1 0 0 0 0,0 0 1 0 0,0 0-1 0 0,0 0 0 0 0,0 0 0 0 0,0 0 1 0 0,1 0-1 0 0,-1 0 23 0 0,0 0-201 0 0,1 1 0 0 0,-1-1 0 0 0,1 1 1 0 0,-1 0-1 0 0,1-1 0 0 0,0 1 0 0 0,1-1 1 0 0,-1 1-1 0 0,1-1 0 0 0,-1 1 0 0 0,1-1 0 0 0,0 0 1 0 0,0 1-1 0 0,0-1 0 0 0,1 0 0 0 0,1 3 201 0 0,-3-5-5906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49:36.945"/>
    </inkml:context>
    <inkml:brush xml:id="br0">
      <inkml:brushProperty name="width" value="0.1" units="cm"/>
      <inkml:brushProperty name="height" value="0.1" units="cm"/>
      <inkml:brushProperty name="color" value="#333333"/>
    </inkml:brush>
  </inkml:definitions>
  <inkml:trace contextRef="#ctx0" brushRef="#br0">68 38 4608 0 0,'-1'-5'542'0'0,"-4"-9"58"0"0,1 9 6650 0 0,6-3-5357 0 0,-1 3-1046 0 0,2 12-547 0 0,-1 11-87 0 0,0 0 0 0 0,-1 1 0 0 0,-1 16-213 0 0,1 17 312 0 0,1 14-30 0 0,1 19-1801 0 0,0-64-59 0 0</inkml:trace>
  <inkml:trace contextRef="#ctx0" brushRef="#br0" timeOffset="1">78 913 2304 0 0,'-4'34'96'0'0,"4"-19"32"0"0,0-4-128 0 0,0 4 0 0 0,-4 4 0 0 0,4-2 0 0 0,-2-2 2472 0 0,2-2 472 0 0,0 0 96 0 0,-4-2 24 0 0,0 8-2104 0 0,2 2-424 0 0,2-1-88 0 0,0 1-9 0 0,0 1-375 0 0,0-5-64 0 0,0 5 0 0 0,0-1-6615 0 0</inkml:trace>
  <inkml:trace contextRef="#ctx0" brushRef="#br0" timeOffset="2">44 1825 8288 0 0,'-3'5'210'0'0,"0"0"1"0"0,0 1 0 0 0,0-1 0 0 0,1 0-1 0 0,0 1 1 0 0,0 0 0 0 0,0-1 0 0 0,1 1-1 0 0,0 0 1 0 0,0 0 0 0 0,0 0-1 0 0,1 1-210 0 0,-3 16 1856 0 0,-5 23-807 0 0,3-1 0 0 0,2 1 1 0 0,2 0-1 0 0,3 21-1049 0 0,-1-48-178 0 0,1 18-2200 0 0,1 0 1 0 0,6 21 2377 0 0,-6-40-1503 0 0,-3 1-210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9:06:39.070"/>
    </inkml:context>
    <inkml:brush xml:id="br0">
      <inkml:brushProperty name="width" value="0.1" units="cm"/>
      <inkml:brushProperty name="height" value="0.1" units="cm"/>
      <inkml:brushProperty name="color" value="#333333"/>
    </inkml:brush>
  </inkml:definitions>
  <inkml:trace contextRef="#ctx0" brushRef="#br0">36 0 14280 0 0,'-8'39'632'0'0,"8"-39"136"0"0,-14 20-616 0 0,6 8-152 0 0,2-9 0 0 0,12 1 0 0 0,10-12 1407 0 0,7 3 249 0 0,7-2 48 0 0,1-9 16 0 0,13-9-1912 0 0,-7-2-384 0 0,10-11-80 0 0,-11 2-7767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49:37.301"/>
    </inkml:context>
    <inkml:brush xml:id="br0">
      <inkml:brushProperty name="width" value="0.1" units="cm"/>
      <inkml:brushProperty name="height" value="0.1" units="cm"/>
      <inkml:brushProperty name="color" value="#333333"/>
    </inkml:brush>
  </inkml:definitions>
  <inkml:trace contextRef="#ctx0" brushRef="#br0">14 1 5064 0 0,'0'15'448'0'0,"0"2"-352"0"0,-3 2-96 0 0,3 3 0 0 0,-3-2 632 0 0,3 1 104 0 0,0 7 32 0 0,0-5 0 0 0,0 5-632 0 0,-4 26-136 0 0,4-11 0 0 0,-3-26-3456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49:37.727"/>
    </inkml:context>
    <inkml:brush xml:id="br0">
      <inkml:brushProperty name="width" value="0.1" units="cm"/>
      <inkml:brushProperty name="height" value="0.1" units="cm"/>
      <inkml:brushProperty name="color" value="#333333"/>
    </inkml:brush>
  </inkml:definitions>
  <inkml:trace contextRef="#ctx0" brushRef="#br0">6 0 2304 0 0,'0'14'227'0'0,"1"7"794"0"0,-2 1 0 0 0,-2 9-1021 0 0,0 9 7867 0 0,5 0-3590 0 0,-1-3-1972 0 0,9 81-549 0 0,-7-48-1305 0 0,7 38-753 0 0,-9-89 289 0 0,-1 2-39 0 0,-1-1 1 0 0,0 1-1 0 0,-3 10 52 0 0,3-24 11 0 0,1-5 16 0 0,0-2-219 0 0,0 0-540 0 0,0 0-219 0 0,0 0-697 0 0,0-1-2748 0 0,0-1-1170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49:44.900"/>
    </inkml:context>
    <inkml:brush xml:id="br0">
      <inkml:brushProperty name="width" value="0.1" units="cm"/>
      <inkml:brushProperty name="height" value="0.1" units="cm"/>
      <inkml:brushProperty name="color" value="#333333"/>
    </inkml:brush>
  </inkml:definitions>
  <inkml:trace contextRef="#ctx0" brushRef="#br0">1 52 10136 0 0,'0'-28'11'0'0,"0"16"679"0"0,0 0 557 0 0,0 12-270 0 0,0 0 42 0 0,0 0-65 0 0,0 0-288 0 0,0 20 262 0 0,0 44-20 0 0,1-31-1069 0 0,5 29 161 0 0,-3-20-986 0 0,-3-20-139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49:45.282"/>
    </inkml:context>
    <inkml:brush xml:id="br0">
      <inkml:brushProperty name="width" value="0.1" units="cm"/>
      <inkml:brushProperty name="height" value="0.1" units="cm"/>
      <inkml:brushProperty name="color" value="#333333"/>
    </inkml:brush>
  </inkml:definitions>
  <inkml:trace contextRef="#ctx0" brushRef="#br0">5 0 5064 0 0,'1'5'93'0'0,"0"-1"1"0"0,0 1-1 0 0,0-1 1 0 0,-1 1-1 0 0,0-1 1 0 0,0 1-1 0 0,0-1 1 0 0,0 1-1 0 0,-1 0 1 0 0,0 2-94 0 0,-1 18 2199 0 0,-2 77 2513 0 0,4-99-4689 0 0,0 0-1 0 0,1 0 0 0 0,-1 0 1 0 0,0 0-1 0 0,1-1 1 0 0,0 1-1 0 0,0 0 0 0 0,0-1 1 0 0,0 1-1 0 0,1 0-22 0 0,7 21 34 0 0,-9-22-32 0 0,0 1-476 0 0,1-1-2753 0 0,2 3-850 0 0</inkml:trace>
  <inkml:trace contextRef="#ctx0" brushRef="#br0" timeOffset="1">46 353 11112 0 0,'0'15'488'0'0,"0"-15"112"0"0,0 6-480 0 0,0 3-120 0 0,0-3 0 0 0,-4 1 0 0 0,1-1 872 0 0,3 0 152 0 0,-4-1 32 0 0,4-5 8 0 0,-3 6-521 0 0,3-6-111 0 0,0 0-16 0 0,0 0-5087 0 0,0 0-1025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49:45.782"/>
    </inkml:context>
    <inkml:brush xml:id="br0">
      <inkml:brushProperty name="width" value="0.1" units="cm"/>
      <inkml:brushProperty name="height" value="0.1" units="cm"/>
      <inkml:brushProperty name="color" value="#333333"/>
    </inkml:brush>
  </inkml:definitions>
  <inkml:trace contextRef="#ctx0" brushRef="#br0">68 1 5984 0 0,'-1'1'84'0'0,"-1"1"0"0"0,0 0 0 0 0,0-1 0 0 0,0 1 1 0 0,0-1-1 0 0,0 1 0 0 0,0-1 0 0 0,0 0 0 0 0,0 0 0 0 0,0 0 1 0 0,-1 0-1 0 0,1 0-84 0 0,-15 6 7234 0 0,15-5-7012 0 0,0-1 0 0 0,0 1 0 0 0,1-1 0 0 0,-1 1 0 0 0,0-1 1 0 0,1 1-1 0 0,-1 0 0 0 0,1 0 0 0 0,0 0 0 0 0,0-1 0 0 0,0 1 0 0 0,0 1 1 0 0,0-1-1 0 0,0 0 0 0 0,0 0 0 0 0,1 0 0 0 0,-1 0 0 0 0,1 1 1 0 0,-1-1-1 0 0,1 0 0 0 0,0 2-222 0 0,0 6-115 0 0,0 0 0 0 0,1 0 0 0 0,1-1 0 0 0,1 8 115 0 0,1 5-291 0 0,-1-4-100 0 0,0 3-1543 0 0,-1 0 1 0 0,0 9 1933 0 0,-2-7-5148 0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49:46.247"/>
    </inkml:context>
    <inkml:brush xml:id="br0">
      <inkml:brushProperty name="width" value="0.1" units="cm"/>
      <inkml:brushProperty name="height" value="0.1" units="cm"/>
      <inkml:brushProperty name="color" value="#333333"/>
    </inkml:brush>
  </inkml:definitions>
  <inkml:trace contextRef="#ctx0" brushRef="#br0">7 0 3224 0 0,'0'5'288'0'0,"0"2"-288"0"0,0 2 0 0 0,0 1 0 0 0,-3-2 360 0 0,3 4 24 0 0,-4-2 0 0 0,4 1-2208 0 0</inkml:trace>
  <inkml:trace contextRef="#ctx0" brushRef="#br0" timeOffset="1">20 229 2760 0 0,'3'35'1144'0'0,"-2"15"-1144"0"0,-4 7 5238 0 0,1-36-3511 0 0,2 0 0 0 0,1 12-1727 0 0,-1 0 1660 0 0,0-21-1181 0 0,0-1-423 0 0,0-4-3722 0 0,0-6-1099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49:46.675"/>
    </inkml:context>
    <inkml:brush xml:id="br0">
      <inkml:brushProperty name="width" value="0.1" units="cm"/>
      <inkml:brushProperty name="height" value="0.1" units="cm"/>
      <inkml:brushProperty name="color" value="#333333"/>
    </inkml:brush>
  </inkml:definitions>
  <inkml:trace contextRef="#ctx0" brushRef="#br0">1 94 11976 0 0,'0'0'546'0'0,"0"0"-10"0"0,0 0-202 0 0,3 13 2403 0 0,10 6-715 0 0,-12-17-1839 0 0,0 1-1 0 0,0-1 0 0 0,1 0 1 0 0,-1 0-1 0 0,0 0 1 0 0,1 0-1 0 0,-1 0 0 0 0,1-1 1 0 0,0 1-1 0 0,0 0 0 0 0,-1-1 1 0 0,1 1-1 0 0,0-1 0 0 0,1 0 1 0 0,-1 0-1 0 0,0 0 0 0 0,1 1-182 0 0,4 0 318 0 0,-1-1-1 0 0,1 0 0 0 0,-1 0 0 0 0,1-1 1 0 0,-1 0-1 0 0,1 0 0 0 0,-1 0 1 0 0,1-1-1 0 0,-1 0 0 0 0,1 0 0 0 0,-1-1 1 0 0,1 1-1 0 0,0-2-317 0 0,14-5 376 0 0,1-1 1 0 0,-1-1-1 0 0,-1-1-376 0 0,-14 8 85 0 0,4-3 4 0 0,0 0 1 0 0,-1-2 0 0 0,0 1-1 0 0,0-1 1 0 0,-1 0-1 0 0,0-1 1 0 0,0 0-90 0 0,14-14 60 0 0,-2-3-1576 0 0,-19 25-4746 0 0,-1 1-2117 0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49:47.181"/>
    </inkml:context>
    <inkml:brush xml:id="br0">
      <inkml:brushProperty name="width" value="0.1" units="cm"/>
      <inkml:brushProperty name="height" value="0.1" units="cm"/>
      <inkml:brushProperty name="color" value="#333333"/>
    </inkml:brush>
  </inkml:definitions>
  <inkml:trace contextRef="#ctx0" brushRef="#br0">30 28 15264 0 0,'-4'-8'254'0'0,"4"6"-129"0"0,-1 0 0 0 0,0 1 0 0 0,1-1 0 0 0,-1 0 0 0 0,1 0 0 0 0,-1 0-1 0 0,1 0 1 0 0,0 1 0 0 0,0-2-125 0 0,-9 15 1808 0 0,6-1-1346 0 0,0 1 0 0 0,1 0 1 0 0,0-1-1 0 0,1 1 0 0 0,0 0 0 0 0,1 0 0 0 0,1 9-462 0 0,-1-4 204 0 0,1 13 102 0 0,1 0 0 0 0,2-1 0 0 0,1 1 0 0 0,1-1 0 0 0,9 26-306 0 0,-12-45 5 0 0,1 0 0 0 0,0 0-1 0 0,0 0 1 0 0,1-1 0 0 0,0 0 0 0 0,0 1-1 0 0,1-2 1 0 0,1 1 0 0 0,-1-1 0 0 0,1 0-1 0 0,6 5-4 0 0,-11-11 15 0 0,1 0 0 0 0,-1-1-1 0 0,0 1 1 0 0,1-1-1 0 0,-1 1 1 0 0,1-1 0 0 0,-1 0-1 0 0,1 0 1 0 0,-1 0 0 0 0,1 0-1 0 0,0 0 1 0 0,0-1 0 0 0,-1 0-1 0 0,1 1 1 0 0,0-1-1 0 0,0 0 1 0 0,0 0 0 0 0,-1 0-1 0 0,1-1 1 0 0,0 1 0 0 0,0-1-1 0 0,-1 1 1 0 0,1-1 0 0 0,0 0-1 0 0,-1 0 1 0 0,1 0-1 0 0,0 0 1 0 0,-1-1 0 0 0,0 1-1 0 0,1-1 1 0 0,-1 1 0 0 0,0-1-1 0 0,0 0 1 0 0,0 0-1 0 0,0 0 1 0 0,0 0 0 0 0,0 0-1 0 0,0-1 1 0 0,-1 1 0 0 0,1 0-1 0 0,-1-1-14 0 0,6-9 83 0 0,0-1 0 0 0,-2 1 0 0 0,1-1 0 0 0,-2 0 0 0 0,1 0 0 0 0,-2-1 0 0 0,0 1-1 0 0,-1-1 1 0 0,0 0 0 0 0,0-7-83 0 0,-2 11-1 0 0,0 1 1 0 0,0-1-1 0 0,-1 1 0 0 0,0-1 0 0 0,-1 1 0 0 0,0-1 0 0 0,0 1 0 0 0,-1 0 0 0 0,-1 0 1 0 0,1 0-1 0 0,-1 0 0 0 0,-1 0 0 0 0,0 1 0 0 0,0 0 0 0 0,-3-4 1 0 0,-3-2-249 0 0,10 11 175 0 0,-1 0 0 0 0,0 1 1 0 0,0-1-1 0 0,-1 0 1 0 0,1 1-1 0 0,0-1 0 0 0,-1 1 1 0 0,0 0-1 0 0,1 0 1 0 0,-1 0-1 0 0,0 0 0 0 0,0 0 1 0 0,0 1-1 0 0,-3-2 74 0 0,4 2 7 0 0,0 0 0 0 0,-1 1 0 0 0,1-1 0 0 0,0 1 0 0 0,-1-1 0 0 0,1 1 0 0 0,0 0 0 0 0,-1 0 0 0 0,1 0 0 0 0,-3 0-7 0 0,4 1 7 0 0,0-1-1 0 0,-1 1 0 0 0,1 0 1 0 0,0-1-1 0 0,-1 1 0 0 0,1 0 1 0 0,0 0-1 0 0,0 0 0 0 0,0 0 1 0 0,0 0-1 0 0,0 0 0 0 0,0 0 1 0 0,0 0-1 0 0,0 1 0 0 0,0-1 1 0 0,1 0-1 0 0,-1 0 0 0 0,0 1-6 0 0,-6 11-78 0 0,0 1-1 0 0,1-1 1 0 0,1 1-1 0 0,-4 14 79 0 0,7-19-44 0 0,0 0-1 0 0,0 0 0 0 0,1 1 0 0 0,0-1 1 0 0,1 0-1 0 0,0 1 0 0 0,0-1 0 0 0,2 3 45 0 0,4 5 78 0 0,-6-15 22 0 0,2-1 10 0 0,1 0-93 0 0,-1 0-1 0 0,1 1 0 0 0,0-2 0 0 0,0 1 1 0 0,-1 0-1 0 0,1 0 0 0 0,0-1 1 0 0,0 0-1 0 0,0 1 0 0 0,0-1 0 0 0,0 0 1 0 0,0 0-1 0 0,0-1 0 0 0,-1 1 1 0 0,1-1-1 0 0,0 1 0 0 0,0-1 0 0 0,0 0 1 0 0,-1 0-1 0 0,1 0 0 0 0,0 0-16 0 0,8-4-363 0 0,-1-1-1 0 0,0 0 1 0 0,0 0-1 0 0,7-6 364 0 0,3-5-640 0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49:47.877"/>
    </inkml:context>
    <inkml:brush xml:id="br0">
      <inkml:brushProperty name="width" value="0.1" units="cm"/>
      <inkml:brushProperty name="height" value="0.1" units="cm"/>
      <inkml:brushProperty name="color" value="#333333"/>
    </inkml:brush>
  </inkml:definitions>
  <inkml:trace contextRef="#ctx0" brushRef="#br0">2 6 2304 0 0,'0'0'101'0'0,"0"0"1"0"0,-1-3 10157 0 0,3 1-4313 0 0,11 2-2875 0 0,6 2-5142 0 0,-10-1 3784 0 0,4 2-1286 0 0,13 3 654 0 0,1-2 0 0 0,9 1-1081 0 0,39 7 745 0 0,-62-11-729 0 0,7 1-95 0 0,-1-1 0 0 0,1-1 0 0 0,2-1 79 0 0,2 0-2756 0 0,-14 1 1101 0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49:48.349"/>
    </inkml:context>
    <inkml:brush xml:id="br0">
      <inkml:brushProperty name="width" value="0.1" units="cm"/>
      <inkml:brushProperty name="height" value="0.1" units="cm"/>
      <inkml:brushProperty name="color" value="#333333"/>
    </inkml:brush>
  </inkml:definitions>
  <inkml:trace contextRef="#ctx0" brushRef="#br0">20 0 11488 0 0,'-2'5'141'0'0,"0"-1"0"0"0,1 1 0 0 0,-1 0 0 0 0,1 0 0 0 0,0-1 1 0 0,0 1-1 0 0,1 0 0 0 0,-1 0 0 0 0,1 4-141 0 0,-2 15 48 0 0,-1-3 659 0 0,1 1-1 0 0,2 11-706 0 0,-1 9 1065 0 0,1-11 292 0 0,1-1 1 0 0,6 29-1358 0 0,-6-47 183 0 0,1 5 131 0 0,1 6 861 0 0,5 22-1175 0 0,-7-39 110 0 0,1 0 1 0 0,0 0-1 0 0,0 0 1 0 0,1 0 0 0 0,-1-1-1 0 0,1 1 1 0 0,1-1-1 0 0,-1 0 1 0 0,3 3-111 0 0,-4-6 41 0 0,1 1-1 0 0,-1-1 1 0 0,1 0 0 0 0,0 1-1 0 0,0-1 1 0 0,0-1 0 0 0,0 1-1 0 0,0 0 1 0 0,1-1 0 0 0,-1 0 0 0 0,3 1-41 0 0,-4-1 30 0 0,1 0 1 0 0,-1-1 0 0 0,1 1 0 0 0,-1-1 0 0 0,1 1 0 0 0,-1-1 0 0 0,1 0-1 0 0,0 0 1 0 0,-1-1 0 0 0,1 1 0 0 0,-1 0 0 0 0,1-1 0 0 0,-1 1 0 0 0,0-1-1 0 0,1 0 1 0 0,0 0-31 0 0,5-4 76 0 0,0-1 1 0 0,0 1-1 0 0,0-1 0 0 0,-1-1 0 0 0,0 1 0 0 0,0-1 0 0 0,-1-1 0 0 0,0 1 1 0 0,0-1-1 0 0,-1 0 0 0 0,0 0 0 0 0,0-1 0 0 0,-1 0 0 0 0,2-3-76 0 0,-3 5 52 0 0,-1 0 0 0 0,0 0-1 0 0,0 0 1 0 0,0 0 0 0 0,-1-1-1 0 0,0 1 1 0 0,0 0 0 0 0,-1 0-1 0 0,0-1 1 0 0,0 1 0 0 0,-1 0-1 0 0,0-1 1 0 0,0 1 0 0 0,-1 0 0 0 0,1 0-1 0 0,-2 0 1 0 0,1 0 0 0 0,-1 0-1 0 0,-1-2-51 0 0,0 2 0 0 0,2 2 0 0 0,0 1 0 0 0,0 0 0 0 0,-1 1 0 0 0,1-1 0 0 0,-1 0 0 0 0,0 1 0 0 0,0-1 0 0 0,0 1 0 0 0,0 0 0 0 0,-1 0 0 0 0,-3-2 0 0 0,-4-3-22 0 0,9 6 6 0 0,0 1 0 0 0,0-1 1 0 0,0 1-1 0 0,0 0 0 0 0,0-1 0 0 0,0 1 0 0 0,0 0 0 0 0,0 0 0 0 0,-1 0 0 0 0,1 1 0 0 0,0-1 1 0 0,-1 0-1 0 0,1 1 0 0 0,-1-1 0 0 0,1 1 0 0 0,-1 0 0 0 0,1 0 0 0 0,-1 0 16 0 0,-11 1-284 0 0,12-1 258 0 0,1 0 0 0 0,-1 0 0 0 0,1 0 0 0 0,-1 1 0 0 0,1-1 0 0 0,-1 0 0 0 0,1 0 0 0 0,0 1 0 0 0,-1-1 0 0 0,1 1-1 0 0,-1-1 1 0 0,1 1 0 0 0,0 0 0 0 0,-1-1 0 0 0,1 1 0 0 0,0 0 0 0 0,0 0 0 0 0,0 0 0 0 0,0 0 0 0 0,0 0 0 0 0,0 0 0 0 0,-1 1 26 0 0,-3 4-72 0 0,1 0 0 0 0,-1 0-1 0 0,1 0 1 0 0,1 0 0 0 0,-1 0 0 0 0,1 1-1 0 0,0 0 1 0 0,1 0 0 0 0,-1 0 0 0 0,2 0-1 0 0,-2 4 73 0 0,3-10-20 0 0,-2 6 13 0 0,1 1 1 0 0,0-1-1 0 0,0 0 0 0 0,1 1 0 0 0,0-1 1 0 0,1 1 6 0 0,-1-6-2 0 0,0 0-1 0 0,1 0 1 0 0,-1 0 0 0 0,1 0 0 0 0,-1 0 0 0 0,1 0 0 0 0,0 0 0 0 0,0 0 0 0 0,0-1 0 0 0,0 1 0 0 0,0 0 0 0 0,0-1 0 0 0,0 1 0 0 0,1-1 0 0 0,-1 1 0 0 0,1-1 0 0 0,-1 0 0 0 0,1 1 0 0 0,-1-1 0 0 0,1 0 0 0 0,0 0 0 0 0,-1 0-1 0 0,1 0 1 0 0,0 0 0 0 0,1 0 2 0 0,4 1-8 0 0,0 0-1 0 0,0 0 0 0 0,0 0 1 0 0,1-1-1 0 0,-1 0 0 0 0,0-1 0 0 0,1 1 1 0 0,5-2 8 0 0,0 0 1 0 0,-1-1 0 0 0,0 0 0 0 0,0-1 0 0 0,-1-1 0 0 0,1 0-1 0 0,15-5 0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4:54.478"/>
    </inkml:context>
    <inkml:brush xml:id="br0">
      <inkml:brushProperty name="width" value="0.05" units="cm"/>
      <inkml:brushProperty name="height" value="0.05" units="cm"/>
    </inkml:brush>
  </inkml:definitions>
  <inkml:trace contextRef="#ctx0" brushRef="#br0">10 29 8288 0 0,'13'-26'3745'0'0,"-11"23"-639"0"0,0 8 2001 0 0,-1 5-982 0 0,-1-5-5227 0 0,0-3 1199 0 0,1 0-1 0 0,-1 0 1 0 0,1 0 0 0 0,-1 0 0 0 0,1 0 0 0 0,0 0 0 0 0,0 0 0 0 0,0 0 0 0 0,0 0 0 0 0,1 2-97 0 0,-2-4 72 0 0,0 2 460 0 0,2-5-375 0 0,-2 2-151 0 0,0-1-1 0 0,0 1 0 0 0,0 0 0 0 0,0 0 1 0 0,0 0-1 0 0,0 0 0 0 0,0-1 1 0 0,-1 1-1 0 0,1 0 0 0 0,-1 0 0 0 0,1 0 1 0 0,0 0-1 0 0,-1 0 0 0 0,0 0 1 0 0,1 0-1 0 0,-1 0 0 0 0,0 0 0 0 0,1 0 1 0 0,-1 0-1 0 0,0 0 0 0 0,0 1 1 0 0,0-1-1 0 0,0 0 0 0 0,0 0 0 0 0,0 1 1 0 0,0-1-1 0 0,0 1 0 0 0,0-1 1 0 0,0 1-6 0 0,1 0 192 0 0,-10 2-340 0 0,10-1 114 0 0,-1 0 6 0 0,0-1 1 0 0,0 1-1 0 0,0 0 1 0 0,0 0 0 0 0,0 0-1 0 0,0 0 1 0 0,0 0-1 0 0,1 0 1 0 0,-1 0-1 0 0,0 1 1 0 0,1-1 0 0 0,-1 0-1 0 0,1 0 1 0 0,-1 0-1 0 0,1 1 28 0 0,1 3 23 0 0,-1-4 102 0 0,0-1 74 0 0,0 0 22 0 0,16-4-341 0 0,-16 3 79 0 0,1 1 38 0 0,0 0 0 0 0,-1 0 0 0 0,1 0-1 0 0,0-1 1 0 0,-1 1 0 0 0,1 0 0 0 0,-1-1 0 0 0,1 1 0 0 0,0 0 0 0 0,-1-1-1 0 0,1 1 1 0 0,-1-1 0 0 0,1 1 0 0 0,-1-1 0 0 0,1 1 0 0 0,-1-1-1 0 0,0 1 1 0 0,1-1 0 0 0,-1 1 0 0 0,0-1 0 0 0,1 1 0 0 0,-1-1 0 0 0,0 0-1 0 0,0 1 1 0 0,1-1 3 0 0,-3-2-24 0 0,-2 4 24 0 0,2 2-14 0 0,2-2-57 0 0,0-1-4 0 0,0 0-1642 0 0,0 0-6581 0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49:48.829"/>
    </inkml:context>
    <inkml:brush xml:id="br0">
      <inkml:brushProperty name="width" value="0.1" units="cm"/>
      <inkml:brushProperty name="height" value="0.1" units="cm"/>
      <inkml:brushProperty name="color" value="#333333"/>
    </inkml:brush>
  </inkml:definitions>
  <inkml:trace contextRef="#ctx0" brushRef="#br0">1 39 6448 0 0,'3'-12'498'0'0,"-2"11"-448"0"0,0 1 0 0 0,0-1 0 0 0,0 1-1 0 0,0-1 1 0 0,0 1 0 0 0,0-1 0 0 0,0 1-1 0 0,0 0 1 0 0,0 0 0 0 0,0-1 0 0 0,0 1-1 0 0,0 0 1 0 0,0 0 0 0 0,1 0-50 0 0,-1 0 83 0 0,16-1 899 0 0,1 0-1 0 0,13 1-981 0 0,-13 0 776 0 0,0 0-1 0 0,9-2-775 0 0,66-8 534 0 0,11 3-534 0 0,-72 6-126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49:49.236"/>
    </inkml:context>
    <inkml:brush xml:id="br0">
      <inkml:brushProperty name="width" value="0.1" units="cm"/>
      <inkml:brushProperty name="height" value="0.1" units="cm"/>
      <inkml:brushProperty name="color" value="#333333"/>
    </inkml:brush>
  </inkml:definitions>
  <inkml:trace contextRef="#ctx0" brushRef="#br0">0 0 8288 0 0,'24'2'796'0'0,"-1"0"-1"0"0,2 1-795 0 0,-9 0 745 0 0,141 24 4123 0 0,-133-25-4830 0 0,1 0 1 0 0,0-2-1 0 0,-1-1 1 0 0,2-1-39 0 0,-7 1-598 0 0,4 1-618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49:49.702"/>
    </inkml:context>
    <inkml:brush xml:id="br0">
      <inkml:brushProperty name="width" value="0.1" units="cm"/>
      <inkml:brushProperty name="height" value="0.1" units="cm"/>
      <inkml:brushProperty name="color" value="#333333"/>
    </inkml:brush>
  </inkml:definitions>
  <inkml:trace contextRef="#ctx0" brushRef="#br0">0 144 6448 0 0,'14'-2'130'0'0,"1"1"1"0"0,-1 0 0 0 0,0 1 0 0 0,1 0-1 0 0,9 2-130 0 0,-3 0 451 0 0,-1-1-1 0 0,6-1-450 0 0,28-3 1953 0 0,18-1-812 0 0,0-3-1 0 0,0-2 1 0 0,1-5-1141 0 0,216-38 1350 0 0,-237 44-1381 0 0,129-17-3456 0 0,116 2 3487 0 0,-246 23-4111 0 0,-1 3 0 0 0,40 7 4111 0 0,-74-8-467 0 0,48 7 1553 0 0,32 4 5241 0 0,-68-9-5603 0 0,13 0 19 0 0,-25-4-1509 0 0,4 2-3060 0 0</inkml:trace>
  <inkml:trace contextRef="#ctx0" brushRef="#br0" timeOffset="1">2086 84 8640 0 0,'20'15'384'0'0,"-14"-9"72"0"0,4-6-360 0 0,2 0-96 0 0,0 0 0 0 0,2 4 0 0 0,0 1 352 0 0,3-5 48 0 0,0 4 16 0 0,0-2 0 0 0,0 2-8 0 0,-4 1 0 0 0,1 1 0 0 0,-4-2 0 0 0,7-1-408 0 0,0-1 0 0 0,3-2 0 0 0,-2 0-5128 0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49:50.172"/>
    </inkml:context>
    <inkml:brush xml:id="br0">
      <inkml:brushProperty name="width" value="0.1" units="cm"/>
      <inkml:brushProperty name="height" value="0.1" units="cm"/>
      <inkml:brushProperty name="color" value="#333333"/>
    </inkml:brush>
  </inkml:definitions>
  <inkml:trace contextRef="#ctx0" brushRef="#br0">1 115 4832 0 0,'23'-2'447'0'0,"-20"2"-373"0"0,1 0 0 0 0,0-1 0 0 0,-1 1 0 0 0,1-1 1 0 0,0 1-1 0 0,3-2-74 0 0,56-28 1901 0 0,-43 28-1108 0 0,-18 2-634 0 0,1 0-1 0 0,-1 0 0 0 0,0 0 1 0 0,0 0-1 0 0,0 0 1 0 0,0-1-1 0 0,0 1 1 0 0,0-1-1 0 0,0 0 1 0 0,-1 1-1 0 0,2-1-158 0 0,3-2 148 0 0,0 1 0 0 0,0 0 0 0 0,0 1 0 0 0,1-1 1 0 0,-1 1-1 0 0,0 0 0 0 0,2 1-148 0 0,16-3-417 0 0,0 0-137 0 0,9-3-161 0 0,-29 6 691 0 0,-1-1 1 0 0,1 1 0 0 0,-1-1-1 0 0,1 1 1 0 0,-1 0 0 0 0,1 1-1 0 0,-1-1 1 0 0,1 1 0 0 0,-1-1-1 0 0,1 1 1 0 0,3 1 23 0 0,21 3 119 0 0,17 1 1251 0 0,30 1-1261 0 0,-46-7 0 0 0,27 0 1761 0 0,-50 0-1387 0 0,0 0 0 0 0,0 0 0 0 0,-1 1 0 0 0,5 1-483 0 0,-5-1 355 0 0,1-1 1 0 0,-1 1 0 0 0,1-1-1 0 0,-1 0 1 0 0,2 0-356 0 0,4-1 591 0 0,0 1 0 0 0,1 1 0 0 0,-1-1 0 0 0,0 2 0 0 0,5 0-591 0 0,24 3 1262 0 0,-34-5-1094 0 0,0 0 0 0 0,0 0-1 0 0,0-1 1 0 0,0 0 0 0 0,2-1-168 0 0,27-2 320 0 0,-17 3 10 0 0,-1-1 0 0 0,14-3-330 0 0,-13 2 320 0 0,0 1 0 0 0,14 0-320 0 0,-18 1 51 0 0,1-1-1 0 0,-1 0 1 0 0,0 0 0 0 0,4-3-51 0 0,31-5 74 0 0,-40 8-642 0 0,0 0 1 0 0,0-1-1 0 0,0 0 0 0 0,0 0 0 0 0,0-1 1 0 0,-1-1 567 0 0,16-5-3355 0 0,-13 4-3835 0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49:50.836"/>
    </inkml:context>
    <inkml:brush xml:id="br0">
      <inkml:brushProperty name="width" value="0.1" units="cm"/>
      <inkml:brushProperty name="height" value="0.1" units="cm"/>
      <inkml:brushProperty name="color" value="#333333"/>
    </inkml:brush>
  </inkml:definitions>
  <inkml:trace contextRef="#ctx0" brushRef="#br0">105 82 6448 0 0,'0'-1'190'0'0,"0"-1"0"0"0,-1 1 0 0 0,1-1 0 0 0,0 1 0 0 0,0-1 0 0 0,0 0 1 0 0,0 1-1 0 0,0-1 0 0 0,0 1 0 0 0,0-1 0 0 0,0 1 0 0 0,1-2-190 0 0,-2-6 2961 0 0,-1 0-518 0 0,15-32 2551 0 0,-13 40-4292 0 0,0 1 123 0 0,-1 0-516 0 0,-1 0 0 0 0,1 1 0 0 0,-1-1 1 0 0,1 1-1 0 0,-1-1 0 0 0,1 1 0 0 0,-1 0 0 0 0,1 0 0 0 0,0 0 1 0 0,-1-1-1 0 0,1 1 0 0 0,0 0 0 0 0,0 1 0 0 0,0-1 0 0 0,-1 0-309 0 0,-17 22-96 0 0,14-16 514 0 0,-3 3-278 0 0,1 2 1 0 0,0-1 0 0 0,1 1 0 0 0,0 0-1 0 0,1 0 1 0 0,0 1-141 0 0,-10 23 222 0 0,13-33-195 0 0,1 0-1 0 0,-1 0 0 0 0,1 0 1 0 0,0 0-1 0 0,0 1 0 0 0,0-1 1 0 0,1 0-1 0 0,-1 1 1 0 0,1-1-27 0 0,7-6 77 0 0,-3-2-68 0 0,0 0 1 0 0,-1-1-1 0 0,0 1 1 0 0,3-6-10 0 0,9-15 15 0 0,28-36-15 0 0,4-1-258 0 0,-43 58 204 0 0,-3 4-36 0 0,-1 1-113 0 0,0 0-49 0 0,-18 10-124 0 0,13-6 417 0 0,-1 1 0 0 0,1 0 0 0 0,0 0 0 0 0,0 0 0 0 0,0 1 0 0 0,1 0 0 0 0,-2 2-41 0 0,-14 18-1188 0 0,6-12 274 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49:51.767"/>
    </inkml:context>
    <inkml:brush xml:id="br0">
      <inkml:brushProperty name="width" value="0.1" units="cm"/>
      <inkml:brushProperty name="height" value="0.1" units="cm"/>
      <inkml:brushProperty name="color" value="#333333"/>
    </inkml:brush>
  </inkml:definitions>
  <inkml:trace contextRef="#ctx0" brushRef="#br0">123 28 14856 0 0,'-11'-22'1616'0'0,"8"16"-598"0"0,3 6 114 0 0,0 0 55 0 0,0 0-50 0 0,0 0-254 0 0,1 8 639 0 0,0-5-1260 0 0,0 0 0 0 0,1 0 0 0 0,-1 0 0 0 0,1 0 0 0 0,-1 0-1 0 0,1 0 1 0 0,2 1-262 0 0,9 17 881 0 0,1 6-320 0 0,-10-23-486 0 0,-1 2 0 0 0,0-1 1 0 0,-1 0-1 0 0,2 3-75 0 0,1 7 178 0 0,1-1-1 0 0,6 13-177 0 0,-11-27 34 0 0,-1 1-29 0 0,0-1-1 0 0,0 0 1 0 0,0 1 0 0 0,0-1 0 0 0,1 1-1 0 0,-1-1 1 0 0,0 0 0 0 0,0 1 0 0 0,0-1 0 0 0,0 1-1 0 0,0-1 1 0 0,0 0 0 0 0,0 1 0 0 0,0-1-1 0 0,0 1 1 0 0,-1-1 0 0 0,1 0 0 0 0,0 1-1 0 0,0-1 1 0 0,0 1 0 0 0,0-1 0 0 0,0 0 0 0 0,-1 1-1 0 0,1-1 1 0 0,0 0 0 0 0,0 1 0 0 0,-1-1-1 0 0,1 0 1 0 0,0 0 0 0 0,-1 1 0 0 0,1-1 0 0 0,0 0-6 0 0,-1 1 87 0 0,-1 0-28 0 0,0-1-70 0 0,-1 0 0 0 0,0 0-1 0 0,0 0 1 0 0,1 0-1 0 0,-1-1 1 0 0,0 1-1 0 0,1-1 1 0 0,-1 0-1 0 0,0 1 1 0 0,1-1-1 0 0,-1 0 1 0 0,1-1-1 0 0,-1 1 1 0 0,1 0 12 0 0,-5-3-165 0 0,1 0 0 0 0,0 0 0 0 0,0 0 0 0 0,0 0 0 0 0,0-1 165 0 0,-38-41-2752 0 0,30 32 1906 0 0,10 10 486 0 0,0 0 1 0 0,-1 0-1 0 0,1 0 0 0 0,-1 0 0 0 0,0 1 1 0 0,-1-1 359 0 0,-1-1-119 0 0,7 4 123 0 0,-1 1-1 0 0,1-1 1 0 0,-1 1-1 0 0,1 0 1 0 0,-1-1-1 0 0,0 1 1 0 0,1-1-1 0 0,-1 1 1 0 0,0 0 0 0 0,1 0-1 0 0,-1-1 1 0 0,0 1-1 0 0,1 0 1 0 0,-1 0-1 0 0,0 0-3 0 0,0 0 235 0 0,1 0 18 0 0,0 0 15 0 0,0 3-65 0 0,1 1-1 0 0,-1-1 1 0 0,1 1-1 0 0,0-1 1 0 0,0 1-1 0 0,0-1 1 0 0,0 1-1 0 0,1-1 1 0 0,-1 0 0 0 0,1 0-1 0 0,1 1-202 0 0,24 34 1731 0 0,-13-20-1356 0 0,-12-16-409 0 0,0 1 1 0 0,1-1-1 0 0,-1 1 0 0 0,1-1 1 0 0,-1 0-1 0 0,1 0 1 0 0,0 0 33 0 0,6 4-6895 0 0,-8-6-1168 0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49:54.277"/>
    </inkml:context>
    <inkml:brush xml:id="br0">
      <inkml:brushProperty name="width" value="0.1" units="cm"/>
      <inkml:brushProperty name="height" value="0.1" units="cm"/>
      <inkml:brushProperty name="color" value="#333333"/>
    </inkml:brush>
  </inkml:definitions>
  <inkml:trace contextRef="#ctx0" brushRef="#br0">218 7 16128 0 0,'-17'-6'2950'0'0,"15"6"-2719"0"0,1 0-1 0 0,0-1 1 0 0,-1 1-1 0 0,1 0 1 0 0,0 0-1 0 0,-1 0 1 0 0,1 1 0 0 0,-1-1-1 0 0,1 0 1 0 0,0 0-1 0 0,-1 1 1 0 0,1-1-1 0 0,0 1 1 0 0,0-1-1 0 0,-1 1 1 0 0,1 0-1 0 0,0-1 1 0 0,0 1 0 0 0,0 0-1 0 0,0 0 1 0 0,0 0-1 0 0,0 0 1 0 0,0 0-1 0 0,0 0 1 0 0,0 0-1 0 0,0 0 1 0 0,0 0 0 0 0,1 0-231 0 0,-4 4 244 0 0,1 0 0 0 0,0 0 0 0 0,0 0 1 0 0,1 0-1 0 0,-1 1 0 0 0,1 0-244 0 0,-24 69 1028 0 0,-10 48-1028 0 0,24-73 12 0 0,0-3-12 0 0,3 0 0 0 0,1 3 0 0 0,-21 157 0 0 0,15-107-785 0 0,13-89-566 0 0,1-10-1383 0 0,1-8 763 0 0,2-7 84 0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49:54.931"/>
    </inkml:context>
    <inkml:brush xml:id="br0">
      <inkml:brushProperty name="width" value="0.1" units="cm"/>
      <inkml:brushProperty name="height" value="0.1" units="cm"/>
      <inkml:brushProperty name="color" value="#333333"/>
    </inkml:brush>
  </inkml:definitions>
  <inkml:trace contextRef="#ctx0" brushRef="#br0">38 254 6448 0 0,'7'-61'926'0'0,"3"-5"-926"0"0,-7 51 159 0 0,-1 4 1761 0 0,0 0 0 0 0,1 0 0 0 0,1 1 0 0 0,-1-1 0 0 0,6-8-1920 0 0,-7 16 490 0 0,0-1-1 0 0,0 1 0 0 0,0 0 1 0 0,0 0-1 0 0,1 0 0 0 0,-1 0 1 0 0,1 0-1 0 0,0 1 0 0 0,0-1-489 0 0,-1 2 127 0 0,-1 0 0 0 0,1 0 0 0 0,-1 0-1 0 0,1 0 1 0 0,0 0 0 0 0,0 1 0 0 0,-1-1-1 0 0,1 1 1 0 0,0-1 0 0 0,0 1 0 0 0,0 0 0 0 0,-1-1-1 0 0,1 1 1 0 0,0 0 0 0 0,0 0 0 0 0,0 0-1 0 0,0 1 1 0 0,0-1-127 0 0,2 1 110 0 0,-1 0 1 0 0,0 1-1 0 0,0-1 0 0 0,0 1 0 0 0,0 0 1 0 0,0 0-1 0 0,0 0 0 0 0,-1 0 0 0 0,1 0 0 0 0,-1 1 1 0 0,1-1-1 0 0,-1 1 0 0 0,0 0 0 0 0,0-1 1 0 0,0 1-111 0 0,5 7 226 0 0,0 1 1 0 0,-1 0 0 0 0,2 6-227 0 0,7 18 378 0 0,-2 1 1 0 0,-1 0-1 0 0,4 25-378 0 0,17 115 207 0 0,-29-156-223 0 0,-2-8-322 0 0,0 0-1 0 0,-1 0 0 0 0,-1 0 1 0 0,1 0-1 0 0,-2 0 0 0 0,0 0 1 0 0,0 0-1 0 0,-2 7 339 0 0,-1-10-1179 0 0</inkml:trace>
  <inkml:trace contextRef="#ctx0" brushRef="#br0" timeOffset="1">0 466 12896 0 0,'0'-6'1152'0'0,"0"0"-928"0"0,0 6-224 0 0,6-3 0 0 0,2-3 2303 0 0,6-1 409 0 0,-2 1 80 0 0,6-3 24 0 0,2 1-1472 0 0,4-5-288 0 0,0-2-56 0 0,3 4-8 0 0,0-2-680 0 0,0 1-136 0 0,3 0-24 0 0,2 0-8120 0 0,-2 0-1615 0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49:56.157"/>
    </inkml:context>
    <inkml:brush xml:id="br0">
      <inkml:brushProperty name="width" value="0.1" units="cm"/>
      <inkml:brushProperty name="height" value="0.1" units="cm"/>
      <inkml:brushProperty name="color" value="#333333"/>
    </inkml:brush>
  </inkml:definitions>
  <inkml:trace contextRef="#ctx0" brushRef="#br0">32 0 6912 0 0,'0'0'528'0'0,"0"0"-160"0"0,0 0 593 0 0,0 0 300 0 0,0 0 62 0 0,0 0-88 0 0,0 0-421 0 0,-7 12 973 0 0,5-11-1635 0 0,1 1 0 0 0,-1 0 0 0 0,1 0 0 0 0,0 0 0 0 0,-1 0 0 0 0,1 0 0 0 0,0 0 0 0 0,0 0 0 0 0,0 1 0 0 0,1-1 0 0 0,-1 0 0 0 0,0 2-152 0 0,-4 32-93 0 0,2-18 106 0 0,2-6-315 0 0,1 0 1 0 0,0 0-1 0 0,0 3 302 0 0,1 6-1676 0 0,-1-6-3564 0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49:56.722"/>
    </inkml:context>
    <inkml:brush xml:id="br0">
      <inkml:brushProperty name="width" value="0.1" units="cm"/>
      <inkml:brushProperty name="height" value="0.1" units="cm"/>
      <inkml:brushProperty name="color" value="#333333"/>
    </inkml:brush>
  </inkml:definitions>
  <inkml:trace contextRef="#ctx0" brushRef="#br0">7 1 9672 0 0,'0'0'440'0'0,"0"0"-6"0"0,0 9-128 0 0,-7 42 3982 0 0,7-30-3687 0 0,0-9-4901 0 0,0-11-613 0 0</inkml:trace>
  <inkml:trace contextRef="#ctx0" brushRef="#br0" timeOffset="1">38 327 9504 0 0,'0'15'416'0'0,"0"-6"96"0"0,0-9-416 0 0,-4 6-96 0 0,4 3 0 0 0,0-3 0 0 0,-3 3 576 0 0,3-2 88 0 0,-3 1 16 0 0,-1-1 8 0 0,0 1-256 0 0,4-1-48 0 0,-3 1-16 0 0,3-1 0 0 0,-3-1-368 0 0,3-6 0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4:56.353"/>
    </inkml:context>
    <inkml:brush xml:id="br0">
      <inkml:brushProperty name="width" value="0.05" units="cm"/>
      <inkml:brushProperty name="height" value="0.05" units="cm"/>
    </inkml:brush>
  </inkml:definitions>
  <inkml:trace contextRef="#ctx0" brushRef="#br0">1 1 1840 0 0,'0'0'379'0'0,"1"0"0"0"0,0 0 1 0 0,0 0-1 0 0,-1 1 0 0 0,1-1 0 0 0,0 0 1 0 0,0 1-1 0 0,-1-1 0 0 0,1 1 0 0 0,-1-1 1 0 0,1 1-1 0 0,0-1 0 0 0,-1 1 0 0 0,1-1 1 0 0,-1 1-1 0 0,1 0 0 0 0,-1-1 0 0 0,1 1-379 0 0,9 7 3252 0 0,3 0-217 0 0,-7-3-1844 0 0,-6-5-744 0 0,0 0 0 0 0,0 0-6 0 0,16 17 1529 0 0,-13-16-1719 0 0,0 1 0 0 0,0 0 0 0 0,0 0 0 0 0,-1 0 0 0 0,1 0 0 0 0,-1 1 0 0 0,1-1-251 0 0,-3-1 129 0 0,0-1-1 0 0,2 1 3 0 0,0 0 0 0 0,1 0-1 0 0,-1 0 1 0 0,0 0-1 0 0,0 0 1 0 0,0 1 0 0 0,-1-1-1 0 0,1 1 1 0 0,0 0-1 0 0,0-1 1 0 0,-1 1-1 0 0,1 0 1 0 0,-1 1-131 0 0,2-1 58 0 0,-1 1 0 0 0,1-1 0 0 0,-1 1 0 0 0,1-1 0 0 0,0 0 0 0 0,2 2-58 0 0,19 10-154 0 0,-23-14 245 0 0,-1 1-87 0 0,1 0 1 0 0,-1 0-1 0 0,1-1 0 0 0,0 1 1 0 0,0 0-1 0 0,-1 0 0 0 0,1-1 1 0 0,0 1-1 0 0,0 0 0 0 0,0-1 1 0 0,0 1-1 0 0,0-1 0 0 0,0 1 1 0 0,0-1-1 0 0,0 0 1 0 0,0 1-5 0 0,9 4 11 0 0,-6-1 203 0 0,-1-1-1 0 0,1 0 0 0 0,0 0 1 0 0,1-1-1 0 0,-1 1 0 0 0,1-1-213 0 0,11 8 579 0 0,8 4-570 0 0,2 0-1 0 0,1 0-8 0 0,2 0 540 0 0,13 9-540 0 0,-23-9 274 0 0,0 1 1 0 0,6 7-275 0 0,5 4 155 0 0,50 44 277 0 0,-29-35-293 0 0,40 33 102 0 0,-85-62-204 0 0,1-1 0 0 0,0 0-1 0 0,0 0 1 0 0,0-1 0 0 0,1 0 0 0 0,-1 0-1 0 0,2-1-36 0 0,0 1 85 0 0,0 1 0 0 0,-1 0-1 0 0,1 0 1 0 0,5 5-85 0 0,28 18 272 0 0,-30-19-210 0 0,8 6-261 0 0,-1 1 0 0 0,8 11 199 0 0,10 5 839 0 0,14 12-654 0 0,-35-25-165 0 0,-13-15-15 0 0,0 0-1 0 0,0-1 0 0 0,0 1 1 0 0,0-1-1 0 0,0 1 1 0 0,1-1-1 0 0,-1 0 0 0 0,1-1 1 0 0,0 1-1 0 0,1 0-4 0 0,-1-1 71 0 0,1 1 0 0 0,0 1 1 0 0,-1-1-1 0 0,1 1 0 0 0,2 3-71 0 0,7 5 140 0 0,7 6-473 0 0,12 9 298 0 0,-24-21 35 0 0,1 0 0 0 0,0-1 0 0 0,0 0 0 0 0,1 0 0 0 0,0-2 0 0 0,-1 1 0 0 0,5 0 0 0 0,-2-1 6 0 0,0 1 0 0 0,0 1 0 0 0,0 0-1 0 0,-1 1 1 0 0,0 0 0 0 0,0 0 0 0 0,0 2 0 0 0,-1-1-1 0 0,0 2 1 0 0,0-1 0 0 0,8 10-6 0 0,-11-11 69 0 0,1 0-1 0 0,-1 0 1 0 0,2-1-1 0 0,3 1-68 0 0,16 12 97 0 0,11 8-404 0 0,33 15 307 0 0,-39-22 161 0 0,-1 1-1 0 0,29 26-160 0 0,-43-32-94 0 0,26 23 114 0 0,-5-6-133 0 0,-7-5 302 0 0,-6-2-179 0 0,-18-16-39 0 0,1 1 0 0 0,0-2 0 0 0,1 1 1 0 0,-1-1-1 0 0,2-1 0 0 0,2 1 29 0 0,46 18 136 0 0,-48-20-125 0 0,-10-5-17 0 0,0 1 0 0 0,0-1 0 0 0,0 0 0 0 0,0 0 1 0 0,0 0-1 0 0,0-1 0 0 0,0 1 0 0 0,1 0 0 0 0,-1-1 0 0 0,0 1 0 0 0,1-1 0 0 0,0 0 6 0 0,-3 0-320 0 0,0-1-145 0 0,0-5-42 0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49:59.307"/>
    </inkml:context>
    <inkml:brush xml:id="br0">
      <inkml:brushProperty name="width" value="0.1" units="cm"/>
      <inkml:brushProperty name="height" value="0.1" units="cm"/>
      <inkml:brushProperty name="color" value="#333333"/>
    </inkml:brush>
  </inkml:definitions>
  <inkml:trace contextRef="#ctx0" brushRef="#br0">63 28 9472 0 0,'0'0'24'0'0,"-1"-1"0"0"0,1 1 0 0 0,0 0 1 0 0,0-1-1 0 0,-1 1 0 0 0,1 0 0 0 0,-1 0 1 0 0,1-1-1 0 0,0 1 0 0 0,-1 0 0 0 0,1 0 1 0 0,-1-1-1 0 0,1 1 0 0 0,0 0 0 0 0,-1 0 1 0 0,1 0-1 0 0,-1 0 0 0 0,1 0 0 0 0,-1-1 1 0 0,1 1-1 0 0,-1 0 0 0 0,1 0 0 0 0,0 0 1 0 0,-1 0-1 0 0,1 0 0 0 0,-1 1 0 0 0,1-1 1 0 0,-1 0-25 0 0,-6 11 465 0 0,1 0-516 0 0,5-9 153 0 0,-6 10 581 0 0,1 0 0 0 0,0 0 0 0 0,0 0 1 0 0,1 4-684 0 0,-1-1 2259 0 0,6-15-606 0 0,4-8-790 0 0,4-11-584 0 0,0 1 0 0 0,-1-1-1 0 0,-1-1 1 0 0,2-14-279 0 0,-5 27 24 0 0,-3 6 29 0 0,0 1 11 0 0,0 2 0 0 0,-2 4-31 0 0,-1 3-14 0 0,1-1 0 0 0,-1 1 0 0 0,2 0-1 0 0,-1 7-18 0 0,2-6-68 0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50:00.140"/>
    </inkml:context>
    <inkml:brush xml:id="br0">
      <inkml:brushProperty name="width" value="0.1" units="cm"/>
      <inkml:brushProperty name="height" value="0.1" units="cm"/>
      <inkml:brushProperty name="color" value="#333333"/>
    </inkml:brush>
  </inkml:definitions>
  <inkml:trace contextRef="#ctx0" brushRef="#br0">122 179 8288 0 0,'-2'-6'305'0'0,"-1"-1"1"0"0,1 1-1 0 0,-1-1 1 0 0,0 1-1 0 0,0 0 1 0 0,-1 0-1 0 0,-3-4-305 0 0,-14-27 5102 0 0,16 5-2233 0 0,2 16-1619 0 0,3 13-1073 0 0,0 0 0 0 0,-1 0 0 0 0,1 1 0 0 0,-1-1 0 0 0,0 0 0 0 0,0 1 0 0 0,-1-3-177 0 0,-1-4 286 0 0,1 3 919 0 0,2 6-1191 0 0,0 0-1 0 0,0 0 0 0 0,0 0 0 0 0,-1 0 0 0 0,1 0 0 0 0,0 0 0 0 0,0 0 0 0 0,0 0 1 0 0,0 0-1 0 0,-1 0 0 0 0,1 0 0 0 0,0 0 0 0 0,0 0 0 0 0,0 0 0 0 0,0 0 1 0 0,-1 0-1 0 0,1 0 0 0 0,0 1 0 0 0,0-1 0 0 0,0 0 0 0 0,0 0 0 0 0,0 0 1 0 0,0 0-1 0 0,-1 0 0 0 0,1 0 0 0 0,0 0 0 0 0,0 1 0 0 0,0-1 0 0 0,0 0 1 0 0,0 0-1 0 0,0 0 0 0 0,0 0 0 0 0,0 1 0 0 0,0-1 0 0 0,0 0 0 0 0,0 0 0 0 0,-1 0 1 0 0,1 0-14 0 0,-4 9 54 0 0,0-1 0 0 0,0 1 0 0 0,1 0 0 0 0,0 0 0 0 0,0 0 0 0 0,1 1 0 0 0,-1 5-54 0 0,-9 33 280 0 0,10-41-262 0 0,0 0 0 0 0,0 0 1 0 0,1 0-1 0 0,0 0 0 0 0,0 0 0 0 0,0 0 0 0 0,1 3-18 0 0,-1 1 294 0 0,2-21-408 0 0,3-4-593 0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50:00.830"/>
    </inkml:context>
    <inkml:brush xml:id="br0">
      <inkml:brushProperty name="width" value="0.1" units="cm"/>
      <inkml:brushProperty name="height" value="0.1" units="cm"/>
      <inkml:brushProperty name="color" value="#333333"/>
    </inkml:brush>
  </inkml:definitions>
  <inkml:trace contextRef="#ctx0" brushRef="#br0">43 896 10592 0 0,'-6'5'150'0'0,"2"1"1"0"0,-1 0-1 0 0,1 0 1 0 0,0 0-1 0 0,0 0 1 0 0,0 1-1 0 0,1 0 1 0 0,0-1-1 0 0,-1 7-150 0 0,4-12 174 0 0,-1 0-1 0 0,1-1 1 0 0,0 1-1 0 0,0 0 1 0 0,0-1 0 0 0,0 1-1 0 0,0 0 1 0 0,0-1-1 0 0,0 1 1 0 0,0 0-1 0 0,0 0 1 0 0,0-1-1 0 0,0 1 1 0 0,1-1-1 0 0,-1 1 1 0 0,0 0 0 0 0,0-1-1 0 0,1 1 1 0 0,-1 0-1 0 0,0-1 1 0 0,1 1-1 0 0,-1-1 1 0 0,1 1-1 0 0,-1-1 1 0 0,1 1-174 0 0,0 0 178 0 0,0 0 1 0 0,0-1 0 0 0,1 1-1 0 0,-1 0 1 0 0,0-1-1 0 0,0 1 1 0 0,1-1-1 0 0,-1 1 1 0 0,1-1-1 0 0,-1 0 1 0 0,0 1-1 0 0,1-1-178 0 0,3 0 227 0 0,1 0-1 0 0,-1 0 1 0 0,0 0-1 0 0,0 0 1 0 0,0-1-1 0 0,4-1-226 0 0,7-4 197 0 0,0-1 0 0 0,0 0 1 0 0,-1-1-1 0 0,-1-1 0 0 0,1 0 0 0 0,10-10-197 0 0,-23 18 13 0 0,26-22 332 0 0,0-1 0 0 0,19-22-345 0 0,15-14 357 0 0,-7 11 2 0 0,-2-3 1 0 0,6-12-360 0 0,-35 36 64 0 0,-2-1 0 0 0,-1-1 0 0 0,-1 0 0 0 0,-2-2 1 0 0,5-14-65 0 0,1-5 67 0 0,-3-1 1 0 0,-2-1-1 0 0,2-19-67 0 0,-15 50 0 0 0,-2-1 0 0 0,1-12 0 0 0,-4 28 0 0 0,-1 0 0 0 0,0 1 0 0 0,0-1 0 0 0,-1 0 0 0 0,1 0 0 0 0,-2 1 0 0 0,1-1 0 0 0,-1 1 0 0 0,0-1 0 0 0,-1-3 0 0 0,2 9-3 0 0,1 0 1 0 0,-1-1-1 0 0,1 1 0 0 0,-1 0 0 0 0,0 0 0 0 0,0 0 0 0 0,0 0 0 0 0,1 0 0 0 0,-1 0 0 0 0,0 0 0 0 0,0 0 1 0 0,0 0-1 0 0,0 0 0 0 0,-1 0 0 0 0,1 1 0 0 0,0-1 0 0 0,0 0 0 0 0,0 1 0 0 0,-1-1 0 0 0,1 1 1 0 0,0-1-1 0 0,0 1 0 0 0,-2 0 3 0 0,1-1-12 0 0,0 1 0 0 0,-1 1 1 0 0,1-1-1 0 0,0 0 1 0 0,0 1-1 0 0,-1-1 0 0 0,1 1 1 0 0,0 0-1 0 0,0-1 0 0 0,-1 1 1 0 0,1 0-1 0 0,0 0 0 0 0,0 1 12 0 0,-5 2-38 0 0,0 1-1 0 0,0 1 1 0 0,0-1-1 0 0,1 1 0 0 0,0 0 1 0 0,0 1-1 0 0,0 0 39 0 0,-6 10-23 0 0,0 1 1 0 0,1 0-1 0 0,1 1 0 0 0,0 0 0 0 0,-3 13 23 0 0,-2 10 12 0 0,1 1 0 0 0,1 7-12 0 0,6-19 56 0 0,2 0 1 0 0,0 0 0 0 0,2 0 0 0 0,2 0 0 0 0,1 1 0 0 0,2 19-57 0 0,0-33 25 0 0,1 0 0 0 0,0-1 1 0 0,1 1-1 0 0,1-1 0 0 0,0 0 1 0 0,2 0-1 0 0,0-1 0 0 0,0 0 1 0 0,2 0-1 0 0,0 0 1 0 0,1-1-1 0 0,3 3-25 0 0,-8-11-41 0 0,1-1 1 0 0,0 0-1 0 0,0 0 0 0 0,1 0 1 0 0,-1-1-1 0 0,1 0 0 0 0,1 0 1 0 0,-1-1-1 0 0,0 0 0 0 0,1 0 1 0 0,0-1-1 0 0,6 3 41 0 0,23 1-667 0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51:22.016"/>
    </inkml:context>
    <inkml:brush xml:id="br0">
      <inkml:brushProperty name="width" value="0.1" units="cm"/>
      <inkml:brushProperty name="height" value="0.1" units="cm"/>
      <inkml:brushProperty name="color" value="#333333"/>
    </inkml:brush>
  </inkml:definitions>
  <inkml:trace contextRef="#ctx0" brushRef="#br0">17 0 4144 0 0,'0'0'319'0'0,"0"0"55"0"0,0 0 1014 0 0,-13 5 12465 0 0,11-3-13757 0 0,0 16 445 0 0,4 13-356 0 0,0-17-1419 0 0,-2 1-3775 0 0,0-3-1296 0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51:22.519"/>
    </inkml:context>
    <inkml:brush xml:id="br0">
      <inkml:brushProperty name="width" value="0.1" units="cm"/>
      <inkml:brushProperty name="height" value="0.1" units="cm"/>
      <inkml:brushProperty name="color" value="#333333"/>
    </inkml:brush>
  </inkml:definitions>
  <inkml:trace contextRef="#ctx0" brushRef="#br0">6 0 3224 0 0,'3'5'86'0'0,"-3"-3"-72"0"0,1-1 1 0 0,0 0-1 0 0,-1 1 0 0 0,1-1 1 0 0,-1 1-1 0 0,0-1 1 0 0,1 1-1 0 0,-1-1 1 0 0,0 1-1 0 0,0-1 1 0 0,0 1-1 0 0,0-1 0 0 0,0 1 1 0 0,-1 0-15 0 0,-4 67 6156 0 0,0-3-4240 0 0,5-49-1877 0 0,-1-13-27 0 0,1-1-1 0 0,0 1 1 0 0,0-1-1 0 0,0 0 1 0 0,0 1-1 0 0,1-1 1 0 0,-1 1-1 0 0,1-1 1 0 0,0 0-1 0 0,1 3-11 0 0,0 3 379 0 0,1 0-1 0 0,-1 0 1 0 0,-1 0-1 0 0,0 0 1 0 0,0 1 0 0 0,-1-1-1 0 0,0 0 1 0 0,0 1-1 0 0,-2 5-378 0 0,0 21 997 0 0,2-15-508 0 0,-1-11-364 0 0,1 1 1 0 0,1-1-1 0 0,0 1 1 0 0,0-1-1 0 0,1 1-125 0 0,1 25 189 0 0,7 61 482 0 0,-7-59-918 0 0,-3-37-65 0 0,0-1-8 0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51:23.093"/>
    </inkml:context>
    <inkml:brush xml:id="br0">
      <inkml:brushProperty name="width" value="0.1" units="cm"/>
      <inkml:brushProperty name="height" value="0.1" units="cm"/>
      <inkml:brushProperty name="color" value="#333333"/>
    </inkml:brush>
  </inkml:definitions>
  <inkml:trace contextRef="#ctx0" brushRef="#br0">1 1 4144 0 0,'0'0'319'0'0,"6"6"-198"0"0,-3-2 474 0 0,-1 0 0 0 0,0-1 0 0 0,0 1 1 0 0,-1 0-1 0 0,1 1 0 0 0,-1-1-595 0 0,3 7 1297 0 0,1 3-819 0 0,-1 0 1 0 0,-1 0 0 0 0,-1 0-1 0 0,2 11-478 0 0,0 29 823 0 0,-2 48-823 0 0,2-43-807 0 0,-4-38-3279 0 0</inkml:trace>
  <inkml:trace contextRef="#ctx0" brushRef="#br0" timeOffset="1">76 886 2304 0 0,'-3'6'203'0'0,"1"4"312"0"0,1 0 0 0 0,0-1 0 0 0,0 1 0 0 0,2 3-515 0 0,-4 31 5346 0 0,2-29-5143 0 0,0 1 0 0 0,1-1 0 0 0,1 0-1 0 0,1 1 1 0 0,2 10-203 0 0,2 22-207 0 0,-4 4-3125 0 0,-2-35 152 0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51:23.649"/>
    </inkml:context>
    <inkml:brush xml:id="br0">
      <inkml:brushProperty name="width" value="0.1" units="cm"/>
      <inkml:brushProperty name="height" value="0.1" units="cm"/>
      <inkml:brushProperty name="color" value="#333333"/>
    </inkml:brush>
  </inkml:definitions>
  <inkml:trace contextRef="#ctx0" brushRef="#br0">6 0 6448 0 0,'-1'2'58'0'0,"0"0"1"0"0,0 0-1 0 0,1 0 1 0 0,-1 0-1 0 0,1 0 0 0 0,-1 0 1 0 0,1 0-1 0 0,0 1 1 0 0,-1-1-1 0 0,1 0 1 0 0,0 0-1 0 0,1 0 0 0 0,-1 0 1 0 0,0 0-1 0 0,1 2-58 0 0,-1 7 1106 0 0,1 33 3019 0 0,1-1-1 0 0,3 9-4124 0 0,-2-35 315 0 0,-1 1 0 0 0,-1-1-1 0 0,-1 3-314 0 0,4-35-2537 0 0,-4 5-2965 0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51:24.081"/>
    </inkml:context>
    <inkml:brush xml:id="br0">
      <inkml:brushProperty name="width" value="0.1" units="cm"/>
      <inkml:brushProperty name="height" value="0.1" units="cm"/>
      <inkml:brushProperty name="color" value="#333333"/>
    </inkml:brush>
  </inkml:definitions>
  <inkml:trace contextRef="#ctx0" brushRef="#br0">1 1 3224 0 0,'0'0'440'0'0,"0"0"639"0"0,0 0 280 0 0,0 0 60 0 0,0 0-151 0 0,0 0-681 0 0,0 0-298 0 0,0 0-58 0 0,0 0-34 0 0,4 2-106 0 0,-3-1-82 0 0,1 0 1 0 0,-1 1 0 0 0,1-1 0 0 0,-1 0 0 0 0,0 1-1 0 0,1-1 1 0 0,-1 1 0 0 0,0-1 0 0 0,0 1-1 0 0,0-1 1 0 0,0 1 0 0 0,-1 0 0 0 0,1 0-1 0 0,0-1 1 0 0,-1 1 0 0 0,1 0 0 0 0,-1 0-1 0 0,1 0 1 0 0,-1 0 0 0 0,0 0 0 0 0,0 0 0 0 0,0 0-11 0 0,1 5 101 0 0,0 9 457 0 0,0 0 0 0 0,-1 0-1 0 0,0-1 1 0 0,-2 1 0 0 0,0 3-557 0 0,-3 43 1358 0 0,4-37-1060 0 0,0-19-332 0 0,1 0 1 0 0,-1 0 0 0 0,1 0 0 0 0,1 0-1 0 0,-1-1 1 0 0,1 2 33 0 0,0 1-261 0 0,-1-7-24 0 0</inkml:trace>
  <inkml:trace contextRef="#ctx0" brushRef="#br0" timeOffset="1">18 540 2304 0 0,'0'13'200'0'0,"0"2"-200"0"0,0 0 0 0 0,-4 0 0 0 0,4 0 2544 0 0,0 4 464 0 0,0-8 96 0 0,-3 2 24 0 0,3-2-1816 0 0,0-1-353 0 0,-3-1-79 0 0,3 0-16 0 0,0-9-608 0 0,0 0-120 0 0,0 0-24 0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51:24.711"/>
    </inkml:context>
    <inkml:brush xml:id="br0">
      <inkml:brushProperty name="width" value="0.1" units="cm"/>
      <inkml:brushProperty name="height" value="0.1" units="cm"/>
      <inkml:brushProperty name="color" value="#333333"/>
    </inkml:brush>
  </inkml:definitions>
  <inkml:trace contextRef="#ctx0" brushRef="#br0">44 1 1840 0 0,'-16'22'3237'0'0,"13"-21"-2857"0"0,2 0 816 0 0,1-1-179 0 0,-2 2-326 0 0,0 0 0 0 0,0 1-1 0 0,0 0 1 0 0,0-1 0 0 0,1 1-1 0 0,-1 2-690 0 0,-4 11 1325 0 0,1-1 2630 0 0,16-6-3246 0 0,67 31-283 0 0,-51-22-390 0 0,-2 2-1 0 0,4 4-35 0 0,-3-2-739 0 0,27 18 739 0 0,-28-23-807 0 0,0 2-51 0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51:25.255"/>
    </inkml:context>
    <inkml:brush xml:id="br0">
      <inkml:brushProperty name="width" value="0.1" units="cm"/>
      <inkml:brushProperty name="height" value="0.1" units="cm"/>
      <inkml:brushProperty name="color" value="#333333"/>
    </inkml:brush>
  </inkml:definitions>
  <inkml:trace contextRef="#ctx0" brushRef="#br0">1 1 10136 0 0,'1'0'464'0'0,"1"0"-428"0"0,0 0 0 0 0,0 1 0 0 0,0-1 0 0 0,-1 1 0 0 0,1 0 0 0 0,0 0 0 0 0,-1-1 0 0 0,1 1 0 0 0,-1 0 0 0 0,1 0 0 0 0,-1 0 0 0 0,1 1 0 0 0,-1-1 0 0 0,0 0 0 0 0,1 1 0 0 0,-1-1 0 0 0,0 0 0 0 0,0 1-36 0 0,22 33 798 0 0,-18-27-16 0 0,6 7-165 0 0,1-1 0 0 0,0 0 1 0 0,0 0-1 0 0,6 2-617 0 0,-9-8 3 0 0,1 0 0 0 0,0-1 0 0 0,0 0 0 0 0,4 0-3 0 0,7 6-193 0 0,7 5-1270 0 0,-12-8-3470 0 0</inkml:trace>
  <inkml:trace contextRef="#ctx0" brushRef="#br0" timeOffset="1">620 559 2304 0 0,'6'13'200'0'0,"0"2"-200"0"0,2 0 0 0 0,2-6 0 0 0,-4-1 832 0 0,1 2 128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3:24:25.200"/>
    </inkml:context>
    <inkml:brush xml:id="br0">
      <inkml:brushProperty name="width" value="0.1" units="cm"/>
      <inkml:brushProperty name="height" value="0.1" units="cm"/>
      <inkml:brushProperty name="color" value="#333333"/>
    </inkml:brush>
  </inkml:definitions>
  <inkml:trace contextRef="#ctx0" brushRef="#br0">247 1 3224 0 0,'0'0'456'0'0,"0"16"3714"0"0,-1-5-3560 0 0,0 0 0 0 0,-1 0 0 0 0,-1 0 0 0 0,0 0 0 0 0,0 0 0 0 0,-1-1 0 0 0,-4 8-610 0 0,-8 25 1064 0 0,-36 107 1218 0 0,33-100-1950 0 0,-80 235 1205 0 0,88-248-1537 0 0,2 0 0 0 0,1 0 0 0 0,1 12 0 0 0,6-25-1149 0 0,1-24-181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4:57.269"/>
    </inkml:context>
    <inkml:brush xml:id="br0">
      <inkml:brushProperty name="width" value="0.05" units="cm"/>
      <inkml:brushProperty name="height" value="0.05" units="cm"/>
    </inkml:brush>
  </inkml:definitions>
  <inkml:trace contextRef="#ctx0" brushRef="#br0">10 17 1376 0 0,'-1'0'310'0'0,"-5"1"-843"0"0,4-2 4615 0 0,2 1-2012 0 0,0 0-231 0 0,0 0-1042 0 0,0 0-460 0 0,0 0-90 0 0,0 0-43 0 0,0 0-92 0 0,0 0-55 0 0,0 0-145 0 0,0 0-26 0 0,0 0-28 0 0,0 0-123 0 0,0 0-58 0 0,0 0-11 0 0,0 0 76 0 0,1-12 2005 0 0,-1 10-2458 0 0,-1-1-2995 0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51:25.651"/>
    </inkml:context>
    <inkml:brush xml:id="br0">
      <inkml:brushProperty name="width" value="0.1" units="cm"/>
      <inkml:brushProperty name="height" value="0.1" units="cm"/>
      <inkml:brushProperty name="color" value="#333333"/>
    </inkml:brush>
  </inkml:definitions>
  <inkml:trace contextRef="#ctx0" brushRef="#br0">1 0 1840 0 0,'6'5'286'0'0,"0"0"0"0"0,0 0 0 0 0,-1 1 0 0 0,1 0-1 0 0,-1 0 1 0 0,0 0 0 0 0,-1 0 0 0 0,1 3-286 0 0,1-1 1765 0 0,0 0 0 0 0,0 0 1 0 0,1 0-1 0 0,6 5-1765 0 0,17 17 1159 0 0,-20-20-1062 0 0,0 0-1 0 0,10 7-96 0 0,1 3-246 0 0,-14-13-632 0 0,2 2-3226 0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51:26.049"/>
    </inkml:context>
    <inkml:brush xml:id="br0">
      <inkml:brushProperty name="width" value="0.1" units="cm"/>
      <inkml:brushProperty name="height" value="0.1" units="cm"/>
      <inkml:brushProperty name="color" value="#333333"/>
    </inkml:brush>
  </inkml:definitions>
  <inkml:trace contextRef="#ctx0" brushRef="#br0">0 1 1840 0 0,'7'6'634'0'0,"-1"1"0"0"0,0 0 0 0 0,0 0 1 0 0,0 1-1 0 0,0 1-634 0 0,14 18 4371 0 0,16 19-1469 0 0,-22-27-1944 0 0,1 0 0 0 0,3 0-958 0 0,15 20 869 0 0,-1 1 1 0 0,-3 1 0 0 0,2 6-870 0 0,12 20 222 0 0,36 53-639 0 0,-45-69-2833 0 0,9 19 3250 0 0,-11-16-2679 0 0,-18-30-1318 0 0</inkml:trace>
  <inkml:trace contextRef="#ctx0" brushRef="#br0" timeOffset="1">731 1030 6448 0 0,'11'35'1557'0'0,"13"23"-1557"0"0,-19-46 1119 0 0,0 1 503 0 0,16 32 4277 0 0,-12-30-5492 0 0,1-1 0 0 0,6 9-407 0 0,12 6-2706 0 0,-22-26 1417 0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51:26.559"/>
    </inkml:context>
    <inkml:brush xml:id="br0">
      <inkml:brushProperty name="width" value="0.1" units="cm"/>
      <inkml:brushProperty name="height" value="0.1" units="cm"/>
      <inkml:brushProperty name="color" value="#333333"/>
    </inkml:brush>
  </inkml:definitions>
  <inkml:trace contextRef="#ctx0" brushRef="#br0">0 0 5064 0 0,'5'15'695'0'0,"1"0"0"0"0,1-1 0 0 0,3 6-695 0 0,-4-8 2711 0 0,11 20 2011 0 0,-12-22-3928 0 0,1-1 0 0 0,0 0-1 0 0,8 9-793 0 0,3 7 525 0 0,-15-21-454 0 0,1 0-1 0 0,-1 0 0 0 0,1 0 1 0 0,0 0-1 0 0,0-1 1 0 0,0 0-1 0 0,1 1 0 0 0,2 2-70 0 0,73 57 1070 0 0,-69-55-876 0 0,-1 0 1 0 0,-1 0 0 0 0,1 1-1 0 0,-1 0 1 0 0,-1 1-1 0 0,1 1-194 0 0,13 21 598 0 0,4 11-598 0 0,12 18 199 0 0,-15-25-173 0 0,-15-23-146 0 0,1-1 0 0 0,-1 0-1 0 0,2-1 1 0 0,0 0 0 0 0,8 8 120 0 0,-12-14-93 0 0,0-1-162 0 0,0 1 0 0 0,0-1-1 0 0,-1 1 1 0 0,0 0-1 0 0,0 0 1 0 0,0 0 255 0 0,7 2-8200 0 0,-10-6 3555 0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51:27.099"/>
    </inkml:context>
    <inkml:brush xml:id="br0">
      <inkml:brushProperty name="width" value="0.1" units="cm"/>
      <inkml:brushProperty name="height" value="0.1" units="cm"/>
      <inkml:brushProperty name="color" value="#333333"/>
    </inkml:brush>
  </inkml:definitions>
  <inkml:trace contextRef="#ctx0" brushRef="#br0">49 36 1376 0 0,'0'0'500'0'0,"0"0"1563"0"0,0 0 684 0 0,0 0 137 0 0,0 0-221 0 0,0 0-1035 0 0,0 0-459 0 0,0 0-90 0 0,0 0-71 0 0,-3 11 580 0 0,2-5 1497 0 0,-3 28-2334 0 0,-12-10-623 0 0,13-17-101 0 0,-1 0 0 0 0,1 1 0 0 0,1-1 0 0 0,-1 4-27 0 0,-5 12 173 0 0,7-22-53 0 0,1-1-7 0 0,-1 4 44 0 0,1-2-8 0 0,5-6-79 0 0,21-18 50 0 0,0 2 0 0 0,3 0-120 0 0,4 3 168 0 0,-12 7-149 0 0,-20 9-9 0 0,-1 1 1 0 0,1 0 0 0 0,-1-1-1 0 0,1 1 1 0 0,-1 0-1 0 0,1-1 1 0 0,0 1-1 0 0,-1 0 1 0 0,1 0-1 0 0,0-1 1 0 0,-1 1 0 0 0,1 0-1 0 0,0 0 1 0 0,-1 0-1 0 0,1 0 1 0 0,0 0-1 0 0,-1 0 1 0 0,1 0-1 0 0,0 0 1 0 0,0 0 0 0 0,-1 0-1 0 0,1 1 1 0 0,0-1-1 0 0,-1 0-10 0 0,0 0 10 0 0,0 1 1 0 0,0-1-1 0 0,0 1 0 0 0,0-1 0 0 0,0 1 1 0 0,0-1-1 0 0,0 0 0 0 0,0 1 1 0 0,0-1-1 0 0,-1 1 0 0 0,1-1 0 0 0,0 0 1 0 0,0 1-1 0 0,-1-1 0 0 0,1 0 0 0 0,0 1 1 0 0,0-1-1 0 0,-1 0 0 0 0,1 1 0 0 0,0-1 1 0 0,-1 0-1 0 0,1 0 0 0 0,0 1 1 0 0,-1-1-1 0 0,1 0 0 0 0,-1 0 0 0 0,1 0 1 0 0,0 1-1 0 0,-1-1 0 0 0,1 0 0 0 0,-1 0 1 0 0,1 0-1 0 0,-1 0-10 0 0,-24 7 789 0 0,23-7-808 0 0,-1 1 1 0 0,0-1-1 0 0,0 1 1 0 0,1 0-1 0 0,-1 0 1 0 0,0 0-1 0 0,1 0 1 0 0,-1 0-1 0 0,1 0 1 0 0,-1 1-1 0 0,-1 1 19 0 0,-3 3-7 0 0,3-4 19 0 0,1 1-1 0 0,0-1 0 0 0,0 1 0 0 0,0 0 0 0 0,0 1 1 0 0,0-1-1 0 0,0 0 0 0 0,1 1 0 0 0,0-1 1 0 0,-2 3-12 0 0,-5 6 13 0 0,1-3-16 0 0,-2 8 83 0 0,9-16-1 0 0,2-16 70 0 0,5-1-105 0 0,0 0-1 0 0,1 1 1 0 0,1 0 0 0 0,0 0-1 0 0,1 0 1 0 0,9-10-44 0 0,-3 4-7 0 0,-14 18-14 0 0,1 1-1 0 0,-1 0 1 0 0,0 0 0 0 0,1 0 0 0 0,-1-1 0 0 0,0 1-1 0 0,-1 0 1 0 0,1-1 0 0 0,0 1 0 0 0,0-2 21 0 0,-1 2 69 0 0,0 2-67 0 0,0 0 0 0 0,0 0 1 0 0,0 0-1 0 0,0 0 0 0 0,0-1 0 0 0,0 1 0 0 0,0 0 0 0 0,0 0 0 0 0,0-1 0 0 0,0 1 1 0 0,0 0-1 0 0,0 0 0 0 0,0 0 0 0 0,0-1 0 0 0,0 1 0 0 0,0 0 0 0 0,0 0 0 0 0,0 0 1 0 0,-1 0-1 0 0,1-1 0 0 0,0 1 0 0 0,0 0 0 0 0,0 0 0 0 0,0 0 0 0 0,0 0 0 0 0,0-1 1 0 0,-1 1-1 0 0,1 0 0 0 0,0 0 0 0 0,0 0 0 0 0,0 0 0 0 0,0 0 0 0 0,-1-1 0 0 0,1 1 1 0 0,0 0-1 0 0,0 0 0 0 0,0 0 0 0 0,0 0 0 0 0,-1 0 0 0 0,1 0-2 0 0,-8-5 47 0 0,6 4-70 0 0,-1 1-1 0 0,1-1 0 0 0,-1 1 0 0 0,1-1 1 0 0,-1 1-1 0 0,0 0 0 0 0,1 0 1 0 0,-1 0-1 0 0,0 1 0 0 0,1-1 1 0 0,-1 1-1 0 0,1-1 0 0 0,-1 1 1 0 0,0 0 23 0 0,-21 3-2367 0 0,17-4-5958 0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51:35.876"/>
    </inkml:context>
    <inkml:brush xml:id="br0">
      <inkml:brushProperty name="width" value="0.1" units="cm"/>
      <inkml:brushProperty name="height" value="0.1" units="cm"/>
      <inkml:brushProperty name="color" value="#333333"/>
    </inkml:brush>
  </inkml:definitions>
  <inkml:trace contextRef="#ctx0" brushRef="#br0">498 89 17503 0 0,'0'0'803'0'0,"0"0"-18"0"0,0 0-426 0 0,0 0 54 0 0,-14-9 1065 0 0,-2-2-1211 0 0,-1 1 0 0 0,1 0 1 0 0,-2 1-1 0 0,1 1 1 0 0,-1 1-1 0 0,0 1 0 0 0,-1 0 1 0 0,1 1-1 0 0,-12-1-267 0 0,23 5 18 0 0,0 1 0 0 0,0 0 0 0 0,0 0 0 0 0,0 0-1 0 0,0 1 1 0 0,1 0 0 0 0,-1 0 0 0 0,0 1 0 0 0,0 0 0 0 0,1 0-1 0 0,-1 0 1 0 0,1 1 0 0 0,0 0 0 0 0,-1 0 0 0 0,1 1 0 0 0,1 0-1 0 0,-1 0 1 0 0,-3 3-18 0 0,-4 5-47 0 0,1-1-1 0 0,0 2 1 0 0,1 0-1 0 0,1 0 0 0 0,0 1 1 0 0,1 0-1 0 0,-1 3 48 0 0,2-1-34 0 0,1 0-1 0 0,0 0 0 0 0,1 1 0 0 0,-2 9 35 0 0,-4 13-13 0 0,4-14 36 0 0,0 1 0 0 0,2 0 0 0 0,1 0 0 0 0,-1 22-23 0 0,5-30 44 0 0,0 1 0 0 0,2 0 0 0 0,0 0 0 0 0,1-1 0 0 0,1 1 0 0 0,0-1 0 0 0,3 5-44 0 0,-3-15 152 0 0,0 1-1 0 0,0-1 1 0 0,1 0-1 0 0,1 0 1 0 0,-1 0-1 0 0,1-1 1 0 0,1 1-1 0 0,4 5-151 0 0,-5-8 34 0 0,0 0 0 0 0,0 0 0 0 0,0 0 0 0 0,1-1-1 0 0,-1 0 1 0 0,1 0 0 0 0,0 0 0 0 0,0-1 0 0 0,0 0-1 0 0,1 0 1 0 0,3 1-34 0 0,5 0 76 0 0,1-1 0 0 0,-1 0 0 0 0,0-1-1 0 0,1-1 1 0 0,-1 0 0 0 0,1-1 0 0 0,-1-1-1 0 0,1-1 1 0 0,-1 0 0 0 0,1-1 0 0 0,-1 0-1 0 0,0-1 1 0 0,11-5-76 0 0,6-5-48 0 0,-1 0-1 0 0,-1-2 1 0 0,0-1-1 0 0,-2-1 1 0 0,22-18 48 0 0,-19 11-807 0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7:51:36.811"/>
    </inkml:context>
    <inkml:brush xml:id="br0">
      <inkml:brushProperty name="width" value="0.1" units="cm"/>
      <inkml:brushProperty name="height" value="0.1" units="cm"/>
      <inkml:brushProperty name="color" value="#333333"/>
    </inkml:brush>
  </inkml:definitions>
  <inkml:trace contextRef="#ctx0" brushRef="#br0">198 26 21191 0 0,'0'-4'305'0'0,"-5"-10"1649"0"0,4 9-1773 0 0,1 5-117 0 0,0 0-1 0 0,0 0 1 0 0,0 0 0 0 0,0 0-1 0 0,0 0 1 0 0,0 0 0 0 0,0 0-1 0 0,0 0 1 0 0,0 0-1 0 0,0 0 1 0 0,0 0 0 0 0,0-1-1 0 0,0 1 1 0 0,0 0-1 0 0,0 0 1 0 0,0 0 0 0 0,0 0-1 0 0,0 0 1 0 0,0 0-1 0 0,0 0 1 0 0,0 0 0 0 0,0 0-1 0 0,0 0 1 0 0,0-1 0 0 0,0 1-1 0 0,0 0 1 0 0,0 0-1 0 0,0 0 1 0 0,0 0 0 0 0,0 0-1 0 0,0 0 1 0 0,0 0-1 0 0,0 0 1 0 0,0 0 0 0 0,0 0-1 0 0,0 0 1 0 0,0 0-1 0 0,0 0 1 0 0,0-1 0 0 0,0 1-1 0 0,-1 0 1 0 0,1 0-1 0 0,0 0 1 0 0,0 0 0 0 0,0 0-1 0 0,0 0 1 0 0,0 0 0 0 0,0 0-1 0 0,0 0 1 0 0,0 0-1 0 0,0 0 1 0 0,0 0 0 0 0,-1 0-1 0 0,1 0 1 0 0,0 0-1 0 0,0 0 1 0 0,0 0 0 0 0,0 0-1 0 0,0 0 1 0 0,0 0-1 0 0,0 0 1 0 0,0 0 0 0 0,0 0-1 0 0,0 0 1 0 0,0 0-1 0 0,-1 0 1 0 0,1 0 0 0 0,0 1-1 0 0,0-1-63 0 0,-6 8 1111 0 0,-5 13-744 0 0,0 9-285 0 0,1 0 1 0 0,-3 23-83 0 0,-9 28 0 0 0,-16 44-134 0 0,0 24 134 0 0,3 36-267 0 0,33-172-249 0 0,1 0 0 0 0,0 0 0 0 0,1 1 1 0 0,0-1-1 0 0,1 0 0 0 0,1 9 516 0 0,-1-20-148 0 0,0 3-1551 0 0,4-10 118 0 0,3-5-287 0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8:26:28.105"/>
    </inkml:context>
    <inkml:brush xml:id="br0">
      <inkml:brushProperty name="width" value="0.1" units="cm"/>
      <inkml:brushProperty name="height" value="0.1" units="cm"/>
      <inkml:brushProperty name="color" value="#333333"/>
    </inkml:brush>
  </inkml:definitions>
  <inkml:trace contextRef="#ctx0" brushRef="#br0">1 56 19583 0 0,'0'0'447'0'0,"0"0"62"0"0,4 0 31 0 0,111 26 240 0 0,-71-20 1027 0 0,3-3 0 0 0,2 0-1807 0 0,-23-5-28 0 0,1-1 1 0 0,-2 0 0 0 0,-1-3-1 0 0,1 0 1 0 0,1-2 0 0 0,-2 0-1 0 0,0-3 1 0 0,11-5 27 0 0,-21 10-103 0 0,-11 5-62 0 0,-3 1-258 0 0,12-10-1223 0 0,-12 9 1613 0 0,0 1 0 0 0,0 0 0 0 0,0 0 1 0 0,0-2-1 0 0,0 2 0 0 0,0 0 0 0 0,0 0 1 0 0,0-2-1 0 0,0 2 0 0 0,0 0 0 0 0,0 0 0 0 0,0-1 1 0 0,0 1-1 0 0,0 0 0 0 0,0-2 0 0 0,0 2 1 0 0,0 0-1 0 0,0 0 0 0 0,0-1 0 0 0,-1 1 1 0 0,1 0-1 0 0,0 0 0 0 0,0 0 0 0 0,0-2 0 0 0,0 2 1 0 0,-2 0-1 0 0,2 0 0 0 0,0 0 0 0 0,0-1 1 0 0,0 1-1 0 0,-1 0 0 0 0,1 0 0 0 0,0 0 1 0 0,0 0-1 0 0,-1 0 0 0 0,1 0 0 0 0,0-2 1 0 0,0 2-1 0 0,-2 0 33 0 0,-12 8-934 0 0,-2 0 631 0 0,-6 4 327 0 0,1-1-1 0 0,1 3 1 0 0,0 0 0 0 0,1 2 0 0 0,0 0-1 0 0,1 1 1 0 0,0 2 0 0 0,2 0-1 0 0,-9 12-23 0 0,9-9 293 0 0,0 1 0 0 0,1 2 0 0 0,2 1 0 0 0,-1-1 0 0 0,-4 17-293 0 0,-16 49 1269 0 0,2 3-1269 0 0,20-58 164 0 0,-5 28-112 0 0,1-1 1 0 0,4 3 0 0 0,-5 34-53 0 0,16-84 54 0 0,-2-7-7 0 0,1 8 322 0 0,2-15-385 0 0,0-2 0 0 0,0 0-1 0 0,0 0 1 0 0,0 0 0 0 0,0 2 0 0 0,1-2-1 0 0,-1 0 1 0 0,0 0 0 0 0,0 0 0 0 0,0 1-1 0 0,0-1 1 0 0,1 0 0 0 0,-1 0 0 0 0,0 0-1 0 0,0 0 1 0 0,0 0 0 0 0,0 2 0 0 0,2-2-1 0 0,-2 0 1 0 0,0 0 0 0 0,0 0 0 0 0,0 0-1 0 0,1 0 1 0 0,-1 0 0 0 0,0 0 0 0 0,0 0-1 0 0,1 0 1 0 0,-1 0 0 0 0,0 0-1 0 0,0 0 1 0 0,2 0 0 0 0,-2 0 0 0 0,0 0-1 0 0,0 0 1 0 0,0 0 0 0 0,1 0 0 0 0,-1 0-1 0 0,0 0 1 0 0,0 0 0 0 0,0 0 0 0 0,2-2-1 0 0,-2 2 1 0 0,0 0 0 0 0,0 0 16 0 0,13-8-1121 0 0,-1-9-65 0 0</inkml:trace>
  <inkml:trace contextRef="#ctx0" brushRef="#br0" timeOffset="1">416 166 5984 0 0,'5'13'622'0'0,"-2"1"196"0"0,1 0-1 0 0,-3 2 1 0 0,2-2-1 0 0,-2 1 1 0 0,-1 1-1 0 0,1 0 0 0 0,-2-2 1 0 0,1 1-1 0 0,-3 7-817 0 0,1 47 2287 0 0,2-29-578 0 0,1 0-1 0 0,4 31-1708 0 0,-2-57 378 0 0,0 0 0 0 0,-1 0 1 0 0,2 0-1 0 0,0 0 0 0 0,0 1 0 0 0,2-3 0 0 0,0 2 0 0 0,0-1 0 0 0,4 6-378 0 0,-4-12 215 0 0,-1 3 0 0 0,2-2 0 0 0,-2-1 0 0 0,2 1 0 0 0,1 0 0 0 0,-1 0 0 0 0,1-2 0 0 0,2 2-215 0 0,-7-5 58 0 0,1 0 0 0 0,0-1-1 0 0,0-1 1 0 0,0 1-1 0 0,0 0 1 0 0,0-1-1 0 0,0 1 1 0 0,0-1 0 0 0,0-1-1 0 0,0 2 1 0 0,0-2-1 0 0,0 0 1 0 0,1 0-1 0 0,-1 0 1 0 0,0-2 0 0 0,0 2-1 0 0,0-1 1 0 0,0-1-1 0 0,0 2 1 0 0,0-3-58 0 0,17-6 96 0 0,-4-2 0 0 0,2-2 1 0 0,-2 1-1 0 0,0-3 0 0 0,-1 1 0 0 0,7-8-96 0 0,9-15 0 0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8:26:24.955"/>
    </inkml:context>
    <inkml:brush xml:id="br0">
      <inkml:brushProperty name="width" value="0.1" units="cm"/>
      <inkml:brushProperty name="height" value="0.1" units="cm"/>
      <inkml:brushProperty name="color" value="#333333"/>
    </inkml:brush>
  </inkml:definitions>
  <inkml:trace contextRef="#ctx0" brushRef="#br0">25 1744 9216 0 0,'0'0'421'0'0,"-5"4"134"0"0,5-2-533 0 0,-2 1-46 0 0,-8 3 239 0 0,10-6-56 0 0,-1 0 1 0 0,1 0-1 0 0,-1 0 1 0 0,1 0-1 0 0,0 0 0 0 0,-1 0 1 0 0,1 0-1 0 0,0 1 0 0 0,-1-1 1 0 0,1 0-1 0 0,0 0 0 0 0,-1 0 1 0 0,1 1-1 0 0,0-1 1 0 0,0 0-1 0 0,-1 0 0 0 0,1 1 1 0 0,0-1-1 0 0,0 0 0 0 0,-1 1 1 0 0,1-1-1 0 0,0 0 1 0 0,0 1-1 0 0,0-1 0 0 0,0 0 1 0 0,-1 1-1 0 0,1-1 0 0 0,0 0 1 0 0,0 1-1 0 0,0-1 1 0 0,0 1-1 0 0,0-1 0 0 0,0 0 1 0 0,0 1-1 0 0,0-1 0 0 0,0 0 1 0 0,0 1-1 0 0,0-1 1 0 0,0 1-1 0 0,0-1 0 0 0,1 0 1 0 0,-1 1-1 0 0,0-1 0 0 0,0 0 1 0 0,0 1-1 0 0,0-1 1 0 0,1 0-1 0 0,-1 1 0 0 0,0-1 1 0 0,0 0-1 0 0,1 0 0 0 0,-1 1 1 0 0,0-1-1 0 0,0 0 1 0 0,1 0-1 0 0,-1 1 0 0 0,0-1 1 0 0,1 0-1 0 0,-1 0 0 0 0,1 0-159 0 0,30 9 3052 0 0,-29-8-2913 0 0,-2-1-10 0 0,0 0-1 0 0,0 0 6 0 0,0 0 22 0 0,0 0 10 0 0,0 0 2 0 0,0 0-4 0 0,0 0-17 0 0,0 0-10 0 0,0 0-1 0 0,0 0-12 0 0,-1-1-58 0 0,0 0-93 0 0,1 1 0 0 0,-1-1 0 0 0,0 1 0 0 0,1 0 0 0 0,-1-1 0 0 0,0 1-1 0 0,1-1 1 0 0,-1 1 0 0 0,0 0 0 0 0,0 0 0 0 0,1-1 0 0 0,-1 1 0 0 0,0 0 0 0 0,0 0 0 0 0,1 0 0 0 0,-1 0 0 0 0,0 0 0 0 0,0 0 0 0 0,1 0 0 0 0,-1 0 0 0 0,0 0 0 0 0,0 0 0 0 0,1 1 0 0 0,-1-1 0 0 0,0 0 0 0 0,0 0 0 0 0,1 1 0 0 0,-1-1 0 0 0,0 0 0 0 0,1 1 0 0 0,-1-1 0 0 0,0 1 0 0 0,0 0 27 0 0,1-1-272 0 0,-2 1-1058 0 0</inkml:trace>
  <inkml:trace contextRef="#ctx0" brushRef="#br0" timeOffset="404.337">51 746 7832 0 0,'0'0'602'0'0,"0"0"-210"0"0,1 2 590 0 0,8 12 1634 0 0,-9-13-1304 0 0,0-1-134 0 0,0 0-55 0 0,2 2-17 0 0,0 1-853 0 0,1 1 0 0 0,-1 0 0 0 0,0 0-1 0 0,-1 0 1 0 0,1 0 0 0 0,0 0-1 0 0,-1 0 1 0 0,0 0 0 0 0,0 1-1 0 0,-1-1 1 0 0,1 0 0 0 0,-1 3-253 0 0,2 1 333 0 0,-2 0-127 0 0,1 0 0 0 0,-2-1 0 0 0,1 1 1 0 0,-1-1-1 0 0,0 1 0 0 0,-1 2-206 0 0,-1 17 327 0 0,-1 27 53 0 0,2 6-380 0 0,-7 112-11 0 0,4-29-1514 0 0,0-19-5404 0 0,5-99 5067 0 0,0-1-8 0 0</inkml:trace>
  <inkml:trace contextRef="#ctx0" brushRef="#br0" timeOffset="899.413">65 1738 9152 0 0,'1'23'633'0'0,"1"1"0"0"0,1-1 0 0 0,1 2-633 0 0,4 16 3562 0 0,-5-21-946 0 0,-1 0-1 0 0,1 18-2615 0 0,-4 44 1510 0 0,0-25-2830 0 0,1-39-91 0 0,0 2-3391 0 0,0-1-1163 0 0</inkml:trace>
  <inkml:trace contextRef="#ctx0" brushRef="#br0" timeOffset="900.413">89 2493 11888 0 0,'-2'24'682'0'0,"-1"0"-1"0"0,-2 9-681 0 0,0-1 93 0 0,-3 12 2162 0 0,5-28-1215 0 0,0 0-1 0 0,1 0 0 0 0,0 12-1039 0 0,1 2 677 0 0,0-19-468 0 0,1 0 0 0 0,0 0 0 0 0,1 7-209 0 0,1-7-55 0 0,-2-5-182 0 0,1 1-1 0 0,0 0 1 0 0,1-1-1 0 0,0 1 1 0 0,0-1-1 0 0,0 1 1 0 0,0-1-1 0 0,4 5 238 0 0,-3-3-1227 0 0</inkml:trace>
  <inkml:trace contextRef="#ctx0" brushRef="#br0" timeOffset="901.413">116 3119 10944 0 0,'1'43'1114'0'0,"0"-21"-10"0"0,-1 1-1 0 0,-1-1 1 0 0,-1 4-1104 0 0,1-11 1095 0 0,0-1 1 0 0,2 1-1 0 0,0 4-1095 0 0,0 16 1167 0 0,1-4-641 0 0,1-1-1 0 0,1-1 1 0 0,4 13-526 0 0,0-2 80 0 0,0 18-80 0 0,-1 8 195 0 0,-1 0 688 0 0,-1 30-883 0 0,-5-28 109 0 0,0-66-792 0 0,0-2-277 0 0</inkml:trace>
  <inkml:trace contextRef="#ctx0" brushRef="#br0" timeOffset="1389.281">337 83 11664 0 0,'-1'-2'160'0'0,"1"1"-100"0"0,0 0 1 0 0,-1 1-1 0 0,1-1 0 0 0,-1 0 0 0 0,1 1 0 0 0,0-1 0 0 0,0 0 0 0 0,-1 0 0 0 0,1 0 0 0 0,0 1 1 0 0,0-1-1 0 0,0 0 0 0 0,0 0 0 0 0,0 0 0 0 0,0 1 0 0 0,0-1 0 0 0,0 0 0 0 0,0 0-60 0 0,2-2 308 0 0,0 0 0 0 0,0 0 0 0 0,1 0-1 0 0,-1 1 1 0 0,1-1 0 0 0,0 1 0 0 0,-1-1-1 0 0,1 1 1 0 0,0 0 0 0 0,0 0 0 0 0,0 0 0 0 0,1 1-1 0 0,-1-1 1 0 0,0 1 0 0 0,3-1-308 0 0,-3 1 127 0 0,0 0-1 0 0,1 0 1 0 0,-1 0 0 0 0,1 1-1 0 0,-1 0 1 0 0,1-1 0 0 0,-1 1-1 0 0,1 0 1 0 0,-1 1 0 0 0,1-1-1 0 0,-1 1 1 0 0,1-1 0 0 0,-1 1 0 0 0,0 0-1 0 0,1 0 1 0 0,-1 1 0 0 0,0-1-1 0 0,0 1 1 0 0,1-1 0 0 0,-1 1-1 0 0,-1 0 1 0 0,3 1-127 0 0,7 9 277 0 0,14 11 770 0 0,14 19-1047 0 0,-10-13 447 0 0,-21-21-240 0 0,-1 1-1 0 0,0 0 1 0 0,6 7-207 0 0,2 5 229 0 0,-6-8-44 0 0,0 1 1 0 0,-1 0-1 0 0,5 10-185 0 0,4 14 608 0 0,5 17-608 0 0,-19-43-244 0 0,0 0 1 0 0,-1 1 0 0 0,0-1 0 0 0,-1 1-1 0 0,0 0 1 0 0,-1 10 243 0 0,-1-21-5511 0 0,0-2-1844 0 0</inkml:trace>
  <inkml:trace contextRef="#ctx0" brushRef="#br0" timeOffset="1814.209">678 0 7368 0 0,'0'0'568'0'0,"0"0"-50"0"0,0 11 5800 0 0,-4 0-4337 0 0,-1 1 0 0 0,0 0 0 0 0,-3 5-1981 0 0,-12 17 2131 0 0,-7 9-2131 0 0,-29 27 529 0 0,28-23-434 0 0,3 1 0 0 0,-13 32-95 0 0,5-10-27 0 0,24-50-594 0 0,0 0 0 0 0,1 0 0 0 0,-3 14 621 0 0,8-17-1692 0 0</inkml:trace>
  <inkml:trace contextRef="#ctx0" brushRef="#br0" timeOffset="1815.209">978 75 7368 0 0,'0'0'568'0'0,"2"1"-374"0"0,38 18 4721 0 0,-26-14-2244 0 0,-9-4-1906 0 0,0 1 0 0 0,0-1 0 0 0,0 0 0 0 0,0 0 0 0 0,0 0 0 0 0,0-1 0 0 0,1 0-765 0 0,16 0 1464 0 0,-1-2 0 0 0,1 0 0 0 0,19-6-1464 0 0,37-12-892 0 0,-74 19 383 0 0,1-1 1 0 0,-1 1-1 0 0,1-1 0 0 0,-1 0 0 0 0,0 0 0 0 0,2-1 509 0 0,8-4-7854 0 0</inkml:trace>
  <inkml:trace contextRef="#ctx0" brushRef="#br0" timeOffset="2219.945">982 420 18223 0 0,'0'0'836'0'0,"1"2"-18"0"0,0 1-636 0 0,0 0 1 0 0,0 0-1 0 0,0-1 0 0 0,1 1 1 0 0,-1-1-1 0 0,1 1 1 0 0,0-1-1 0 0,0 1 1 0 0,0-1-1 0 0,0 0 1 0 0,0 0-1 0 0,0 0 0 0 0,0 0 1 0 0,1 0-1 0 0,-1 0 1 0 0,1-1-1 0 0,-1 1 1 0 0,1-1-1 0 0,0 0 1 0 0,0 0-1 0 0,1 1-182 0 0,2-1 297 0 0,0-1 0 0 0,0 0 0 0 0,0 0 0 0 0,-1 0 0 0 0,1 0 0 0 0,0-1 0 0 0,0 0 0 0 0,4-2-297 0 0,-4 2-37 0 0,88-22 72 0 0,-63 15-6295 0 0,2 0-2250 0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8:26:27.668"/>
    </inkml:context>
    <inkml:brush xml:id="br0">
      <inkml:brushProperty name="width" value="0.1" units="cm"/>
      <inkml:brushProperty name="height" value="0.1" units="cm"/>
      <inkml:brushProperty name="color" value="#333333"/>
    </inkml:brush>
  </inkml:definitions>
  <inkml:trace contextRef="#ctx0" brushRef="#br0">27 62 17503 0 0,'-1'0'76'0'0,"0"-1"-1"0"0,0 1 0 0 0,0-1 0 0 0,1 1 0 0 0,-1-1 0 0 0,0 1 0 0 0,0 0 0 0 0,0-1 0 0 0,0 1 0 0 0,0 0 0 0 0,0 0 0 0 0,0 0 0 0 0,0 0 0 0 0,0 0 0 0 0,0 0 0 0 0,0 0 0 0 0,0 0 1 0 0,0 0-1 0 0,0 0 0 0 0,0 0 0 0 0,0 1 0 0 0,0-1 0 0 0,1 0 0 0 0,-1 1 0 0 0,0-1 0 0 0,0 1 0 0 0,-1 0-75 0 0,22 8 2367 0 0,-14-8-2172 0 0,1 0 0 0 0,0 0 0 0 0,0-1 0 0 0,0 0 0 0 0,0 0 0 0 0,-1 0 0 0 0,6-2-195 0 0,48-12 1731 0 0,-15 3-1165 0 0,129-27-566 0 0,-169 37-7 0 0,7-1-306 0 0,-1 0 0 0 0,1 0 1 0 0,-1 1-1 0 0,1 1 0 0 0,-1 0 0 0 0,8 1 313 0 0,-5 1-1860 0 0</inkml:trace>
  <inkml:trace contextRef="#ctx0" brushRef="#br0" timeOffset="1">18 321 16328 0 0,'-1'2'365'0'0,"-10"15"504"0"0,10-15-469 0 0,3 6 340 0 0,-2-7-679 0 0,0 0 0 0 0,1 0 0 0 0,-1-1 1 0 0,0 1-1 0 0,0 0 0 0 0,1 0 0 0 0,-1-1 0 0 0,0 1 0 0 0,1 0 1 0 0,-1 0-1 0 0,0-1 0 0 0,1 1 0 0 0,-1-1 0 0 0,1 1 0 0 0,0 0-61 0 0,4 3 323 0 0,0 0-1 0 0,0-1 1 0 0,1 0-1 0 0,-1 0 1 0 0,1 0-1 0 0,0-1 1 0 0,0 1-1 0 0,0-1 0 0 0,0-1 1 0 0,0 1-1 0 0,0-1 1 0 0,3 0-323 0 0,25 7 1013 0 0,-7-1-452 0 0,-20-6-436 0 0,1 1 1 0 0,-1 0-1 0 0,0 0 1 0 0,2 1-126 0 0,28 17 10 0 0,-36-20-10 0 0,0 0 0 0 0,-1 1 0 0 0,1-1 0 0 0,0 1 0 0 0,0-1 0 0 0,0 1 0 0 0,-1-1 0 0 0,1 1 0 0 0,0-1 0 0 0,0 1 0 0 0,-1 0 0 0 0,1 0 0 0 0,-1-1 0 0 0,1 1 0 0 0,-1 0 0 0 0,1 0 0 0 0,-1 0 0 0 0,1-1 0 0 0,-1 1 0 0 0,1 0 0 0 0,-1 0 0 0 0,0 0 0 0 0,0 0 0 0 0,0 0 0 0 0,1 0 0 0 0,-1 0 0 0 0,0 0 0 0 0,0 0 0 0 0,0 0 0 0 0,0 0 0 0 0,-1 0 0 0 0,1 0 0 0 0,0-1 0 0 0,0 1 0 0 0,0 0 0 0 0,-1 0 0 0 0,1 0 0 0 0,-1 0 0 0 0,1 0 0 0 0,-1 0 0 0 0,-1 4 0 0 0,0 2-7 0 0,-2 1 0 0 0,1-1 0 0 0,-1 0 0 0 0,0 0 1 0 0,-1 0-1 0 0,1-1 0 0 0,-2 0 0 0 0,-2 4 7 0 0,-3 4-55 0 0,1-3-2 0 0,5-6 40 0 0,0 1 1 0 0,0-1-1 0 0,1 1 1 0 0,-3 4 16 0 0,5-7 27 0 0,1-2-20 0 0,1 0 0 0 0,-1 0 0 0 0,1 0 0 0 0,-1 0 0 0 0,1 0 1 0 0,-1 0-1 0 0,1 0 0 0 0,0 0 0 0 0,-1 0 0 0 0,1 0 0 0 0,0 0 0 0 0,0 0 1 0 0,0 0-1 0 0,0 1 0 0 0,0-1 0 0 0,0 0 0 0 0,0 0 0 0 0,0 0 0 0 0,0 0 1 0 0,0 0-1 0 0,1 0 0 0 0,-1 0 0 0 0,0 0 0 0 0,1 0 0 0 0,-1 1-7 0 0,1-1-6 0 0,-1 0-1 0 0,1 0 1 0 0,-1 0-1 0 0,1 0 1 0 0,0 0 0 0 0,-1 0-1 0 0,1 0 1 0 0,0 0-1 0 0,0 0 1 0 0,0 0-1 0 0,0 0 1 0 0,0 0-1 0 0,-1-1 1 0 0,2 1 0 0 0,-1 0-1 0 0,0-1 1 0 0,0 1-1 0 0,0 0 1 0 0,0-1-1 0 0,0 1 1 0 0,0-1-1 0 0,1 0 1 0 0,-1 1 0 0 0,0-1-1 0 0,0 0 1 0 0,1 0 6 0 0,6 1-6 0 0,-1-1 1 0 0,1 1-1 0 0,-1-2 1 0 0,2 1 5 0 0,3-1 12 0 0,2 0-16 0 0,0-1-1 0 0,0 0 1 0 0,0-1-1 0 0,0-1 1 0 0,0 0 0 0 0,-1-1-1 0 0,6-3 5 0 0,-10 4-336 0 0,-1-1 0 0 0,1 0 0 0 0,-1 0-1 0 0,0-1 1 0 0,0 0 0 0 0,-1 0 0 0 0,4-4 336 0 0,-5 5-797 0 0,16-16-7256 0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8:25:52.446"/>
    </inkml:context>
    <inkml:brush xml:id="br0">
      <inkml:brushProperty name="width" value="0.1" units="cm"/>
      <inkml:brushProperty name="height" value="0.1" units="cm"/>
      <inkml:brushProperty name="color" value="#333333"/>
    </inkml:brush>
  </inkml:definitions>
  <inkml:trace contextRef="#ctx0" brushRef="#br0">380 21 4608 0 0,'0'0'101'0'0,"0"0"22"0"0,0 0 5 0 0,4-8 0 0 0,-2 3-128 0 0,4-1 72 0 0,-5 5 298 0 0,-1 1 118 0 0,0 0 22 0 0,0 0-45 0 0,0 0-194 0 0,0 17 281 0 0,0 27 1244 0 0,0-41-1700 0 0,0-1 0 0 0,0 0 1 0 0,-1 1-1 0 0,1-1 0 0 0,0 1 1 0 0,-1-1-1 0 0,1 0 0 0 0,-1 1 1 0 0,0 0-97 0 0,-3 18 725 0 0,0 42 2710 0 0,2-40-2599 0 0,1 0 1 0 0,2 20-837 0 0,1-13 274 0 0,-1-10 101 0 0,1-1-1 0 0,3 17-374 0 0,1-9 0 0 0,-4-15 0 0 0,1 0 0 0 0,0 0 0 0 0,1 0 0 0 0,2 4 0 0 0,0-1 138 0 0,-1-1 0 0 0,0 1 0 0 0,-1 0 0 0 0,0 0 0 0 0,-1 0-1 0 0,-1 1 1 0 0,-1-1 0 0 0,0 4-138 0 0,0-3 47 0 0,1-1-1 0 0,0 1 1 0 0,2-1-1 0 0,-1 0 1 0 0,2 1-47 0 0,5 23 83 0 0,16 115 334 0 0,-15-93-285 0 0,-6-19 268 0 0,10 34-400 0 0,-6-34 198 0 0,-6-25-234 0 0,-1-9-28 0 0,0 0-1 0 0,-1 0 1 0 0,0 0-1 0 0,-1 1 65 0 0,1 4 3 0 0,1-1-1 0 0,0 1 1 0 0,0-1-1 0 0,1 0 1 0 0,1 1-1 0 0,3 6-2 0 0,9 32 613 0 0,16 59-967 0 0,-22-71 721 0 0,-6-24-533 0 0,0 1 0 0 0,-1-1 0 0 0,0 7 166 0 0,-2-14-9 0 0,1-1 0 0 0,0 1 0 0 0,0-1 0 0 0,3 7 9 0 0,5 19 399 0 0,-2-7-240 0 0,2 6-449 0 0,-6-10 201 0 0,1-1-1 0 0,1 1 1 0 0,1-1 0 0 0,1 2 89 0 0,0-2 266 0 0,10 29-512 0 0,9 15 246 0 0,-23-55-56 0 0,0 1 1 0 0,-1-1 0 0 0,1 5 55 0 0,3 14 0 0 0,3 0 0 0 0,-5-11 0 0 0,1 0 0 0 0,1-1 0 0 0,3 7 0 0 0,-4-12 124 0 0,-1 1-1 0 0,-1 0 0 0 0,0 0 0 0 0,1 6-123 0 0,9 29 339 0 0,1 6-279 0 0,-13-42-211 0 0,0-1 0 0 0,2 0 1 0 0,-1 0-1 0 0,1-1 0 0 0,1 1 0 0 0,0-1 151 0 0,-4-8-420 0 0,-1-2-76 0 0,0 0-15 0 0,0 0-1 0 0</inkml:trace>
  <inkml:trace contextRef="#ctx0" brushRef="#br0" timeOffset="891.159">98 90 5528 0 0,'-7'10'461'0'0,"1"0"1"0"0,0 1-1 0 0,0 0 0 0 0,-1 4-461 0 0,-11 22 4252 0 0,-5 12-348 0 0,19-41-3628 0 0,0 0 1 0 0,1 0 0 0 0,0 0-1 0 0,1 0 1 0 0,0 0-1 0 0,0 0 1 0 0,1 1 0 0 0,0-1-1 0 0,0 3-276 0 0,0 8-501 0 0,1-1 0 0 0,1 1 1 0 0,3 12 500 0 0,-4-13-5940 0 0</inkml:trace>
  <inkml:trace contextRef="#ctx0" brushRef="#br0" timeOffset="1331.779">91 989 10136 0 0,'-18'39'2068'0'0,"-7"24"-2068"0"0,8-23 2439 0 0,12-32-2115 0 0,1 1 1 0 0,0 0 0 0 0,0 1-1 0 0,1-1 1 0 0,0 0-1 0 0,1 1 1 0 0,0 0-1 0 0,0 3-324 0 0,1 18-66 0 0,0-19-182 0 0,1 0 1 0 0,0-1-1 0 0,1 1 0 0 0,1 5 248 0 0,3 14-4761 0 0,0-18-156 0 0</inkml:trace>
  <inkml:trace contextRef="#ctx0" brushRef="#br0" timeOffset="18997.943">1 1454 8288 0 0,'0'0'190'0'0,"0"0"28"0"0,0-1 7 0 0,0-10 6 0 0,4 0-26 0 0,-1 10-49 0 0,-2 0-53 0 0,0 1 3 0 0,0-1 0 0 0,1 0 1 0 0,-1 1-1 0 0,0-1 0 0 0,0 1 1 0 0,0-1-1 0 0,0 1 0 0 0,1-1 1 0 0,-1 1-1 0 0,0 0 0 0 0,0 0 1 0 0,1-1-1 0 0,-1 1 0 0 0,0 0 1 0 0,0 0-1 0 0,1 0 0 0 0,-1 1 1 0 0,0-1-1 0 0,0 0 0 0 0,1 0 1 0 0,-1 1-1 0 0,0-1 0 0 0,0 1 1 0 0,0-1-1 0 0,1 1 0 0 0,-1-1 1 0 0,0 1-1 0 0,0 0 0 0 0,0-1 1 0 0,0 1-1 0 0,0 0 0 0 0,0 0 1 0 0,0 0-1 0 0,-1 0 0 0 0,1 0 1 0 0,0 0-1 0 0,0 0 0 0 0,-1 0 1 0 0,1 0-1 0 0,0 0 0 0 0,-1 0 1 0 0,1 0-1 0 0,-1 1 0 0 0,0-1 1 0 0,1 0-1 0 0,-1 0 0 0 0,0 1 1 0 0,0 0-107 0 0,2 5 166 0 0,-1 0 0 0 0,0-1 0 0 0,-1 1 0 0 0,0 0 1 0 0,0 0-1 0 0,0 0 0 0 0,-1 0 0 0 0,0 0 1 0 0,-2 5-167 0 0,-23 122 613 0 0,17-90-938 0 0,3-1 0 0 0,-1 41 325 0 0,5-54-735 0 0,1 6-37 0 0</inkml:trace>
  <inkml:trace contextRef="#ctx0" brushRef="#br0" timeOffset="19446.67">78 2438 9792 0 0,'-1'2'222'0'0,"0"3"-155"0"0,0-1-1 0 0,0 1 1 0 0,1-1-1 0 0,-1 1 0 0 0,1-1 1 0 0,0 1-1 0 0,0-1 1 0 0,0 2-67 0 0,-1 28 262 0 0,-10 19 1523 0 0,-3-1-1785 0 0,3-11 1312 0 0,2 1 0 0 0,0 10-1312 0 0,7-31-346 0 0,1-1-1 0 0,1 0 1 0 0,0 1 0 0 0,3 8 346 0 0,1-11-1512 0 0</inkml:trace>
  <inkml:trace contextRef="#ctx0" brushRef="#br0" timeOffset="19447.67">157 3322 7224 0 0,'-8'24'753'0'0,"-3"16"-753"0"0,-2 6 135 0 0,-1-5 1326 0 0,3 1 0 0 0,1 1 1 0 0,2 1-1462 0 0,3 24 683 0 0,2-25-634 0 0,2-20 96 0 0,1-1 1 0 0,1 1 0 0 0,2 6-146 0 0,2 40 52 0 0,-5-62-386 0 0,0 0-1 0 0,1 0 1 0 0,0 0 0 0 0,2 6 334 0 0,2 8-4476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4:58.155"/>
    </inkml:context>
    <inkml:brush xml:id="br0">
      <inkml:brushProperty name="width" value="0.05" units="cm"/>
      <inkml:brushProperty name="height" value="0.05" units="cm"/>
    </inkml:brush>
  </inkml:definitions>
  <inkml:trace contextRef="#ctx0" brushRef="#br0">4 1 8288 0 0,'-1'1'-1989'0'0,"-1"1"12193"0"0,6 1-4036 0 0,2-1-5320 0 0,-4-2-848 0 0,-1 0 0 0 0,-1 0 0 0 0,1 0 0 0 0,-1 0 0 0 0,1 0 0 0 0,0 1 0 0 0,-1-1 0 0 0,1 0 0 0 0,-1 0 0 0 0,1 1 0 0 0,0-1 0 0 0,-1 0 0 0 0,1 1 0 0 0,-1-1 0 0 0,1 0 0 0 0,-1 1 0 0 0,0-1 0 0 0,1 1 0 0 0,-1-1 0 0 0,1 1 0 0 0,-1-1 0 0 0,0 1 0 0 0,1 1 0 0 0,16 6 0 0 0,-14-7 137 0 0,-1 0-1 0 0,1 0 1 0 0,0 1-1 0 0,-1-1 1 0 0,1 1-1 0 0,-1 0 1 0 0,0-1 0 0 0,1 1-1 0 0,-1 0 1 0 0,0 0-1 0 0,0 0 1 0 0,0 1-1 0 0,-1-1 1 0 0,1 0-1 0 0,0 2-136 0 0,1 0 161 0 0,1 0 0 0 0,-1 0-1 0 0,1 0 1 0 0,0-1 0 0 0,0 1 0 0 0,0-1-1 0 0,0 0 1 0 0,1 0 0 0 0,-1 0 0 0 0,1 0-1 0 0,2 0-160 0 0,9 6 280 0 0,-6-3-280 0 0,-5-2 0 0 0,1 0 0 0 0,1-1 0 0 0,-1 1 0 0 0,0-2 0 0 0,1 1 0 0 0,0-1 0 0 0,3 1 0 0 0,-5-3 0 0 0,-3 0 0 0 0,-1 0 0 0 0,0 0 0 0 0,0 0 0 0 0,1 0 0 0 0,-1 1 0 0 0,0-1 0 0 0,0 0 0 0 0,1 0 0 0 0,-1 1 0 0 0,0-1 0 0 0,0 1 0 0 0,0-1 0 0 0,1 1 0 0 0,3 1 0 0 0,-2 1 0 0 0,0 0-269 0 0,-2-3-1135 0 0,-1 0-511 0 0,0 0-107 0 0,2-4-24 0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8:26:12.315"/>
    </inkml:context>
    <inkml:brush xml:id="br0">
      <inkml:brushProperty name="width" value="0.1" units="cm"/>
      <inkml:brushProperty name="height" value="0.1" units="cm"/>
      <inkml:brushProperty name="color" value="#333333"/>
    </inkml:brush>
  </inkml:definitions>
  <inkml:trace contextRef="#ctx0" brushRef="#br0">6 1 5064 0 0,'2'26'1378'0'0,"0"1"0"0"0,-2 0 0 0 0,-2 24-1378 0 0,0 14 2727 0 0,-3 66 656 0 0,5-107-3055 0 0,-1 76 478 0 0,6-1-1 0 0,4 10-805 0 0,1-44 47 0 0,-1-4-1829 0 0,-1 11 1782 0 0,-8-48-640 0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8:26:03.546"/>
    </inkml:context>
    <inkml:brush xml:id="br0">
      <inkml:brushProperty name="width" value="0.1" units="cm"/>
      <inkml:brushProperty name="height" value="0.1" units="cm"/>
      <inkml:brushProperty name="color" value="#333333"/>
    </inkml:brush>
  </inkml:definitions>
  <inkml:trace contextRef="#ctx0" brushRef="#br0">1 1 10136 0 0,'0'0'777'0'0,"0"0"-393"0"0,0 0 224 0 0,0 0 155 0 0,0 0 33 0 0,2 0-2 0 0,13 6 29 0 0,1 1 0 0 0,-1 0-1 0 0,0 1 1 0 0,0 1 0 0 0,-1 0 0 0 0,9 9-823 0 0,-11-9 235 0 0,-1 1 1 0 0,-1 0-1 0 0,0 0 1 0 0,0 1 0 0 0,-1 0-1 0 0,-1 1 1 0 0,1 0-1 0 0,-1 2-235 0 0,-8-14 3 0 0,49 100 1338 0 0,-42-84-1167 0 0,-1 1 0 0 0,0 0 0 0 0,-2 1 0 0 0,0 0 0 0 0,-1 0-174 0 0,3 15 93 0 0,-3-18-49 0 0,-1 0 1 0 0,0 1-1 0 0,-1 4-44 0 0,-1 3-69 0 0,1-14-26 0 0,-1 1-1 0 0,0-1 1 0 0,0 0 0 0 0,-2 4 95 0 0,0-7-430 0 0,1-6-5718 0 0,1 0-943 0 0</inkml:trace>
  <inkml:trace contextRef="#ctx0" brushRef="#br0" timeOffset="561.353">273 9 8752 0 0,'0'0'673'0'0,"0"0"-233"0"0,0 0 643 0 0,0 0 329 0 0,0 2 69 0 0,2 1-1160 0 0,-1 0 0 0 0,0 1 0 0 0,0 0 0 0 0,0-1 0 0 0,0 1 0 0 0,-1 0 0 0 0,0-1 0 0 0,1 1 0 0 0,-1 0 0 0 0,-1-1 0 0 0,1 1 0 0 0,0 0 0 0 0,-1 0-1 0 0,0-1 1 0 0,0 1-321 0 0,-2 10 520 0 0,-1-1 0 0 0,-1 1-1 0 0,-2 5-519 0 0,-23 44 706 0 0,-2-1 0 0 0,-25 32-706 0 0,34-55 181 0 0,2-4-71 0 0,-8 10-110 0 0,1-4-1876 0 0,19-20-5333 0 0</inkml:trace>
  <inkml:trace contextRef="#ctx0" brushRef="#br0" timeOffset="562.353">470 197 6912 0 0,'0'0'528'0'0,"0"0"-82"0"0,0 0 924 0 0,2 0 439 0 0,10-1 214 0 0,-1 0 1 0 0,0 0-1 0 0,6-2-2023 0 0,11-3 3306 0 0,16-8-3306 0 0,-12 4 958 0 0,-14 5-270 0 0,1 0 1 0 0,13-1-689 0 0,-26 6 5 0 0,0-1 1 0 0,0 1-1 0 0,0 0 0 0 0,0 0 1 0 0,0 0-1 0 0,0 1 1 0 0,-1 0-1 0 0,1 0 1 0 0,0 1-1 0 0,2 1-5 0 0,-6-3-957 0 0,0 1-315 0 0,6 2-58 0 0</inkml:trace>
  <inkml:trace contextRef="#ctx0" brushRef="#br0" timeOffset="1096.647">535 402 8288 0 0,'0'0'381'0'0,"0"0"-6"0"0,2 1 77 0 0,3 0 414 0 0,-1 0 1 0 0,0 0 0 0 0,1 0-1 0 0,-1-1 1 0 0,1 0-1 0 0,-1 0 1 0 0,1 0 0 0 0,-1 0-1 0 0,1 0 1 0 0,-1-1 0 0 0,2 0-867 0 0,26-2 1474 0 0,36-3-327 0 0,-13-2-2910 0 0,-32 5 667 0 0</inkml:trace>
  <inkml:trace contextRef="#ctx0" brushRef="#br0" timeOffset="1097.647">1111 102 15288 0 0,'0'0'348'0'0,"0"0"49"0"0,0 0 20 0 0,0 2-45 0 0,0 17-456 0 0,-3 112 2824 0 0,3-118-2613 0 0,0 0-1 0 0,1-1 1 0 0,1 1-1 0 0,0 0 1 0 0,1 0-1 0 0,0-1 1 0 0,1 0-1 0 0,1 0 1 0 0,2 5-127 0 0,-7-15 30 0 0,1 0 0 0 0,0 0 0 0 0,0-1 0 0 0,0 1 0 0 0,0 0 0 0 0,0-1 0 0 0,1 1 0 0 0,-1-1 0 0 0,0 1 1 0 0,1-1-1 0 0,-1 1 0 0 0,1-1 0 0 0,0 0 0 0 0,-1 0 0 0 0,1 0 0 0 0,0 0 0 0 0,0 0 0 0 0,0 0 0 0 0,-1-1 0 0 0,1 1 1 0 0,0 0-1 0 0,0-1 0 0 0,0 0 0 0 0,0 1 0 0 0,0-1 0 0 0,0 0 0 0 0,0 0 0 0 0,0 0 0 0 0,0 0 0 0 0,2-1-30 0 0,14-3 123 0 0,-15 4-123 0 0,0-1 0 0 0,0 0 0 0 0,0 0 0 0 0,0 0-1 0 0,0 0 1 0 0,0 0 0 0 0,0-1 0 0 0,0 1 0 0 0,-1-1 0 0 0,2 0 0 0 0,9-10 52 0 0,0 0 0 0 0,0-1 1 0 0,-1-1-1 0 0,0 0 1 0 0,-2 0-1 0 0,1-1 0 0 0,1-5-52 0 0,-6 9 22 0 0,0-1 0 0 0,-1-1-1 0 0,0 1 1 0 0,0-1 0 0 0,1-10-22 0 0,1-8-149 0 0,2-30 149 0 0,-8 57-6 0 0,-1 1 0 0 0,1 0 0 0 0,-1 0-1 0 0,0 0 1 0 0,0 0 0 0 0,-1-1 0 0 0,1 1 0 0 0,-1 0-1 0 0,1 0 1 0 0,-1 0 0 0 0,-1-3 6 0 0,1 5-12 0 0,0-1 0 0 0,0 1 0 0 0,0-1 1 0 0,0 1-1 0 0,0 0 0 0 0,-1 0 0 0 0,1-1 0 0 0,0 1 1 0 0,-1 0-1 0 0,1 0 0 0 0,0 0 0 0 0,-1 1 1 0 0,1-1-1 0 0,-1 0 0 0 0,1 0 0 0 0,-1 1 0 0 0,0-1 1 0 0,1 1-1 0 0,-1-1 0 0 0,0 1 0 0 0,1 0 0 0 0,-2 0 12 0 0,-17-2-4 0 0,-1 2 0 0 0,0 0-1 0 0,1 1 1 0 0,-1 2 0 0 0,-18 3 4 0 0,11-1 160 0 0,1-2 0 0 0,-19 0-160 0 0,23-3-700 0 0,-1 0-299 0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8:25:57.049"/>
    </inkml:context>
    <inkml:brush xml:id="br0">
      <inkml:brushProperty name="width" value="0.1" units="cm"/>
      <inkml:brushProperty name="height" value="0.1" units="cm"/>
      <inkml:brushProperty name="color" value="#333333"/>
    </inkml:brush>
  </inkml:definitions>
  <inkml:trace contextRef="#ctx0" brushRef="#br0">25 1 7368 0 0,'-16'19'568'0'0,"9"-7"-198"0"0,7-8-19 0 0,-1-1 0 0 0,1 0 0 0 0,-1 1 0 0 0,1-1 0 0 0,0 0 0 0 0,1 1 0 0 0,-1-1 0 0 0,1 0 0 0 0,-1 1 0 0 0,1-1 0 0 0,0 0 0 0 0,0 0 0 0 0,0 0 0 0 0,1 0 0 0 0,-1 0 0 0 0,1 0 0 0 0,1 2-351 0 0,4 6 916 0 0,1-1 0 0 0,1 0-1 0 0,8 9-915 0 0,3 2 986 0 0,-6-6-236 0 0,1 0 0 0 0,1 0-750 0 0,28 29 669 0 0,-22-21-381 0 0,-11-11-100 0 0,1 0 0 0 0,7 13-188 0 0,-3-3 124 0 0,-9-12-59 0 0,0 0 1 0 0,0 1-1 0 0,2 7-65 0 0,18 33-884 0 0,-23-43-4038 0 0,-3-7-1679 0 0</inkml:trace>
  <inkml:trace contextRef="#ctx0" brushRef="#br0" timeOffset="472.746">287 58 6448 0 0,'-1'0'209'0'0,"0"0"1"0"0,0 0-1 0 0,1-1 0 0 0,-1 1 1 0 0,0 0-1 0 0,0 0 0 0 0,0 0 1 0 0,1 0-1 0 0,-1 0 0 0 0,0 0 1 0 0,0 0-1 0 0,1 0 1 0 0,-1 0-1 0 0,0 1 0 0 0,0-1 1 0 0,1 0-1 0 0,-1 0 0 0 0,0 1 1 0 0,0-1-1 0 0,1 0 0 0 0,-1 1 1 0 0,0-1-1 0 0,1 1 1 0 0,-1-1-210 0 0,-12 11 5389 0 0,4 0-4139 0 0,1 1-1 0 0,0 0 1 0 0,-1 3-1250 0 0,4-5 419 0 0,-6 10 67 0 0,1 1 0 0 0,0 4-486 0 0,-8 17 357 0 0,3-12-333 0 0,2 1 0 0 0,1 1 0 0 0,2 1 0 0 0,1-1 0 0 0,-2 16-24 0 0,10-42 62 0 0,-3 21-1573 0 0,1-2-3301 0 0,3 1-2158 0 0</inkml:trace>
  <inkml:trace contextRef="#ctx0" brushRef="#br0" timeOffset="473.746">513 198 14192 0 0,'3'-1'653'0'0,"32"-11"174"0"0,-22 7-249 0 0,0 1 1 0 0,0 0-1 0 0,0 0 1 0 0,0 1 0 0 0,1 1-1 0 0,11 0-578 0 0,24 3 2309 0 0,-10 1-3184 0 0,-16-2-4172 0 0,-8 0-1627 0 0</inkml:trace>
  <inkml:trace contextRef="#ctx0" brushRef="#br0" timeOffset="938.398">609 435 4144 0 0,'-12'10'319'0'0,"10"-7"-210"0"0,2 3 403 0 0,0-5 2085 0 0,0-1 908 0 0,0 0 177 0 0,0 1-3425 0 0,0 0 1 0 0,0-1-1 0 0,1 1 1 0 0,-1-1 0 0 0,0 1-1 0 0,1 0 1 0 0,-1-1-1 0 0,0 1 1 0 0,1-1 0 0 0,-1 1-1 0 0,1-1 1 0 0,-1 1-1 0 0,0-1 1 0 0,1 0 0 0 0,-1 1-1 0 0,1-1 1 0 0,0 1-1 0 0,-1-1 1 0 0,1 0 0 0 0,-1 0-1 0 0,1 1 1 0 0,-1-1 0 0 0,1 0-1 0 0,0 0 1 0 0,-1 0-1 0 0,1 1-257 0 0,20 3 989 0 0,-17-3-332 0 0,2-1-489 0 0,-1 0 0 0 0,1 0 0 0 0,-1 0-1 0 0,0-1 1 0 0,1 0 0 0 0,-1 0 0 0 0,0 0-1 0 0,0-1 1 0 0,2 0-168 0 0,26-6 41 0 0,-9 7-384 0 0,2-2-37 0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8:24:04.309"/>
    </inkml:context>
    <inkml:brush xml:id="br0">
      <inkml:brushProperty name="width" value="0.1" units="cm"/>
      <inkml:brushProperty name="height" value="0.1" units="cm"/>
      <inkml:brushProperty name="color" value="#333333"/>
    </inkml:brush>
  </inkml:definitions>
  <inkml:trace contextRef="#ctx0" brushRef="#br0">1 972 3680 0 0,'1'2'362'0'0,"0"-1"1"0"0,0 1 0 0 0,0 0-1 0 0,0 0 1 0 0,0-1-1 0 0,-1 1 1 0 0,1 0 0 0 0,0 0-1 0 0,-1 0 1 0 0,0 0-1 0 0,1 0 1 0 0,-1 0-1 0 0,0 0 1 0 0,0 0 0 0 0,0 0-1 0 0,0 0 1 0 0,0 0-1 0 0,-1 1-362 0 0,2 18 3092 0 0,1-11-2545 0 0,0-1 0 0 0,1 1-1 0 0,1-1 1 0 0,0 0 0 0 0,0 0-1 0 0,3 4-546 0 0,-2-2 371 0 0,0 0 0 0 0,-1 0 0 0 0,-1 0 0 0 0,0 0 0 0 0,0 0 0 0 0,0 8-371 0 0,-1-5 295 0 0,1 0 0 0 0,1 0 0 0 0,0-1 1 0 0,2 3-296 0 0,12 47 1254 0 0,-4-31-1369 0 0,11 26 490 0 0,0 11-375 0 0,-10-20 707 0 0,10 30 377 0 0,-19-63-1040 0 0,1 0 0 0 0,1 0 1 0 0,1-1-1 0 0,0 0 0 0 0,5 6-44 0 0,4 6-168 0 0,-1 1-1 0 0,7 18 169 0 0,36 77 345 0 0,-55-112-345 0 0,-1-2 0 0 0,0 0 0 0 0,1-1 0 0 0,0 0 0 0 0,0 0 0 0 0,1 0 0 0 0,0 0 0 0 0,1 0 0 0 0,-2-2 69 0 0,0 0-1 0 0,0 1 1 0 0,0 0-1 0 0,2 6-68 0 0,12 17 262 0 0,7 1-82 0 0,0 2-18 0 0,-1 0 0 0 0,-1 2-162 0 0,-8-12 43 0 0,0-1 0 0 0,6 5-43 0 0,12 16 42 0 0,0 11 100 0 0,-11-23-49 0 0,-8-9 208 0 0,16 16-301 0 0,-16-21 16 0 0,-9-10-23 0 0,-1 0 1 0 0,1-1 0 0 0,1 0 0 0 0,-1 0-1 0 0,2 0 7 0 0,5 4 21 0 0,0 0-1 0 0,-1 1 1 0 0,-1 0 0 0 0,0 1-1 0 0,0 0 1 0 0,-1 1-1 0 0,3 5-20 0 0,-1 1 31 0 0,1 0 0 0 0,1-1 0 0 0,1-1 0 0 0,0 0 0 0 0,1-1 0 0 0,1-1 0 0 0,0 0 0 0 0,16 8-31 0 0,-13-9 0 0 0,-7-5 0 0 0,1-1 0 0 0,0 0 0 0 0,0-1 0 0 0,5 1 0 0 0,-2 0 11 0 0,1 2 1 0 0,-1-1-1 0 0,0 2 0 0 0,-1 0 0 0 0,0 1 1 0 0,-1 1-13 0 0,37 25 62 0 0,-18-15-47 0 0,0-2-1 0 0,2-2 0 0 0,1-1 1 0 0,3-1-14 0 0,5 0 18 0 0,1-1 1 0 0,1-3 0 0 0,0-1-1 0 0,49 5-18 0 0,-27-5 7 0 0,-44-6 22 0 0,0-2-1 0 0,14 0-28 0 0,33-1-200 0 0,67-6 200 0 0,-22-11 289 0 0,57-15-289 0 0,-165 27 7 0 0,55-13-7 0 0,0-3 0 0 0,26-13 0 0 0,-18 7 0 0 0,-27 6 0 0 0,-2-1 0 0 0,0-2 0 0 0,28-19 0 0 0,45-23 0 0 0,-85 47-31 0 0,-1-1-1 0 0,-2-2 1 0 0,0-1 0 0 0,7-6 31 0 0,100-95-131 0 0,-114 101 186 0 0,7-4 2 0 0,10-6-57 0 0,-14 13 12 0 0,-2-2 0 0 0,12-13-12 0 0,36-43-198 0 0,7-16 198 0 0,15-14-82 0 0,-70 78 82 0 0,16-20 0 0 0,-1-1 0 0 0,17-33 0 0 0,-43 63 0 0 0,2 2 0 0 0,-1-1 0 0 0,11-8 0 0 0,-7 7 0 0 0,-1 0 0 0 0,5-9 0 0 0,-10 13 0 0 0,0 1 0 0 0,7-6 0 0 0,-6 6 0 0 0,0 0 0 0 0,3-5 0 0 0,11-19 2 0 0,1 0-14 0 0,14-31 12 0 0,-13 22-99 0 0,16-20 99 0 0,-18 29-68 0 0,-1-2 0 0 0,8-20 68 0 0,-12 22-47 0 0,2 0 1 0 0,9-10 46 0 0,-4 6-62 0 0,11-23 62 0 0,4-20-175 0 0,50-91-451 0 0,-75 143 315 0 0,-1-1 0 0 0,-1-4 311 0 0,10-21-225 0 0,26-41 201 0 0,-20 43-16 0 0,7-27 40 0 0,28-89 0 0 0,-42 108 0 0 0,13-29 0 0 0,-36 90 0 0 0,13-28-32 0 0,2 0 0 0 0,7-10 32 0 0,-22 39-12 0 0,0 1 1 0 0,0-1-1 0 0,-1 1 0 0 0,1-1 0 0 0,-1 1 1 0 0,1-1-1 0 0,-1 1 0 0 0,0-1 0 0 0,1 0 0 0 0,-1 0 12 0 0,0 0-7 0 0,0 0-1 0 0,0 1 0 0 0,0-1 0 0 0,1 1 0 0 0,-1-1 1 0 0,1 1-1 0 0,-1-1 0 0 0,1 1 0 0 0,-1 0 1 0 0,1-1-1 0 0,0 1 0 0 0,0 0 0 0 0,0-1 0 0 0,-1 1 1 0 0,2 0 7 0 0,21-29 45 0 0,-23 29-153 0 0,3-1-1209 0 0,-1-1 115 0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8:24:25.637"/>
    </inkml:context>
    <inkml:brush xml:id="br0">
      <inkml:brushProperty name="width" value="0.1" units="cm"/>
      <inkml:brushProperty name="height" value="0.1" units="cm"/>
      <inkml:brushProperty name="color" value="#333333"/>
    </inkml:brush>
  </inkml:definitions>
  <inkml:trace contextRef="#ctx0" brushRef="#br0">8 0 8288 0 0,'10'19'190'0'0,"-8"-15"28"0"0,-2-4 7 0 0,-3 25 6 0 0,-4-2 483 0 0,6-18-353 0 0,0-1 0 0 0,0 1 0 0 0,0-1 0 0 0,0 1 0 0 0,0-1 0 0 0,1 4-361 0 0,-2 12 1220 0 0,0 7-276 0 0,9 34 412 0 0,-3 42-1356 0 0,-4-78 112 0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8:24:26.020"/>
    </inkml:context>
    <inkml:brush xml:id="br0">
      <inkml:brushProperty name="width" value="0.1" units="cm"/>
      <inkml:brushProperty name="height" value="0.1" units="cm"/>
      <inkml:brushProperty name="color" value="#333333"/>
    </inkml:brush>
  </inkml:definitions>
  <inkml:trace contextRef="#ctx0" brushRef="#br0">5 0 13328 0 0,'-1'3'298'0'0,"0"5"-147"0"0,0 0-1 0 0,0 0 0 0 0,0 0 1 0 0,1 0-1 0 0,1 1 0 0 0,-1-1 1 0 0,1 0-1 0 0,2 7-150 0 0,1 12-37 0 0,-4-20 168 0 0,0 1 1 0 0,0-1 0 0 0,-1 1-1 0 0,0-1 1 0 0,-1 4-132 0 0,-3 28 1143 0 0,5-30-874 0 0,0 28 236 0 0,4 25-505 0 0,5 18-217 0 0,-7-62-422 0 0,0 1 0 0 0,-1 9 639 0 0,2 13-2284 0 0,-2-19 288 0 0</inkml:trace>
  <inkml:trace contextRef="#ctx0" brushRef="#br0" timeOffset="1">0 964 5528 0 0,'3'12'214'0'0,"-1"-1"0"0"0,-1 0 0 0 0,0 1 0 0 0,-1-1 0 0 0,0 0 0 0 0,-1 10-214 0 0,0 9 1530 0 0,1 181 4456 0 0,2-168-4251 0 0,5 30-1735 0 0,0-7 480 0 0,1-4-418 0 0,2 0 0 0 0,7 16-62 0 0,-4-18-1366 0 0,-8-31-4143 0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8:24:26.375"/>
    </inkml:context>
    <inkml:brush xml:id="br0">
      <inkml:brushProperty name="width" value="0.1" units="cm"/>
      <inkml:brushProperty name="height" value="0.1" units="cm"/>
      <inkml:brushProperty name="color" value="#333333"/>
    </inkml:brush>
  </inkml:definitions>
  <inkml:trace contextRef="#ctx0" brushRef="#br0">3 0 8088 0 0,'-1'5'10'0'0,"0"11"275"0"0,0 0 0 0 0,1 0 0 0 0,3 17-285 0 0,1 4 235 0 0,-1 10-235 0 0,-2-13 2157 0 0,7 32-2157 0 0,-3-23 2637 0 0,1 28-2637 0 0,0 7 1626 0 0,19 179 1117 0 0,-18-206-3035 0 0,-6-32-240 0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8:24:26.741"/>
    </inkml:context>
    <inkml:brush xml:id="br0">
      <inkml:brushProperty name="width" value="0.1" units="cm"/>
      <inkml:brushProperty name="height" value="0.1" units="cm"/>
      <inkml:brushProperty name="color" value="#333333"/>
    </inkml:brush>
  </inkml:definitions>
  <inkml:trace contextRef="#ctx0" brushRef="#br0">3 0 7368 0 0,'0'0'568'0'0,"-3"10"3594"0"0,4-9-3852 0 0,-1 0 0 0 0,1 0 0 0 0,-1 1 0 0 0,1-1 0 0 0,0 0 0 0 0,-1 0 0 0 0,1 0 0 0 0,0 0 0 0 0,0 0 0 0 0,0 0 0 0 0,0 0 0 0 0,0 0 0 0 0,0 0 0 0 0,0-1 0 0 0,0 1 0 0 0,0 0 0 0 0,0 0 0 0 0,1 0-310 0 0,2 0 357 0 0,-1 0 0 0 0,0 0 0 0 0,1 0 0 0 0,-1 0 1 0 0,1 0-1 0 0,-1-1 0 0 0,3 1-357 0 0,3-1 371 0 0,-1 0 1 0 0,1-1 0 0 0,-1 0-1 0 0,1 0 1 0 0,-1-1-1 0 0,4 0-371 0 0,26-8 704 0 0,0 1 0 0 0,24 0-704 0 0,-53 8-1690 0 0,-9 1 892 0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8:24:27.544"/>
    </inkml:context>
    <inkml:brush xml:id="br0">
      <inkml:brushProperty name="width" value="0.1" units="cm"/>
      <inkml:brushProperty name="height" value="0.1" units="cm"/>
      <inkml:brushProperty name="color" value="#333333"/>
    </inkml:brush>
  </inkml:definitions>
  <inkml:trace contextRef="#ctx0" brushRef="#br0">312 840 11976 0 0,'0'0'546'0'0,"5"7"182"0"0,3 2 780 0 0,1 0-1 0 0,0-1 1 0 0,5 4-1508 0 0,4 4 2294 0 0,-8-5-862 0 0,-9-10-1291 0 0,0 1-1 0 0,0-1 0 0 0,1 1 1 0 0,-1-1-1 0 0,0 0 1 0 0,1 0-1 0 0,-1 1 1 0 0,1-1-1 0 0,0 0 0 0 0,0 0-140 0 0,-1 0 2 0 0,-1-1 0 0 0,1 1 0 0 0,-1-1 0 0 0,1 1 0 0 0,-1 0 0 0 0,1-1 0 0 0,-1 1 0 0 0,1 0 0 0 0,-1 0 0 0 0,1-1 0 0 0,-1 1 0 0 0,0 0 0 0 0,0 0 0 0 0,1 0 0 0 0,-1-1 0 0 0,0 1 0 0 0,0 0 0 0 0,0 1-2 0 0,2 13-110 0 0,-3-10 105 0 0,1 0 1 0 0,-2 0-1 0 0,1 0 1 0 0,0-1-1 0 0,-1 1 1 0 0,0 0-1 0 0,0-1 1 0 0,0 1 0 0 0,-1-1-1 0 0,1 1 1 0 0,-1-1-1 0 0,-2 3 5 0 0,-14 25-736 0 0,15-17 422 0 0,3-12 304 0 0,1-1 0 0 0,-1 1 0 0 0,1-1 0 0 0,-1 1 0 0 0,0-1 0 0 0,0 0 0 0 0,0 1 0 0 0,0-1 0 0 0,0 0 0 0 0,-1 0 0 0 0,1 1 0 0 0,-1-1 0 0 0,1 0 0 0 0,-1-1 0 0 0,-1 3 10 0 0,1-3 91 0 0,8 11 356 0 0,-2-9-462 0 0,0 0 0 0 0,0 0 0 0 0,0-1 1 0 0,0 0-1 0 0,0 1 0 0 0,0-1 0 0 0,1 0 0 0 0,-1-1 1 0 0,0 1-1 0 0,1-1 0 0 0,2 0 15 0 0,9 4 497 0 0,11 7 222 0 0,-26-12-550 0 0,7 16-36 0 0,-1-2-98 0 0,-7-11 3 0 0,0 0-1 0 0,0 0 0 0 0,0 0 1 0 0,0 0-1 0 0,0 0 1 0 0,-1 1-1 0 0,1-1 0 0 0,-1 0 1 0 0,0 0-1 0 0,0 0 0 0 0,0 0 1 0 0,-1-1-1 0 0,1 1 0 0 0,-1 1-36 0 0,-4 6 252 0 0,0-1 1 0 0,-1 1 0 0 0,-2 1-254 0 0,-1 1 99 0 0,-1 2-102 0 0,-1-1 0 0 0,-1 0 0 0 0,-8 7 3 0 0,18-18-143 0 0,1 0-1 0 0,0 0 1 0 0,0 0 0 0 0,-1 0 0 0 0,1-1 0 0 0,-1 1-1 0 0,0-1 1 0 0,1 0 0 0 0,-1 0 0 0 0,0 0 0 0 0,0 0-1 0 0,0 0 144 0 0,-9-1-1752 0 0</inkml:trace>
  <inkml:trace contextRef="#ctx0" brushRef="#br0" timeOffset="1">0 73 18223 0 0,'0'0'414'0'0,"9"0"558"0"0,-3-1-852 0 0,1 0 1 0 0,-1 0 0 0 0,0 0-1 0 0,0-1 1 0 0,3-1-121 0 0,9-2 145 0 0,40-14 2658 0 0,-42 13-2297 0 0,1 1 1 0 0,-1 0-1 0 0,11-1-506 0 0,14-2 202 0 0,-28 5-132 0 0,0 1-1 0 0,1 0 1 0 0,-1 0-1 0 0,4 1-69 0 0,52 4-6261 0 0,-69-1 1312 0 0,-4 8-1104 0 0</inkml:trace>
  <inkml:trace contextRef="#ctx0" brushRef="#br0" timeOffset="2">250 138 11600 0 0,'-5'6'262'0'0,"0"0"0"0"0,1 1 1 0 0,0 0-1 0 0,0 0 0 0 0,1 0 1 0 0,-1 0-1 0 0,2 0 1 0 0,-2 5-263 0 0,1-1 1383 0 0,1 1 0 0 0,0 0 1 0 0,0 3-1384 0 0,-3 54 3668 0 0,-2-6-1666 0 0,7-60-2002 0 0,-1-1 0 0 0,1 1 0 0 0,0-1 0 0 0,-1 0 0 0 0,0 1 0 0 0,1-1 0 0 0,-1 0 0 0 0,0 0 0 0 0,-1 2 0 0 0,-4 10 0 0 0,5-8-133 0 0,1-5-563 0 0,0-1-257 0 0,0 0-58 0 0,0 0-12 0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08:24:27.976"/>
    </inkml:context>
    <inkml:brush xml:id="br0">
      <inkml:brushProperty name="width" value="0.1" units="cm"/>
      <inkml:brushProperty name="height" value="0.1" units="cm"/>
      <inkml:brushProperty name="color" value="#333333"/>
    </inkml:brush>
  </inkml:definitions>
  <inkml:trace contextRef="#ctx0" brushRef="#br0">1 18 13448 0 0,'0'0'298'0'0,"0"0"46"0"0,8 4 355 0 0,-6-2-621 0 0,0-1 0 0 0,0 1 1 0 0,0-1-1 0 0,0 1 0 0 0,0-1 0 0 0,0 1 0 0 0,0 0 1 0 0,0 0-1 0 0,-1 0 0 0 0,1 0 0 0 0,-1 0 0 0 0,0 1 1 0 0,1-1-1 0 0,-1 0 0 0 0,0 1 0 0 0,0-1 0 0 0,-1 0 1 0 0,1 1-79 0 0,11 21 2708 0 0,-8-17-2052 0 0,0-1-254 0 0,-1 1 0 0 0,1-1 0 0 0,1 0 0 0 0,-1-1 0 0 0,1 1 0 0 0,0-1 1 0 0,0 0-1 0 0,0 0 0 0 0,1 0 0 0 0,0-1 0 0 0,0 0 0 0 0,5 3-402 0 0,-6-5 125 0 0,-1 0 0 0 0,1 0-1 0 0,-1-1 1 0 0,1 0 0 0 0,0 1 0 0 0,-1-2 0 0 0,1 1-1 0 0,0-1 1 0 0,0 1 0 0 0,-1-1 0 0 0,1-1 0 0 0,0 1 0 0 0,0-1-1 0 0,-1 1 1 0 0,1-1 0 0 0,0-1 0 0 0,-1 1 0 0 0,1-1 0 0 0,-1 0-1 0 0,1 0 1 0 0,0 0-125 0 0,11-7 310 0 0,-1 1 1 0 0,1-2-1 0 0,12-11-310 0 0,-17 13 77 0 0,0-1-308 0 0,0-1-1 0 0,-1 0 1 0 0,-1-1-1 0 0,0 0 1 0 0,7-9 231 0 0,7-13-739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4:58.519"/>
    </inkml:context>
    <inkml:brush xml:id="br0">
      <inkml:brushProperty name="width" value="0.05" units="cm"/>
      <inkml:brushProperty name="height" value="0.05" units="cm"/>
    </inkml:brush>
  </inkml:definitions>
  <inkml:trace contextRef="#ctx0" brushRef="#br0">32 7 12584 0 0,'0'0'572'0'0,"0"0"-10"0"0,-19-7 6574 0 0,18 8-7001 0 0,0 0 1 0 0,1 0-1 0 0,-1 0 1 0 0,1 1-1 0 0,-1-1 1 0 0,1 0-1 0 0,-1 0 0 0 0,1 0 1 0 0,0 0-1 0 0,0 1 1 0 0,0-1-1 0 0,0 0 1 0 0,0 0-1 0 0,0 1 0 0 0,0-1 1 0 0,0 0-1 0 0,0 0 1 0 0,0 1-136 0 0,0 11 58 0 0,0-12-53 0 0,0-1-1 0 0,0 1 1 0 0,0 0-1 0 0,0-1 1 0 0,0 1-1 0 0,0 0 1 0 0,0-1-1 0 0,0 1 1 0 0,0 0 0 0 0,0-1-1 0 0,0 1 1 0 0,1 0-1 0 0,-1-1 1 0 0,0 1-1 0 0,0-1 1 0 0,1 1-5 0 0,3 12 72 0 0,-4-13-72 0 0,0 0 0 0 0,0 1 0 0 0,0-1 0 0 0,0 0 0 0 0,0 0 0 0 0,0 0 0 0 0,0 0 0 0 0,0 0 0 0 0,0 0 0 0 0,0 1 0 0 0,0-1 0 0 0,0 0 0 0 0,1 0 0 0 0,-1 0 0 0 0,0 0 0 0 0,0 0 0 0 0,0 0 0 0 0,0 0 0 0 0,0 0 0 0 0,0 1 0 0 0,0-1 0 0 0,0 0 0 0 0,0 0 0 0 0,1 0 0 0 0,-1 0 0 0 0,0 0 0 0 0,0 0 0 0 0,0 0 0 0 0,0 0 0 0 0,0 0 0 0 0,0 0 0 0 0,1 0 0 0 0,-1 0 0 0 0,0 0 0 0 0,0 0 0 0 0,0 0 0 0 0,0 0 0 0 0,0 0 0 0 0,1 0 0 0 0,-1 0 0 0 0,0 0 0 0 0,0 0 0 0 0,7-4 0 0 0,3-6 0 0 0,0-1 0 0 0,-8 9 0 0 0,0 0 0 0 0,0-1 0 0 0,0 1 0 0 0,0 0 0 0 0,0-1 0 0 0,-1 1 0 0 0,1-1 0 0 0,-1 0 0 0 0,-1 3 0 0 0,0 0 0 0 0,0 0 0 0 0,1 0 0 0 0,-1-1 0 0 0,0 1 0 0 0,0 0 0 0 0,0 0 0 0 0,0-1 0 0 0,0 1 0 0 0,0 0 0 0 0,0 0 0 0 0,0 0 0 0 0,0-1 0 0 0,0 1 0 0 0,0 0 0 0 0,0 0 0 0 0,0-1 0 0 0,0 1 0 0 0,0 0 0 0 0,0 0 0 0 0,-1 0 0 0 0,1-1 0 0 0,0 1 0 0 0,0 0 0 0 0,0 0 0 0 0,0 0 0 0 0,0-1 0 0 0,0 1 0 0 0,-1 0 0 0 0,1 0 0 0 0,0 0 0 0 0,0 0 0 0 0,0 0 0 0 0,0-1 0 0 0,-1 1 0 0 0,1 0 0 0 0,0 0 0 0 0,0 0 0 0 0,0 0 0 0 0,-1 0 0 0 0,1 0 0 0 0,0 0 0 0 0,0 0 0 0 0,-1 0 0 0 0,1 0 0 0 0,0 0 0 0 0,0 0 0 0 0,0 0 0 0 0,-1 0 0 0 0,1 0 0 0 0,0 0 0 0 0,0 0 0 0 0,-1 0 0 0 0,1 0 0 0 0,0 0 0 0 0,0 0 0 0 0,-11 2 0 0 0,8 0 115 0 0,0-1 1 0 0,0 1-1 0 0,0 0 0 0 0,0 0 0 0 0,0 0 0 0 0,1 0 0 0 0,-1 1 0 0 0,1-1 0 0 0,0 1 0 0 0,0-1 0 0 0,0 1 1 0 0,0 0-1 0 0,0 0 0 0 0,0 0 0 0 0,1 0 0 0 0,-1 0 0 0 0,1 0 0 0 0,-1 2-115 0 0,2-5-3 0 0,0 1 0 0 0,0-1-1 0 0,0 0 1 0 0,0 0 0 0 0,0 1 0 0 0,0-1-1 0 0,0 0 1 0 0,0 0 0 0 0,0 1 0 0 0,0-1-1 0 0,0 0 1 0 0,0 0 0 0 0,0 0 0 0 0,0 1-1 0 0,0-1 1 0 0,0 0 0 0 0,0 0 0 0 0,0 1-1 0 0,0-1 1 0 0,1 0 0 0 0,-1 0 0 0 0,0 0-1 0 0,0 1 1 0 0,0-1 0 0 0,0 0 0 0 0,0 0-1 0 0,1 0 1 0 0,-1 0 0 0 0,0 1 0 0 0,0-1-1 0 0,0 0 1 0 0,1 0 0 0 0,-1 0 0 0 0,0 0-1 0 0,0 0 1 0 0,0 0 0 0 0,1 0 0 0 0,-1 0-1 0 0,0 1 1 0 0,0-1 0 0 0,1 0 0 0 0,-1 0-1 0 0,0 0 1 0 0,0 0 0 0 0,0 0 0 0 0,1 0-1 0 0,-1 0 1 0 0,0 0 3 0 0,10-1-185 0 0,-10 1 184 0 0,2-1 4 0 0,1 1 0 0 0,-1-1 0 0 0,1 0 0 0 0,-1 0 0 0 0,1 0 0 0 0,-1 0 0 0 0,0 0 0 0 0,0-1 0 0 0,1 1 0 0 0,-1-1 0 0 0,0 1 1 0 0,0-1-1 0 0,0 0 0 0 0,-1 0 0 0 0,1 0 0 0 0,0-1-3 0 0,-1 3 0 0 0,-1-1 0 0 0,0 1 0 0 0,0 0 0 0 0,0 0 0 0 0,0 0 1 0 0,0 0-1 0 0,0 0 0 0 0,0-1 0 0 0,0 1 0 0 0,0 0 0 0 0,0 0 0 0 0,0 0 0 0 0,0 0 0 0 0,0-1 1 0 0,0 1-1 0 0,0 0 0 0 0,0 0 0 0 0,0 0 0 0 0,0 0 0 0 0,0 0 0 0 0,0-1 0 0 0,0 1 0 0 0,0 0 0 0 0,0 0 1 0 0,0 0-1 0 0,0 0 0 0 0,0-1 0 0 0,0 1 0 0 0,0 0 0 0 0,-1 0 0 0 0,1 0 0 0 0,0 0 0 0 0,0 0 1 0 0,0 0-1 0 0,0-1 0 0 0,0 1 0 0 0,0 0 0 0 0,0 0 0 0 0,-1 0 0 0 0,-7-3 23 0 0,-4 2-111 0 0,7-1-571 0 0,0 2-256 0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7T11:16:36.505"/>
    </inkml:context>
    <inkml:brush xml:id="br0">
      <inkml:brushProperty name="width" value="0.1" units="cm"/>
      <inkml:brushProperty name="height" value="0.1" units="cm"/>
      <inkml:brushProperty name="color" value="#333333"/>
    </inkml:brush>
  </inkml:definitions>
  <inkml:trace contextRef="#ctx0" brushRef="#br0">815 3338 15664 0 0,'0'0'1206'0'0,"1"-3"-787"0"0,4-17-372 0 0,-5 17-23 0 0,1 1 0 0 0,-1 0 0 0 0,0-1 0 0 0,1 1 0 0 0,-1 0 0 0 0,1 0 0 0 0,0 0 0 0 0,0-1 0 0 0,0 1 0 0 0,0 0 0 0 0,0 0 0 0 0,0 0 0 0 0,1 1 0 0 0,-1-1 0 0 0,0 0 0 0 0,1 0 0 0 0,0 1-1 0 0,0-2-23 0 0,11-9 382 0 0,-4 6-365 0 0,0 2 0 0 0,0-1 0 0 0,0 1 1 0 0,1 0-1 0 0,2 0-17 0 0,55-15 12 0 0,-26 8-12 0 0,-1-2-1 0 0,-1-1 0 0 0,28-15 1 0 0,-45 17 9 0 0,1 0 1 0 0,-2-2-1 0 0,0 0 0 0 0,0-2 0 0 0,-2 0 1 0 0,15-16-10 0 0,70-81 211 0 0,32-51-211 0 0,83-128 367 0 0,-128 156-289 0 0,70-136-78 0 0,-52 88-25 0 0,40-77-214 0 0,47-172-220 0 0,-163 350 368 0 0,-4-1-1 0 0,-3-1 0 0 0,3-34 92 0 0,8-69 100 0 0,-31 155-22 0 0,-2 1 0 0 0,0-20-78 0 0,-4 35-12 0 0,0 0 0 0 0,-2 0-1 0 0,1 0 1 0 0,-2 1 0 0 0,-3-13 12 0 0,5 25-13 0 0,-1 0-1 0 0,1 0 1 0 0,-1 0-1 0 0,1 0 1 0 0,-1 0-1 0 0,0 0 1 0 0,-1 0 0 0 0,-1-2 13 0 0,3 4-3 0 0,-1 1 1 0 0,1-1 0 0 0,-1 1-1 0 0,1 0 1 0 0,-1 0-1 0 0,0-1 1 0 0,1 1 0 0 0,-1 0-1 0 0,0 1 1 0 0,0-1 0 0 0,0 0-1 0 0,0 0 1 0 0,0 1 0 0 0,0-1-1 0 0,0 1 1 0 0,0-1 0 0 0,0 1-1 0 0,0 0 1 0 0,0 0-1 0 0,0 0 3 0 0,-3 0 0 0 0,1 1 0 0 0,-1 0 0 0 0,0 0 0 0 0,1 0 0 0 0,-1 0 0 0 0,1 1 0 0 0,0-1 0 0 0,-1 1 0 0 0,1 0 0 0 0,0 1 0 0 0,0-1 0 0 0,0 1 0 0 0,-2 1 0 0 0,-8 8 0 0 0,0 1 0 0 0,-10 11 0 0 0,18-17 0 0 0,-16 16 0 0 0,2 1 0 0 0,0 1 0 0 0,2 1 0 0 0,1 1 0 0 0,1 0 0 0 0,1 1 0 0 0,1 1 0 0 0,2 1 0 0 0,-36 88 0 0 0,-12 8 15 0 0,-75 233 102 0 0,103-266-58 0 0,-13 46 128 0 0,6 2-1 0 0,6 1 1 0 0,-4 68-187 0 0,32-174 8 0 0,-13 90 74 0 0,6 6-82 0 0,10-94 4 0 0,2 0 0 0 0,2 0 1 0 0,1 0-1 0 0,1 0 0 0 0,8 24-4 0 0,-3-28-150 0 0,1 0 0 0 0,2-1 0 0 0,1-1 0 0 0,17 31 150 0 0,-6-23-382 0 0,4 3 382 0 0</inkml:trace>
  <inkml:trace contextRef="#ctx0" brushRef="#br0" timeOffset="921.503">0 268 14280 0 0,'2'-3'127'0'0,"-1"0"0"0"0,1-1 1 0 0,-1 0-1 0 0,0 1 0 0 0,0-1 1 0 0,0 0-1 0 0,0 1 0 0 0,-1-1 1 0 0,0 0-1 0 0,1 0 0 0 0,-1 0 1 0 0,-1-2-128 0 0,1 3-11 0 0,1 1 1 0 0,-1-1-1 0 0,1 0 1 0 0,-1 0 0 0 0,1 1-1 0 0,0-1 1 0 0,0 0 0 0 0,0 1-1 0 0,1-1 1 0 0,-1 1 0 0 0,1-1-1 0 0,-1 1 1 0 0,1 0 0 0 0,0-1-1 0 0,-1 1 1 0 0,1 0 0 0 0,1 0-1 0 0,0-1 11 0 0,6-4-105 0 0,1 0 0 0 0,0 0 0 0 0,9-4 105 0 0,-2 1-34 0 0,-6 4 76 0 0,5-5 96 0 0,1 1-1 0 0,0 0 0 0 0,1 1 1 0 0,0 2-1 0 0,6-3-137 0 0,33-7 194 0 0,1 3 0 0 0,1 2 0 0 0,0 3 0 0 0,0 2 0 0 0,1 3 0 0 0,-1 3 0 0 0,5 2-194 0 0,16 1 148 0 0,167 10 271 0 0,-35 19-375 0 0,-164-26-28 0 0,22 2 21 0 0,15 7-37 0 0,-25-2 0 0 0,0-2 0 0 0,29-1 0 0 0,435-6 160 0 0,-206-5-336 0 0,-188 3-118 0 0,-101-1 11 0 0,0 1 0 0 0,0 1-1 0 0,1 2 284 0 0,10 6-479 0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3:21.418"/>
    </inkml:context>
    <inkml:brush xml:id="br0">
      <inkml:brushProperty name="width" value="0.05" units="cm"/>
      <inkml:brushProperty name="height" value="0.05" units="cm"/>
    </inkml:brush>
  </inkml:definitions>
  <inkml:trace contextRef="#ctx0" brushRef="#br0">0 0 3680 0 0,'16'5'1576'0'0,"-14"-5"-1211"0"0,-1 0 0 0 0,0 0 0 0 0,1 0 1 0 0,-1 1-1 0 0,0-1 0 0 0,0 0 0 0 0,1 1 1 0 0,-1-1-1 0 0,0 1 0 0 0,0-1 0 0 0,0 1 1 0 0,0 0-1 0 0,0-1 0 0 0,0 1 0 0 0,0 0 1 0 0,1 1-366 0 0,-1-2 152 0 0,1 1 0 0 0,-1 0 0 0 0,0-1 0 0 0,0 1 1 0 0,0-1-1 0 0,1 0 0 0 0,-1 1 0 0 0,0-1 0 0 0,0 0 0 0 0,1 0 1 0 0,-1 0-153 0 0,9 3 650 0 0,-7-2-559 0 0,-1 0-1 0 0,1 0 1 0 0,0-1 0 0 0,-1 1 0 0 0,1-1 0 0 0,0 1 0 0 0,0-1 0 0 0,0 0 0 0 0,0 0 0 0 0,-1 0 0 0 0,1 0-91 0 0,9 0 32 0 0,-9 0-23 0 0,-1 0 1 0 0,1 1 0 0 0,-1-1-1 0 0,1 1 1 0 0,-1 0-1 0 0,1 0 1 0 0,-1 0 0 0 0,0 0-1 0 0,1 0 1 0 0,-1 1 0 0 0,0-1-1 0 0,0 1 1 0 0,2 1-10 0 0,-2-2-115 0 0,-1 1 0 0 0,1-1 0 0 0,0 1 0 0 0,0-1 1 0 0,0 0-1 0 0,1 0 0 0 0,-1 0 0 0 0,0 0 0 0 0,0 0 0 0 0,0-1 0 0 0,1 1 0 0 0,-1-1 1 0 0,2 1 114 0 0,-4-1-4712 0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3:19.126"/>
    </inkml:context>
    <inkml:brush xml:id="br0">
      <inkml:brushProperty name="width" value="0.05" units="cm"/>
      <inkml:brushProperty name="height" value="0.05" units="cm"/>
    </inkml:brush>
  </inkml:definitions>
  <inkml:trace contextRef="#ctx0" brushRef="#br0">18 811 10856 0 0,'0'6'174'0'0,"-2"28"941"0"0,0-23 63 0 0,1 1 0 0 0,1-1 1 0 0,0 5-1179 0 0,0-4 319 0 0,1 0-1254 0 0,-2-3-3284 0 0,1-1-458 0 0</inkml:trace>
  <inkml:trace contextRef="#ctx0" brushRef="#br0" timeOffset="347.569">0 1041 10136 0 0,'2'16'1078'0'0,"-2"4"704"0"0,0-19-809 0 0,-2 11 2505 0 0,5 12-2824 0 0,-1-11-1044 0 0,-2-10-8034 0 0,1 0 4100 0 0,0 3 4267 0 0,2 6 8352 0 0,-3-12-8169 0 0,0 0 1 0 0,0 1-1 0 0,0-1 1 0 0,0 1-1 0 0,0-1 1 0 0,1 1-1 0 0,-1-1 0 0 0,0 1 1 0 0,0-1-1 0 0,0 0 1 0 0,1 1-1 0 0,-1-1 1 0 0,0 1-1 0 0,1-1 0 0 0,-1 0 1 0 0,0 1-1 0 0,1-1 1 0 0,-1 0-1 0 0,0 0 1 0 0,1 1-1 0 0,-1-1 0 0 0,1 0 1 0 0,-1 0-1 0 0,1 1 1 0 0,-1-1-1 0 0,0 0 1 0 0,1 0-1 0 0,0 0-126 0 0,15 3-101 0 0,-13-3 228 0 0,31 1-532 0 0,-12-3-4888 0 0,-14 2 520 0 0</inkml:trace>
  <inkml:trace contextRef="#ctx0" brushRef="#br0" timeOffset="348.569">241 1152 5528 0 0,'0'0'249'0'0,"0"0"-1"0"0,0 0 104 0 0,0 0 1008 0 0,21 5 5991 0 0,1-14-6716 0 0,-14 4-4838 0 0,-3 1-741 0 0</inkml:trace>
  <inkml:trace contextRef="#ctx0" brushRef="#br0" timeOffset="1589.221">192 779 10368 0 0,'2'12'1101'0'0,"-3"9"1849"0"0,-4 20-2950 0 0,2-19 566 0 0,1 0-1 0 0,1 0-565 0 0,1-15-1148 0 0,0 0-4022 0 0</inkml:trace>
  <inkml:trace contextRef="#ctx0" brushRef="#br0" timeOffset="1952.646">140 1139 2760 0 0,'0'1'269'0'0,"1"0"-1"0"0,-1-1 1 0 0,1 1-1 0 0,-1 0 1 0 0,0 0 0 0 0,1-1-1 0 0,-1 1 1 0 0,0 0 0 0 0,0 0-1 0 0,1 0 1 0 0,-1-1 0 0 0,0 1-1 0 0,0 0 1 0 0,0 0 0 0 0,0 0-1 0 0,0 0 1 0 0,0 0-1 0 0,0-1 1 0 0,0 1 0 0 0,-1 0-1 0 0,1 0 1 0 0,0 0 0 0 0,0-1-1 0 0,-1 1 1 0 0,1 0 0 0 0,0 0-1 0 0,-1 0 1 0 0,1 0-269 0 0,-1-1 610 0 0,-8 55 2641 0 0,7-37-3311 0 0,-1-1 1 0 0,-1 5 59 0 0,2-5-10 0 0,2-13 2 0 0,0-1 1 0 0,0 1-1 0 0,-1 0 1 0 0,1-1-1 0 0,-1 0 1 0 0,0 1-1 0 0,0-1 1 0 0,0 1-1 0 0,-1 1 8 0 0,0 1-437 0 0,1 0 0 0 0,-1 1 1 0 0,1-1-1 0 0,1 1 0 0 0,0-1 0 0 0,0 6 437 0 0,0-11-112 0 0,0 0-293 0 0,0-1-67 0 0,0 0-10 0 0,0 0-4 0 0</inkml:trace>
  <inkml:trace contextRef="#ctx0" brushRef="#br0" timeOffset="1953.646">120 1329 4608 0 0,'0'0'353'0'0,"0"0"30"0"0,0 0 987 0 0,0 0 461 0 0,6 7 4726 0 0,1-2-6203 0 0,-3-4-338 0 0,0-1 1 0 0,0 1 0 0 0,0 0-1 0 0,0-1 1 0 0,0 0 0 0 0,0 0 0 0 0,1 0-1 0 0,-1-1 1 0 0,0 1-17 0 0,25-1-6 0 0,-22 2-13 0 0,1-1 0 0 0,0 0 1 0 0,0 0-1 0 0,0-1 1 0 0,0 0-1 0 0,0-1 0 0 0,-1 0 1 0 0,1 0-1 0 0,-1 0 1 0 0,3-2 18 0 0,12-3-22 0 0,-9 4 280 0 0,-1 1 1 0 0,1 1-1 0 0,0 0 1 0 0,0 1-1 0 0,2 0-258 0 0,-7 0 43 0 0,4 0-166 0 0,-1 1-1 0 0,1 0 1 0 0,3 1 123 0 0,6 4-5093 0 0,-15-4 237 0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3:20.014"/>
    </inkml:context>
    <inkml:brush xml:id="br0">
      <inkml:brushProperty name="width" value="0.05" units="cm"/>
      <inkml:brushProperty name="height" value="0.05" units="cm"/>
    </inkml:brush>
  </inkml:definitions>
  <inkml:trace contextRef="#ctx0" brushRef="#br0">0 1 2304 0 0,'0'0'101'0'0,"0"0"363"0"0,0 0 1439 0 0,0 0 626 0 0,0 0 126 0 0,0 0-262 0 0,0 0-1216 0 0,0 0-531 0 0,5 18 510 0 0,-2 1-978 0 0,-2 0 1 0 0,0 0 0 0 0,-1 0-1 0 0,-1 5-178 0 0,0 17 106 0 0,0-18-330 0 0,-1-1-28 0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3:17.454"/>
    </inkml:context>
    <inkml:brush xml:id="br0">
      <inkml:brushProperty name="width" value="0.05" units="cm"/>
      <inkml:brushProperty name="height" value="0.05" units="cm"/>
    </inkml:brush>
  </inkml:definitions>
  <inkml:trace contextRef="#ctx0" brushRef="#br0">19 304 11168 0 0,'0'0'513'0'0,"0"0"-10"0"0,16 7 537 0 0,-7-4 318 0 0,-7-2-1218 0 0,-1-1 0 0 0,1 1-1 0 0,-1-1 1 0 0,1 1 0 0 0,-1-1 0 0 0,1 0-1 0 0,-1 0 1 0 0,1 0 0 0 0,-1 0 0 0 0,1 0-1 0 0,-1 0 1 0 0,1 0 0 0 0,-1 0 0 0 0,1-1-1 0 0,-1 1 1 0 0,1-1-140 0 0,19-3 456 0 0,0-1-1 0 0,0 2 1 0 0,0 1-1 0 0,0 1 0 0 0,4 1-455 0 0,-8-1-11 0 0,-12 0-254 0 0,-1 1 0 0 0,1-1-1 0 0,0 1 1 0 0,-1 1 0 0 0,1-1 0 0 0,3 1 265 0 0,3 1-4288 0 0,1-3-1389 0 0</inkml:trace>
  <inkml:trace contextRef="#ctx0" brushRef="#br0" timeOffset="368.95">421 289 11168 0 0,'0'0'513'0'0,"0"0"-10"0"0,0 0-153 0 0,20 5 4881 0 0,10-1-3314 0 0,-25-3-1976 0 0,0 0 1 0 0,0-1-1 0 0,0 1 0 0 0,0-1 1 0 0,0 0-1 0 0,0 0 0 0 0,2-1 59 0 0,-2 0-104 0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3:17.054"/>
    </inkml:context>
    <inkml:brush xml:id="br0">
      <inkml:brushProperty name="width" value="0.05" units="cm"/>
      <inkml:brushProperty name="height" value="0.05" units="cm"/>
    </inkml:brush>
  </inkml:definitions>
  <inkml:trace contextRef="#ctx0" brushRef="#br0">20 0 6912 0 0,'4'25'1949'0'0,"-2"-1"1"0"0,-1 1 0 0 0,-1 0-1 0 0,-3 21-1949 0 0,0 10 945 0 0,3-37-1085 0 0,-1 0 1 0 0,-3 10 139 0 0,-7 67-4498 0 0,7-80 3164 0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3:16.689"/>
    </inkml:context>
    <inkml:brush xml:id="br0">
      <inkml:brushProperty name="width" value="0.05" units="cm"/>
      <inkml:brushProperty name="height" value="0.05" units="cm"/>
    </inkml:brush>
  </inkml:definitions>
  <inkml:trace contextRef="#ctx0" brushRef="#br0">0 1 11952 0 0,'1'0'149'0'0,"0"0"0"0"0,0 1 1 0 0,0-1-1 0 0,-1 1 0 0 0,1-1 1 0 0,0 1-1 0 0,0-1 0 0 0,0 1 0 0 0,-1-1 1 0 0,1 1-1 0 0,0 0 0 0 0,-1-1 1 0 0,1 1-1 0 0,0 0 0 0 0,-1-1 1 0 0,1 1-1 0 0,-1 0 0 0 0,1 0 1 0 0,-1 0-150 0 0,3 2 163 0 0,-1-1 1 0 0,0 1 0 0 0,0 0 0 0 0,0 0 0 0 0,0 1 0 0 0,-1-1 0 0 0,2 2-164 0 0,-2 8-78 0 0,-1-1 0 0 0,1 0 1 0 0,-2 0-1 0 0,0 0 1 0 0,0 0-1 0 0,-1 0 1 0 0,-3 10 77 0 0,0-4-3743 0 0,2 1-1267 0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3:16.320"/>
    </inkml:context>
    <inkml:brush xml:id="br0">
      <inkml:brushProperty name="width" value="0.05" units="cm"/>
      <inkml:brushProperty name="height" value="0.05" units="cm"/>
    </inkml:brush>
  </inkml:definitions>
  <inkml:trace contextRef="#ctx0" brushRef="#br0">0 0 13824 0 0,'0'0'314'0'0,"0"0"46"0"0,13 13 478 0 0,-10-12-677 0 0,1 0 1 0 0,-1 0 0 0 0,0 0 0 0 0,1 0 0 0 0,-1-1 0 0 0,1 1 0 0 0,-1-1 0 0 0,1 0 0 0 0,-1 0 0 0 0,1 0 0 0 0,-1-1 0 0 0,1 1-162 0 0,0-1 194 0 0,0 1 0 0 0,0-1 0 0 0,0 1 0 0 0,0 1 0 0 0,0-1 0 0 0,0 0 0 0 0,1 1 0 0 0,1 0-194 0 0,2 0 24 0 0,-8-1-21 0 0,1 0-1 0 0,0 0 1 0 0,0 0-1 0 0,0 0 0 0 0,-1 0 1 0 0,1 0-1 0 0,0 0 1 0 0,0 1-1 0 0,-1-1 0 0 0,1 0 1 0 0,0 0-1 0 0,0 1 1 0 0,-1-1-1 0 0,1 0 0 0 0,0 1 1 0 0,-1-1-1 0 0,1 1 1 0 0,0-1-1 0 0,-1 1 0 0 0,1-1-2 0 0,2 2 8 0 0,1 0-1 0 0,0 0 1 0 0,0 0-1 0 0,-1-1 1 0 0,1 0-1 0 0,0 1 1 0 0,0-1-1 0 0,0-1 0 0 0,0 1 1 0 0,0-1-1 0 0,0 0 1 0 0,1 1-1 0 0,0-2-7 0 0,21 3-793 0 0,-6-6-1429 0 0,0-2 1657 0 0,-12 5 691 0 0,-1 0 157 0 0,-9 3-307 0 0,2-1-5597 0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3:15.549"/>
    </inkml:context>
    <inkml:brush xml:id="br0">
      <inkml:brushProperty name="width" value="0.05" units="cm"/>
      <inkml:brushProperty name="height" value="0.05" units="cm"/>
    </inkml:brush>
  </inkml:definitions>
  <inkml:trace contextRef="#ctx0" brushRef="#br0">39 0 12120 0 0,'1'4'221'0'0,"-1"-1"0"0"0,-1 0 1 0 0,1 1-1 0 0,0-1 0 0 0,-1 1 1 0 0,0 0-222 0 0,-1 8 387 0 0,2-9-165 0 0,-1 0 0 0 0,0 0 0 0 0,1 0 0 0 0,-1 1 0 0 0,0-1 0 0 0,0 0 0 0 0,-1-1 1 0 0,0 3-223 0 0,2-1 166 0 0,-1-1 1 0 0,1 1 0 0 0,0-1 0 0 0,0 1 0 0 0,0-1 0 0 0,1 1-1 0 0,0 0-166 0 0,4 32-213 0 0,-4-34-42 0 0,-1 1 1 0 0,0-1-1 0 0,1 1 0 0 0,-1-1 0 0 0,0 1 1 0 0,-1-1-1 0 0,1 1 0 0 0,0-1 0 0 0,-1 0 1 0 0,1 1-1 0 0,-1-1 0 0 0,0 1 0 0 0,0-1 255 0 0,-4 19-2357 0 0,1-2 1646 0 0,4-17 806 0 0,0-1-1 0 0,0 1 1 0 0,0 0-1 0 0,0-1 1 0 0,-1 1-1 0 0,1 0 1 0 0,0-1 0 0 0,-1 1-1 0 0,0-1 1 0 0,0 1-95 0 0,1-1 107 0 0,0 0 0 0 0,0 0 1 0 0,0-1-1 0 0,-1 1 0 0 0,1 0 1 0 0,0-1-1 0 0,0 1 0 0 0,0 0 1 0 0,0-1-1 0 0,0 1 0 0 0,1 0 1 0 0,-1 0-1 0 0,0-1 0 0 0,0 1 1 0 0,0 0-1 0 0,1-1 0 0 0,-1 1-107 0 0,1 10 956 0 0,-2-5-490 0 0,-1-1-100 0 0,1 1 1 0 0,-1-1-1 0 0,1 1 0 0 0,1-1 1 0 0,-1 1-1 0 0,1-1 0 0 0,0 1 1 0 0,1 3-367 0 0,-1-5 177 0 0,1 0 0 0 0,-1 0 0 0 0,0 0 1 0 0,0 0-1 0 0,0 0 0 0 0,-1 0 0 0 0,0 0 0 0 0,1 0 1 0 0,-1 0-1 0 0,-1 0 0 0 0,1 1-177 0 0,-3-1 125 0 0,3-3-223 0 0,1-1-856 0 0,0 0-3505 0 0,0 0-1509 0 0</inkml:trace>
  <inkml:trace contextRef="#ctx0" brushRef="#br0" timeOffset="385.175">23 318 9216 0 0,'0'0'706'0'0,"0"0"-260"0"0,0 0 630 0 0,0 0 326 0 0,0 0 64 0 0,0 0-96 0 0,14 5 1035 0 0,25-3-761 0 0,-7 4-1460 0 0,22 1-184 0 0,-20-4-2857 0 0,-20-3-3369 0 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3:15.187"/>
    </inkml:context>
    <inkml:brush xml:id="br0">
      <inkml:brushProperty name="width" value="0.05" units="cm"/>
      <inkml:brushProperty name="height" value="0.05" units="cm"/>
    </inkml:brush>
  </inkml:definitions>
  <inkml:trace contextRef="#ctx0" brushRef="#br0">107 1 3224 0 0,'-8'28'2221'0'0,"3"-11"3642"0"0,2 6-327 0 0,5 0-3278 0 0,-1 2-1287 0 0,0-15-914 0 0,-1-8-182 0 0,0 0 0 0 0,0 1 0 0 0,0-1 0 0 0,0 0-1 0 0,0 1 1 0 0,-1-1 0 0 0,1 0 0 0 0,-1 1 125 0 0,0 6-1258 0 0</inkml:trace>
  <inkml:trace contextRef="#ctx0" brushRef="#br0" timeOffset="1">64 395 12240 0 0,'-4'13'922'0'0,"-2"24"-375"0"0,5-31 108 0 0,1-3-222 0 0,-1 1 0 0 0,0-1 0 0 0,1 1 0 0 0,-1-1 0 0 0,-1 0 0 0 0,1 0 0 0 0,0 1-1 0 0,-1-1-432 0 0,1 1 174 0 0,0-1-1 0 0,0 1 1 0 0,1 0-1 0 0,0 0 1 0 0,-1 0-1 0 0,1 0 1 0 0,1 0-1 0 0,-1 3-173 0 0,1 3-304 0 0,-1 5-400 0 0,1-9 63 0 0,-1-1 0 0 0,0 1 0 0 0,-1 0 0 0 0,1-1 0 0 0,-1 2 641 0 0,-1 1-5458 0 0</inkml:trace>
  <inkml:trace contextRef="#ctx0" brushRef="#br0" timeOffset="2">6 818 12928 0 0,'0'0'576'0'0,"0"0"112"0"0,-3 3-552 0 0,3-3-136 0 0,0 0 0 0 0,0 0 0 0 0,0 0 640 0 0,0 6 96 0 0,0 1 15 0 0,0-1 9 0 0,0-1-200 0 0,3 2-40 0 0,-3 0-8 0 0,-3 2 0 0 0,3-2-816 0 0,-3 0-168 0 0,6-1-32 0 0,-6 1-8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4:59.024"/>
    </inkml:context>
    <inkml:brush xml:id="br0">
      <inkml:brushProperty name="width" value="0.05" units="cm"/>
      <inkml:brushProperty name="height" value="0.05" units="cm"/>
    </inkml:brush>
  </inkml:definitions>
  <inkml:trace contextRef="#ctx0" brushRef="#br0">0 3 2528 0 0,'0'0'112'0'0,"0"0"24"0"0,0 0-136 0 0,0 0 0 0 0,2 0 0 0 0,-2-2 0 0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3:14.832"/>
    </inkml:context>
    <inkml:brush xml:id="br0">
      <inkml:brushProperty name="width" value="0.05" units="cm"/>
      <inkml:brushProperty name="height" value="0.05" units="cm"/>
    </inkml:brush>
  </inkml:definitions>
  <inkml:trace contextRef="#ctx0" brushRef="#br0">4 3 5064 0 0,'0'0'389'0'0,"-3"-3"541"0"0,2 3 3460 0 0,1 1 4607 0 0,2 0-8957 0 0,-1 1 0 0 0,1 1-1 0 0,-1-1 1 0 0,0 0 0 0 0,0 0 0 0 0,0 0-1 0 0,0 1 1 0 0,0-1 0 0 0,0 0 0 0 0,-1 1-1 0 0,1-1 1 0 0,-1 1 0 0 0,0-1 0 0 0,0 2-40 0 0,0 41-325 0 0,-1-23-987 0 0,1-7-5386 0 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3:12.745"/>
    </inkml:context>
    <inkml:brush xml:id="br0">
      <inkml:brushProperty name="width" value="0.05" units="cm"/>
      <inkml:brushProperty name="height" value="0.05" units="cm"/>
    </inkml:brush>
  </inkml:definitions>
  <inkml:trace contextRef="#ctx0" brushRef="#br0">184 1 11400 0 0,'0'15'1218'0'0,"2"7"2065"0"0,-2 1-1 0 0,-1 10-3282 0 0,0 6 1028 0 0,1-13-2704 0 0,0-17-4979 0 0</inkml:trace>
  <inkml:trace contextRef="#ctx0" brushRef="#br0" timeOffset="1">151 404 5528 0 0,'-1'12'2604'0'0,"0"1"1"0"0,-1 0 0 0 0,-2 7-2605 0 0,-2 17 4492 0 0,4-12-4504 0 0,2 20-2193 0 0,0-38 972 0 0</inkml:trace>
  <inkml:trace contextRef="#ctx0" brushRef="#br0" timeOffset="369.305">99 752 5064 0 0,'0'3'202'0'0,"0"0"1"0"0,0 0-1 0 0,-1 0 1 0 0,1 0-1 0 0,-1 0 0 0 0,0 0 1 0 0,1 0-1 0 0,-1 0 1 0 0,-1 0-1 0 0,1 0 0 0 0,-1 1-202 0 0,1 0 769 0 0,1-1 0 0 0,-1 1 0 0 0,1 0 0 0 0,0-1 0 0 0,0 1 0 0 0,0 0 0 0 0,0 0 0 0 0,1-1 0 0 0,-1 1 0 0 0,2 2-769 0 0,-1 2 244 0 0,0 0-375 0 0,0-1 0 0 0,-1 1 0 0 0,0 0 0 0 0,0-1 0 0 0,-2 8 131 0 0,2-4-953 0 0</inkml:trace>
  <inkml:trace contextRef="#ctx0" brushRef="#br0" timeOffset="370.305">26 1150 6736 0 0,'3'59'2090'0'0,"-2"-38"450"0"0,0 0-1 0 0,-1 0 1 0 0,-2 17-2540 0 0,1-29 120 0 0,-1-2 48 0 0,1 1 1 0 0,0 0-1 0 0,1-1 1 0 0,0 1-1 0 0,0 0 0 0 0,1 2-168 0 0,0-4 0 0 0,-1 1 0 0 0,0-1 0 0 0,0 0 0 0 0,-2 5 0 0 0,1 11 0 0 0,1-21-246 0 0,0 0 0 0 0,0 0 0 0 0,0 0 0 0 0,-1 0 0 0 0,1 0-1 0 0,0 0 1 0 0,0-1 0 0 0,-1 1 0 0 0,1 0 0 0 0,-1 0 0 0 0,1 0-1 0 0,-1 0 1 0 0,1-1 0 0 0,-1 1 0 0 0,1 0 0 0 0,-1 0 0 0 0,1-1-1 0 0,-1 1 1 0 0,0 0 0 0 0,0-1 0 0 0,1 1 0 0 0,-1-1 246 0 0,1 0-5232 0 0</inkml:trace>
  <inkml:trace contextRef="#ctx0" brushRef="#br0" timeOffset="721.69">0 1452 7832 0 0,'0'0'602'0'0,"0"0"-122"0"0,0 0 960 0 0,0 0 463 0 0,0 0 90 0 0,16 12 2410 0 0,-13-10-4233 0 0,0 0 0 0 0,1-1 0 0 0,-1 1 0 0 0,1-1 0 0 0,-1 0 0 0 0,1 0 1 0 0,-1 0-1 0 0,1 0 0 0 0,0-1 0 0 0,-1 1 0 0 0,1-1 0 0 0,0 0 0 0 0,0 0 0 0 0,-1 0 0 0 0,1-1 0 0 0,3 0-170 0 0,8-2-1112 0 0,0-1-1 0 0,-1-1 0 0 0,9-3 1113 0 0,-6 1-3455 0 0,-5 3-2822 0 0</inkml:trace>
  <inkml:trace contextRef="#ctx0" brushRef="#br0" timeOffset="1103.033">369 1446 5984 0 0,'0'0'464'0'0,"18"4"6236"0"0,0-2-3999 0 0,-14-1-2234 0 0,-1-1 0 0 0,1 1 0 0 0,-1-1 0 0 0,1 0 0 0 0,-1 0 0 0 0,1 0 0 0 0,0-1 0 0 0,-1 1 0 0 0,1-1 0 0 0,1-1-467 0 0,1 2-844 0 0,0-1-1 0 0,0 0 0 0 0,1 1 0 0 0,-1 0 0 0 0,0 1 0 0 0,0 0 0 0 0,1 0 0 0 0,-1 0 1 0 0,0 0-1 0 0,0 1 0 0 0,0 0 0 0 0,2 1 845 0 0,1-1-2392 0 0,-3-2-653 0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3:12.396"/>
    </inkml:context>
    <inkml:brush xml:id="br0">
      <inkml:brushProperty name="width" value="0.05" units="cm"/>
      <inkml:brushProperty name="height" value="0.05" units="cm"/>
    </inkml:brush>
  </inkml:definitions>
  <inkml:trace contextRef="#ctx0" brushRef="#br0">0 0 1840 0 0,'0'0'443'0'0,"0"0"1185"0"0,0 0 513 0 0,0 0 105 0 0,5 13 2061 0 0,-5-10-1112 0 0,13 20 777 0 0,-11-20-3918 0 0,1 0 0 0 0,-2 0 0 0 0,1 0 0 0 0,0 1 0 0 0,0-1 0 0 0,-1 1 0 0 0,0 0 0 0 0,0-1 0 0 0,0 1 1 0 0,0 0-1 0 0,-1-1 0 0 0,1 5-54 0 0,-2 12-362 0 0,-1 0 1 0 0,-2 1-1 0 0,-2 7 362 0 0,6-23-355 0 0,-5 13-1195 0 0</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3:10.391"/>
    </inkml:context>
    <inkml:brush xml:id="br0">
      <inkml:brushProperty name="width" value="0.05" units="cm"/>
      <inkml:brushProperty name="height" value="0.05" units="cm"/>
    </inkml:brush>
  </inkml:definitions>
  <inkml:trace contextRef="#ctx0" brushRef="#br0">0 895 5064 0 0,'0'0'232'0'0,"0"0"388"0"0,0 0 1504 0 0,0 0 657 0 0,0 0 130 0 0,0 0-190 0 0,0 0-915 0 0,0 0-403 0 0,0 0-82 0 0,0 0-85 0 0,0 0-318 0 0,0 0-140 0 0,0 0-30 0 0,0 0-53 0 0,0 0-207 0 0,0 0-88 0 0,0 0-16 0 0,0 0-49 0 0,0 0-182 0 0,10 1-74 0 0,-2-6-569 0 0,9-6-6588 0 0,-16 10 5016 0 0</inkml:trace>
  <inkml:trace contextRef="#ctx0" brushRef="#br0" timeOffset="369.654">80 883 4144 0 0,'-2'2'288'0'0,"7"0"153"0"0,-5-2 1062 0 0,0 0 523 0 0,0 0 101 0 0,21 5 2222 0 0,-2-6-3499 0 0,3-1-1046 0 0,-6 3-3035 0 0,-6 1 1938 0 0</inkml:trace>
  <inkml:trace contextRef="#ctx0" brushRef="#br0" timeOffset="370.654">340 890 9216 0 0,'0'0'706'0'0,"8"17"5426"0"0,-6-16-5923 0 0,-1-1 0 0 0,1 1 0 0 0,-1 0 0 0 0,1 0 0 0 0,0-1 0 0 0,-1 1 0 0 0,1 0 0 0 0,0-1 0 0 0,0 0 0 0 0,-1 1 0 0 0,1-1 0 0 0,0 0 0 0 0,0 0 0 0 0,-1 0 0 0 0,1 0 0 0 0,0 0-209 0 0,28-7-2768 0 0,-28 6 1746 0 0</inkml:trace>
  <inkml:trace contextRef="#ctx0" brushRef="#br0" timeOffset="1203.101">169 0 9504 0 0,'0'0'208'0'0,"0"8"48"0"0,0 0 0 0 0,0 0 8 0 0,0 0-264 0 0,0-1 0 0 0,0 4 0 0 0,-3-1 0 0 0,0-1 512 0 0,3 2 40 0 0,-3-2 16 0 0,1 2 0 0 0,2 1-320 0 0,0-1-64 0 0,-3 0-16 0 0,1 0 0 0 0,2-1-984 0 0,0 1-200 0 0</inkml:trace>
  <inkml:trace contextRef="#ctx0" brushRef="#br0" timeOffset="1204.101">115 356 1840 0 0,'0'2'12'0'0,"1"0"0"0"0,-1 0 0 0 0,0-1 0 0 0,0 1 0 0 0,0 0 0 0 0,0 0-1 0 0,0-1 1 0 0,-1 1 0 0 0,1 0 0 0 0,-1 0 0 0 0,1-1 0 0 0,-1 2-12 0 0,-10 22 4327 0 0,1 1 2784 0 0,8-20-6697 0 0,0-1 17 0 0,1 1-1 0 0,0 0 1 0 0,0-1 0 0 0,0 1 0 0 0,0 0-1 0 0,1 0 1 0 0,0 0 0 0 0,1 3-431 0 0,5 27-134 0 0,-10-18-6587 0 0,2-13 2215 0 0</inkml:trace>
  <inkml:trace contextRef="#ctx0" brushRef="#br0" timeOffset="1551.014">62 655 10480 0 0,'0'6'276'0'0,"-1"0"0"0"0,0 1 0 0 0,-1-1 1 0 0,1 0-1 0 0,-1 1-276 0 0,-1 0 852 0 0,2 0 0 0 0,-1-1 0 0 0,1 1 0 0 0,0 0 0 0 0,0 1-852 0 0,1 0 1027 0 0,-1-1 1 0 0,0 1-1 0 0,-1 0 0 0 0,0-1 1 0 0,-2 6-1028 0 0,2-6 293 0 0,0 0 0 0 0,0 0 0 0 0,1 1 0 0 0,0-1 0 0 0,0 6-293 0 0,-1-6 473 0 0,-1-1-1395 0 0,3 2-4663 0 0,0-8-1576 0 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3:11.240"/>
    </inkml:context>
    <inkml:brush xml:id="br0">
      <inkml:brushProperty name="width" value="0.05" units="cm"/>
      <inkml:brushProperty name="height" value="0.05" units="cm"/>
    </inkml:brush>
  </inkml:definitions>
  <inkml:trace contextRef="#ctx0" brushRef="#br0">3 0 11664 0 0,'0'0'264'0'0,"0"0"34"0"0,0 0 21 0 0,0 0-36 0 0,0 0-17 0 0,0 0 622 0 0,0 0 288 0 0,0 0 59 0 0,0 0-62 0 0,0 0-305 0 0,0 0-131 0 0,0 0-29 0 0,0 0-52 0 0,0 0-202 0 0,3 19 634 0 0,-7 45-4955 0 0,2-47-2831 0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09.440"/>
    </inkml:context>
    <inkml:brush xml:id="br0">
      <inkml:brushProperty name="width" value="0.05" units="cm"/>
      <inkml:brushProperty name="height" value="0.05" units="cm"/>
    </inkml:brush>
  </inkml:definitions>
  <inkml:trace contextRef="#ctx0" brushRef="#br0">1 13 1376 0 0,'12'0'136'0'0,"23"-1"9517"0"0,18-4-9653 0 0,9-1 4725 0 0,-45 5-4011 0 0,0 1 0 0 0,11 2-714 0 0,66 8 1043 0 0,-15 0-769 0 0,0-4 0 0 0,28-3-274 0 0,209-5 1085 0 0,-244 2-728 0 0,118 8 1056 0 0,72 16-1413 0 0,52 3-54 0 0,-240-23 226 0 0,374 10 353 0 0,125-3 171 0 0,-160 21-696 0 0,-128-8 0 0 0,-115-8 0 0 0,47 3 0 0 0,113 9 0 0 0,-140-9 0 0 0,108 11 0 0 0,-163-15 0 0 0,856 51 0 0 0,-437-48 72 0 0,-304-6-72 0 0,308 2 64 0 0,-471-12-65 0 0,186 0-6 0 0,-169-4-21 0 0,7-1 147 0 0,27-6-119 0 0,53-2 41 0 0,-26 2-234 0 0,-52 3 363 0 0,84 8-170 0 0,-45 1-79 0 0,-119-3 155 0 0,-1-1 0 0 0,18-4-76 0 0,-6 0-121 0 0,22 1 121 0 0,-18 2 761 0 0,5-3-761 0 0,10-1 15 0 0,0 4 1 0 0,0 2 0 0 0,42 7-16 0 0,-19-2-5 0 0,181 6 5 0 0,-237-10 35 0 0,14-2-35 0 0,2 0-211 0 0,-20-2-4495 0 0,-14 3-2427 0 0</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10.264"/>
    </inkml:context>
    <inkml:brush xml:id="br0">
      <inkml:brushProperty name="width" value="0.05" units="cm"/>
      <inkml:brushProperty name="height" value="0.05" units="cm"/>
    </inkml:brush>
  </inkml:definitions>
  <inkml:trace contextRef="#ctx0" brushRef="#br0">2912 1 6648 0 0,'0'0'149'0'0,"0"0"23"0"0,0 0 12 0 0,1 0-25 0 0,4 0-101 0 0,-4 0 76 0 0,-1 0 26 0 0,0 0 0 0 0,0 0 68 0 0,0 0 284 0 0,0 0 120 0 0,0 0 28 0 0,0 0 5 0 0,0 0 7 0 0,0 0 7 0 0,0 0 1 0 0,0 0-44 0 0,0 0-184 0 0,-3 14 848 0 0,2-11-1181 0 0,-1 1 0 0 0,0-1 0 0 0,1 1 1 0 0,-1-1-1 0 0,0 0 0 0 0,0 0 0 0 0,-1 0 1 0 0,-1 2-120 0 0,-24 24 657 0 0,24-24-553 0 0,-30 29 531 0 0,-61 59 954 0 0,-33 32-295 0 0,-123 118-258 0 0,189-181-936 0 0,-156 133 424 0 0,86-81-366 0 0,42-35-42 0 0,-33 29 8 0 0,-35 34 524 0 0,-23 21 174 0 0,-69 67-446 0 0,26-25-395 0 0,-113 106-64 0 0,214-196 243 0 0,-61 39-160 0 0,142-122-1 0 0,-32 25 246 0 0,-18 7-245 0 0,76-54-116 0 0,6-5-291 0 0,1 1-1 0 0,0 0 0 0 0,0 1 1 0 0,-5 5 407 0 0,14-12-8097 0 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11.366"/>
    </inkml:context>
    <inkml:brush xml:id="br0">
      <inkml:brushProperty name="width" value="0.05" units="cm"/>
      <inkml:brushProperty name="height" value="0.05" units="cm"/>
    </inkml:brush>
  </inkml:definitions>
  <inkml:trace contextRef="#ctx0" brushRef="#br0">0 0 3224 0 0,'2'0'143'0'0,"21"2"1224"0"0,-1 0 1 0 0,21 5-1368 0 0,-17-3 3104 0 0,1 0-1 0 0,2-2-3103 0 0,59 2 480 0 0,243 3 4410 0 0,0-22-1501 0 0,-66 2-1911 0 0,27 12-1478 0 0,196 25 53 0 0,93-8 470 0 0,-542-16-496 0 0,283-2 514 0 0,-1 18-136 0 0,-149 1-405 0 0,227 16 0 0 0,3-19 480 0 0,-278-12-385 0 0,276 5-16 0 0,0 18-146 0 0,-277-14 78 0 0,56 5 31 0 0,-41-5-92 0 0,21-6 50 0 0,-31-1-14 0 0,46 5 80 0 0,115 3 100 0 0,13 10-149 0 0,-55-1-18 0 0,163-21 100 0 0,283-19 984 0 0,-650 19-1048 0 0,129 3-28 0 0,19 1-77 0 0,-32-2 34 0 0,-77 1 276 0 0,56 2 133 0 0,137 23-373 0 0,-165-10 282 0 0,1-6 0 0 0,17-4-282 0 0,107-3 598 0 0,-136-5-3264 0 0,-85 0-6384 0 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12.515"/>
    </inkml:context>
    <inkml:brush xml:id="br0">
      <inkml:brushProperty name="width" value="0.05" units="cm"/>
      <inkml:brushProperty name="height" value="0.05" units="cm"/>
    </inkml:brush>
  </inkml:definitions>
  <inkml:trace contextRef="#ctx0" brushRef="#br0">2856 1 11520 0 0,'0'0'886'0'0,"6"9"699"0"0,-5-5 1991 0 0,0-1-3332 0 0,-1 0 0 0 0,0 0-1 0 0,0 1 1 0 0,-1-1-1 0 0,1 0 1 0 0,-1 0 0 0 0,1 0-1 0 0,-1 0 1 0 0,0 0-1 0 0,0 0 1 0 0,0 0 0 0 0,-1-1-1 0 0,1 1 1 0 0,-1 0-1 0 0,1-1 1 0 0,-1 1 0 0 0,0-1-1 0 0,0 1 1 0 0,0-1-1 0 0,-1 1-243 0 0,-26 27 139 0 0,-13 4 38 0 0,-36 37-177 0 0,20-18 28 0 0,-64 62 113 0 0,58-54 97 0 0,-71 68 695 0 0,17-27-778 0 0,-39 34 82 0 0,42-37-237 0 0,12-10 0 0 0,29-16 0 0 0,-12 19 0 0 0,-63 64 0 0 0,100-110 5 0 0,-74 69 54 0 0,5 6-59 0 0,14-15 0 0 0,32-34 0 0 0,9-2-2 0 0,18-21 15 0 0,-10 6-13 0 0,20-19 54 0 0,-7 10-54 0 0,-3 4-1 0 0,-77 74 1 0 0,63-66 0 0 0,-7 14 0 0 0,-64 74 0 0 0,20-21 0 0 0,17-35 29 0 0,-12 12 6 0 0,51-38-35 0 0,47-53 242 0 0,-5 4-1588 0 0,11-14-4383 0 0,1-1-1941 0 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14.105"/>
    </inkml:context>
    <inkml:brush xml:id="br0">
      <inkml:brushProperty name="width" value="0.05" units="cm"/>
      <inkml:brushProperty name="height" value="0.05" units="cm"/>
    </inkml:brush>
  </inkml:definitions>
  <inkml:trace contextRef="#ctx0" brushRef="#br0">0 19 1840 0 0,'0'0'160'0'0,"0"0"-160"0"0,0 0 0 0 0,0 0 0 0 0,3-7 792 0 0,-1 2 120 0 0,-2-1 24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4:59.392"/>
    </inkml:context>
    <inkml:brush xml:id="br0">
      <inkml:brushProperty name="width" value="0.05" units="cm"/>
      <inkml:brushProperty name="height" value="0.05" units="cm"/>
    </inkml:brush>
  </inkml:definitions>
  <inkml:trace contextRef="#ctx0" brushRef="#br0">1 0 1376 0 0,'0'0'65'0'0,"0"0"231"0"0,0 0 948 0 0,0 0 415 0 0,0 0 79 0 0,0 0-178 0 0,0 0-824 0 0,0 0-356 0 0,0 0-76 0 0,0 0-76 0 0,0 0-250 0 0,0 0-80 0 0,0 0-8 0 0,0 0-32 0 0,0 0-122 0 0,0 0-50 0 0,0 0-8 0 0,0 0 62 0 0,0 0 268 0 0,0 0 78 0 0,0 15 3191 0 0,0 3-2266 0 0,0-17-771 0 0,0-1 0 0 0,0 0 0 0 0,0 0 0 0 0,0 0-58 0 0,0 0-227 0 0,0 0-52 0 0,0 0 46 0 0,0 0 191 0 0,0 0 85 0 0,0 0 21 0 0,0 0-56 0 0,0 0-240 0 0,0 0-109 0 0,0 0-22 0 0,0 0-63 0 0,0 0-254 0 0,0 0-115 0 0,0 0-24 0 0,0 0-23 0 0,0 0-84 0 0,0 0-38 0 0,0 0-8 0 0,0 0 31 0 0,0 0 140 0 0,0 0 62 0 0,0 0 12 0 0,0 0 63 0 0,0 0 264 0 0,0 0 114 0 0,0 0-205 0 0,0-1-975 0 0,5-1-415 0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15.107"/>
    </inkml:context>
    <inkml:brush xml:id="br0">
      <inkml:brushProperty name="width" value="0.05" units="cm"/>
      <inkml:brushProperty name="height" value="0.05" units="cm"/>
    </inkml:brush>
  </inkml:definitions>
  <inkml:trace contextRef="#ctx0" brushRef="#br0">769 0 2304 0 0,'0'0'101'0'0,"0"0"265"0"0,0 0 1024 0 0,0 0 450 0 0,0 0 89 0 0,0 0-174 0 0,0 0-815 0 0,0 0-356 0 0,0 0-68 0 0,0 0-19 0 0,0 0-7 0 0,-4 16 1363 0 0,3-12-1646 0 0,-1 0 0 0 0,1 0 0 0 0,-1-1 0 0 0,0 1 0 0 0,0 0 1 0 0,0-1-1 0 0,0 0 0 0 0,-2 3-207 0 0,-9 16 707 0 0,-105 220 739 0 0,69-159-971 0 0,28-50 13 0 0,2 0-1 0 0,-12 31-487 0 0,11-20 254 0 0,-5 5-254 0 0,-18 39 176 0 0,-60 134-554 0 0,50-127 378 0 0,34-66-223 0 0,9-13 533 0 0,1-1 0 0 0,-4 9-310 0 0,-12 20-493 0 0,17-32 805 0 0,0 1 1 0 0,-4 12-313 0 0,-4 6 83 0 0,10-20-76 0 0,1 0 0 0 0,-4 11-7 0 0,-9 28 11 0 0,8-23 41 0 0,8-22-242 0 0,-1 1 1 0 0,1-1-1 0 0,1 1 0 0 0,-2 4 190 0 0,2-4-22 0 0,-1 0 0 0 0,0-1 0 0 0,0 1 0 0 0,-1-1 0 0 0,1 0 0 0 0,-1 0 0 0 0,-2 2 22 0 0,-10 23 845 0 0,-23 67-796 0 0,38-96-118 0 0,0-1-50 0 0,0 0-9 0 0</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16.256"/>
    </inkml:context>
    <inkml:brush xml:id="br0">
      <inkml:brushProperty name="width" value="0.05" units="cm"/>
      <inkml:brushProperty name="height" value="0.05" units="cm"/>
    </inkml:brush>
  </inkml:definitions>
  <inkml:trace contextRef="#ctx0" brushRef="#br0">0 12 1840 0 0,'0'0'469'0'0,"0"0"1301"0"0,0 0 571 0 0,0 0 112 0 0,0 0-224 0 0,0 0-1013 0 0,14-11 3467 0 0,-13 11-4620 0 0,-1 0 1 0 0,1 0-1 0 0,0 1 0 0 0,-1-1 1 0 0,1 0-1 0 0,-1 1 1 0 0,1-1-1 0 0,-1 0 0 0 0,1 1 1 0 0,-1-1-1 0 0,1 1 1 0 0,-1-1-1 0 0,0 1 0 0 0,1-1 1 0 0,-1 1-1 0 0,0-1 1 0 0,1 1-1 0 0,-1-1 0 0 0,0 1 1 0 0,1 0-1 0 0,-1-1 0 0 0,0 1-62 0 0,7 18 123 0 0,-5-12 69 0 0,10 24 530 0 0,-2 1 0 0 0,0 3-723 0 0,1 1 1037 0 0,9 19-1037 0 0,2 6 291 0 0,-8-19-96 0 0,2 1 415 0 0,-3 2-1 0 0,-1 0 1 0 0,5 44-610 0 0,3 44 345 0 0,-12-87-544 0 0,-3-12 380 0 0,9 50-28 0 0,0 43-153 0 0,-11-100 245 0 0,4 16-245 0 0,-3-21 181 0 0,-1 1 0 0 0,0 20-181 0 0,4 24 561 0 0,-6-52-471 0 0,1-1-1 0 0,0 1 1 0 0,1-1 0 0 0,0 0-1 0 0,2 1-89 0 0,0 3 21 0 0,0 1 1 0 0,0 0-1 0 0,-1 5-21 0 0,-4-20 0 0 0,11 84 430 0 0,-6-47-746 0 0,-5-6 881 0 0,0-35-1574 0 0,-2-4-381 0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21.109"/>
    </inkml:context>
    <inkml:brush xml:id="br0">
      <inkml:brushProperty name="width" value="0.05" units="cm"/>
      <inkml:brushProperty name="height" value="0.05" units="cm"/>
    </inkml:brush>
  </inkml:definitions>
  <inkml:trace contextRef="#ctx0" brushRef="#br0">0 0 13648 0 0,'0'0'628'0'0,"0"0"-18"0"0,11 6 122 0 0,-7-1 41 0 0,1-1 0 0 0,-1 1 0 0 0,1-1 0 0 0,0 1 0 0 0,0-1 0 0 0,1-1 0 0 0,-1 1 0 0 0,1-1 0 0 0,0 0 0 0 0,0 0 0 0 0,3 1-773 0 0,80 27 3189 0 0,-62-22-2792 0 0,0 0-1 0 0,9 0-396 0 0,-24-7 117 0 0,0 0 1 0 0,0 0-1 0 0,0-1 0 0 0,1-1 0 0 0,-1 0 0 0 0,8-2-117 0 0,7 0 379 0 0,0 1 1 0 0,3 2-380 0 0,-4-1 258 0 0,0 1-22 0 0,-17-1-220 0 0,0 1-1 0 0,0-1 0 0 0,0-1 0 0 0,0 0 1 0 0,0 0-1 0 0,0-1-15 0 0,1 0 26 0 0,-1 1 1 0 0,0 0-1 0 0,1 0 0 0 0,4 1-25 0 0,19-1 40 0 0,-11 0 16 0 0,14-3-50 0 0,1-1 51 0 0,-27 5-57 0 0,0-2 1 0 0,0 1-1 0 0,1-1 1 0 0,0-1-2 0 0,2-1 26 0 0,0 2 1 0 0,10-1-27 0 0,-11 1 20 0 0,0 1 0 0 0,1-2 0 0 0,0 0-20 0 0,56-20-729 0 0,-34 14 1550 0 0,-34 9-1572 0 0,-1 1-271 0 0,0 2-53 0 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21.974"/>
    </inkml:context>
    <inkml:brush xml:id="br0">
      <inkml:brushProperty name="width" value="0.05" units="cm"/>
      <inkml:brushProperty name="height" value="0.05" units="cm"/>
    </inkml:brush>
  </inkml:definitions>
  <inkml:trace contextRef="#ctx0" brushRef="#br0">10 76 6912 0 0,'-6'0'744'0'0,"5"0"-486"0"0,0 0 1085 0 0,1 0 465 0 0,0 0 89 0 0,0 0-1831 0 0,0 0 0 0 0,0 0-1 0 0,0 0 1 0 0,0 0 0 0 0,0 0-1 0 0,0 0 1 0 0,0 0 0 0 0,0 0 0 0 0,0 0-1 0 0,0 0 1 0 0,0 0 0 0 0,0 0-1 0 0,-1 0 1 0 0,1 0 0 0 0,0 0-1 0 0,0 0 1 0 0,0 0 0 0 0,0 0-1 0 0,0 0 1 0 0,0 0 0 0 0,0 0 0 0 0,0 0-1 0 0,0 0 1 0 0,0 0 0 0 0,0 0-1 0 0,0 0 1 0 0,0 0 0 0 0,0 0-1 0 0,0 0 1 0 0,0 0 0 0 0,0 0 0 0 0,0-1-1 0 0,0 1 1 0 0,0 0 0 0 0,0 0-1 0 0,0 0 1 0 0,0 0 0 0 0,0 0-1 0 0,-1 0 1 0 0,1 0 0 0 0,0 0-1 0 0,0 0 1 0 0,0 0 0 0 0,0 0 0 0 0,0 0-1 0 0,0 0 1 0 0,0 0 0 0 0,0 0-1 0 0,0 0 1 0 0,0 0 0 0 0,0 0-1 0 0,0-1 1 0 0,1 1 0 0 0,-1 0 0 0 0,0 0-1 0 0,0 0 1 0 0,0 0 0 0 0,0 0-1 0 0,0 0 1 0 0,0 0 0 0 0,0 0-1 0 0,0 0 1 0 0,0 0 0 0 0,0 0-66 0 0,4-4 1061 0 0,6-4-482 0 0,93-47-1256 0 0,-92 49-5789 0 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22.329"/>
    </inkml:context>
    <inkml:brush xml:id="br0">
      <inkml:brushProperty name="width" value="0.05" units="cm"/>
      <inkml:brushProperty name="height" value="0.05" units="cm"/>
    </inkml:brush>
  </inkml:definitions>
  <inkml:trace contextRef="#ctx0" brushRef="#br0">1 12 5984 0 0,'0'0'464'0'0,"6"0"989"0"0,-2 1-367 0 0,0-1-1 0 0,1 1 1 0 0,-1-1 0 0 0,1 0 0 0 0,-1-1-1 0 0,1 1 1 0 0,2-1-1086 0 0,-2 0 461 0 0,0 0 1 0 0,0 1 0 0 0,0-1-1 0 0,0 2 1 0 0,0-1-1 0 0,2 0-461 0 0,8 4 179 0 0,-12-3-293 0 0,0 0-1 0 0,1 0 1 0 0,-1 0 0 0 0,0-1 0 0 0,0 0-1 0 0,1 1 1 0 0,-1-1 0 0 0,0 0 0 0 0,4-1 114 0 0,-2 0-1221 0 0</inkml:trace>
  <inkml:trace contextRef="#ctx0" brushRef="#br0" timeOffset="1">301 1 5984 0 0,'0'0'464'0'0,"1"1"-306"0"0,0 0 141 0 0,0 1-1 0 0,1-1 0 0 0,-1 1 0 0 0,0-1 1 0 0,1 0-1 0 0,-1 1 0 0 0,1-1 0 0 0,0 0 1 0 0,-1 0-1 0 0,1 0 0 0 0,0 0 0 0 0,0 0 1 0 0,-1-1-1 0 0,1 1 0 0 0,0 0 0 0 0,0-1 1 0 0,0 0-1 0 0,0 1 0 0 0,0-1 0 0 0,0 0 1 0 0,0 0-1 0 0,0 0-298 0 0,6 1 1037 0 0,-4-1-597 0 0,1 0 0 0 0,-1 0 0 0 0,1-1 1 0 0,-1 1-1 0 0,0-1 0 0 0,1 0 0 0 0,1-1-440 0 0,-3 1 137 0 0,0 1-1 0 0,0-1 1 0 0,0 0-1 0 0,0 1 1 0 0,0-1-1 0 0,1 1 1 0 0,-1 0-1 0 0,0 0 0 0 0,0 0 1 0 0,1 1-1 0 0,-1-1 1 0 0,0 1-1 0 0,0-1 1 0 0,1 1-137 0 0,23 6 74 0 0,-12-2-487 0 0,9 3-3747 0 0,-11-3-1149 0 0,-8-5 1224 0 0</inkml:trace>
  <inkml:trace contextRef="#ctx0" brushRef="#br0" timeOffset="2">597 100 5984 0 0,'0'0'464'0'0,"20"14"6096"0"0,57 39-1610 0 0,-76-51-4780 0 0,1-1 1 0 0,-1 0-1 0 0,1 0 0 0 0,-1 1 1 0 0,1-1-1 0 0,-1 0 0 0 0,1 0 0 0 0,0 0 1 0 0,0-1-1 0 0,-1 1 0 0 0,1 0 0 0 0,0-1 1 0 0,0 1-1 0 0,0-1-170 0 0,-2 0-807 0 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25.444"/>
    </inkml:context>
    <inkml:brush xml:id="br0">
      <inkml:brushProperty name="width" value="0.05" units="cm"/>
      <inkml:brushProperty name="height" value="0.05" units="cm"/>
    </inkml:brush>
  </inkml:definitions>
  <inkml:trace contextRef="#ctx0" brushRef="#br0">878 20 2304 0 0,'0'0'101'0'0,"6"-9"2514"0"0,-3 6 1447 0 0,-2 2-4149 0 0,10-6 4553 0 0,-8 8-1288 0 0,-5 7-834 0 0,0-2-2092 0 0,-3 1 392 0 0,4-4-554 0 0,-1 1-1 0 0,0-1 0 0 0,1 1 0 0 0,0-1 0 0 0,0 1 0 0 0,0 0 1 0 0,0-1-1 0 0,1 1 0 0 0,-1 2-89 0 0,0-1 121 0 0,-1 1 0 0 0,0-1 0 0 0,0 1 0 0 0,0-1-1 0 0,-1 0 1 0 0,-2 4-121 0 0,0 0 80 0 0,1 0 0 0 0,0 0 0 0 0,0 0-1 0 0,1 0 1 0 0,0 2-80 0 0,-8 21 288 0 0,-29 80 1321 0 0,1-8-274 0 0,23-64-996 0 0,-1-2-1 0 0,-2 0 1 0 0,-3 2-339 0 0,-38 60 418 0 0,47-78-339 0 0,2-3-375 0 0,2 1-1 0 0,0 0 0 0 0,-5 19 297 0 0,-6 17 1304 0 0,1-4-1215 0 0,-4 9-96 0 0,-6 5 279 0 0,20-51-56 0 0,5-9-270 0 0,1 0 0 0 0,0 0 0 0 0,0 0 0 0 0,0 0 1 0 0,1 0-1 0 0,0 0 0 0 0,0 3 54 0 0,-6 25 188 0 0,-2 0 0 0 0,-1-1-188 0 0,-2 7-281 0 0,3-11 396 0 0,-1-2 1 0 0,-4 5-116 0 0,6-13-93 0 0,-32 61 13 0 0,33-65 80 0 0,6-12 0 0 0,0 0 0 0 0,1-1 0 0 0,-1 1 0 0 0,1 0 0 0 0,0 0 0 0 0,-1 3 0 0 0,1-1 0 0 0,-1-1 1 0 0,0 0-1 0 0,-1 1 0 0 0,1-1 0 0 0,-1 0 0 0 0,0 0 0 0 0,1-1 1 0 0,-2 1-1 0 0,1-1 0 0 0,0 1 0 0 0,-2-1 0 0 0,0 3 58 0 0,0-1-1 0 0,0 1 1 0 0,0 0-1 0 0,-2 4-57 0 0,-1 6 15 0 0,1 0 0 0 0,0 0-1 0 0,-1 7-14 0 0,-10 25-196 0 0,-4 8 205 0 0,15-35-18 0 0,-2 0 1 0 0,0-1 0 0 0,-3 3 8 0 0,9-17 0 0 0,-1 0 0 0 0,1 0 0 0 0,0 1 0 0 0,1-1 0 0 0,-1 1 0 0 0,1 0 0 0 0,1 0 0 0 0,-1 2 0 0 0,-6 29 0 0 0,-7 3 0 0 0,4-13 0 0 0,8-20 0 0 0,-1-1 0 0 0,2 1 0 0 0,-1 0 0 0 0,1 1 0 0 0,-7 15 0 0 0,8-20 0 0 0,-1 0 0 0 0,1-1 0 0 0,0 1 0 0 0,0 0 0 0 0,0 0 0 0 0,0 0 0 0 0,0 2 0 0 0,1 0 19 0 0,-1-1 0 0 0,0 1-1 0 0,0 0 1 0 0,0 0 0 0 0,-1-1-1 0 0,0 1-18 0 0,-3 10 48 0 0,5-4-56 0 0,0-11 4 0 0,-1 1-1 0 0,1-1 1 0 0,0 1-1 0 0,0 0 1 0 0,-1-1 0 0 0,1 1-1 0 0,0-1 1 0 0,-1 1-1 0 0,0-1 1 0 0,1 1-1 0 0,-1-1 1 0 0,0 0-1 0 0,0 1 1 0 0,0-1 0 0 0,1 0-1 0 0,-2 1 1 0 0,1-1-1 0 0,0 0 5 0 0,-4 19 0 0 0,4-13 0 0 0,1-3 0 0 0,-6 9 5 0 0,6-13-20 0 0,2-1-5 0 0,3-11-703 0 0,0-1-4024 0 0,-1 8-3376 0 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26.386"/>
    </inkml:context>
    <inkml:brush xml:id="br0">
      <inkml:brushProperty name="width" value="0.05" units="cm"/>
      <inkml:brushProperty name="height" value="0.05" units="cm"/>
    </inkml:brush>
  </inkml:definitions>
  <inkml:trace contextRef="#ctx0" brushRef="#br0">0 2 5528 0 0,'0'0'249'0'0,"0"0"-1"0"0,0 0 137 0 0,0 0 1149 0 0,0 0 518 0 0,0 0 105 0 0,0 0-188 0 0,0 0-861 0 0,0 0-380 0 0,0 0-79 0 0,0 0-26 0 0,19 0 3398 0 0,-2 2-3178 0 0,-1 0-1 0 0,0 1 0 0 0,0 1 1 0 0,0 0-1 0 0,-1 1 0 0 0,0 1 0 0 0,7 3-842 0 0,43 15 512 0 0,-20-12 646 0 0,0-1 0 0 0,3-2-1158 0 0,-23-4 332 0 0,0 1 0 0 0,2 3-332 0 0,-10-4 181 0 0,0 0 1 0 0,0-1-1 0 0,0-1 0 0 0,0 0 1 0 0,14 0-182 0 0,13-2-581 0 0,-25 1 583 0 0,-1-2 1 0 0,16-1-3 0 0,-14 0 44 0 0,-1 0 1 0 0,3 2-45 0 0,19 0 28 0 0,-26 0-17 0 0,17-2 10 0 0,0-3 1 0 0,0 0 0 0 0,7-4-22 0 0,-5 0 78 0 0,12-6-78 0 0,22-5 46 0 0,21-4 18 0 0,-82 20-46 0 0,1 0-1 0 0,-1-1 1 0 0,1 0 0 0 0,0-1-18 0 0,-2 1 18 0 0,1 1 1 0 0,-1 0-1 0 0,0 0 1 0 0,1 0-1 0 0,-1 1 0 0 0,4-1-18 0 0,8-3 23 0 0,-15 5-59 0 0,0-1 1 0 0,0 1-1 0 0,0 0 1 0 0,1 0-1 0 0,-1 1 0 0 0,0-1 1 0 0,1 1 35 0 0,-2-3-443 0 0,-2 3-3358 0 0,-4-2 2626 0 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26.787"/>
    </inkml:context>
    <inkml:brush xml:id="br0">
      <inkml:brushProperty name="width" value="0.05" units="cm"/>
      <inkml:brushProperty name="height" value="0.05" units="cm"/>
    </inkml:brush>
  </inkml:definitions>
  <inkml:trace contextRef="#ctx0" brushRef="#br0">1 64 5984 0 0,'19'-4'11963'0'0,"21"-11"-8644"0"0,-19 7-2203 0 0,-11 4-991 0 0,28-10-1769 0 0,8 0 1644 0 0,-32 9-1160 0 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27.123"/>
    </inkml:context>
    <inkml:brush xml:id="br0">
      <inkml:brushProperty name="width" value="0.05" units="cm"/>
      <inkml:brushProperty name="height" value="0.05" units="cm"/>
    </inkml:brush>
  </inkml:definitions>
  <inkml:trace contextRef="#ctx0" brushRef="#br0">0 20 4144 0 0,'11'0'311'0'0,"11"0"4583"0"0,-17-1-2470 0 0,17-2 2860 0 0,9 0-2539 0 0,16-2-925 0 0,15-2-4689 0 0,-48 6-3956 0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27.471"/>
    </inkml:context>
    <inkml:brush xml:id="br0">
      <inkml:brushProperty name="width" value="0.05" units="cm"/>
      <inkml:brushProperty name="height" value="0.05" units="cm"/>
    </inkml:brush>
  </inkml:definitions>
  <inkml:trace contextRef="#ctx0" brushRef="#br0">0 0 5984 0 0,'0'0'464'0'0,"19"6"1228"0"0,16 0 5312 0 0,0 1-3448 0 0,71 17-1833 0 0,-44-8-2539 0 0,-53-12 820 0 0,0 0 0 0 0,-1 0 0 0 0,1 1 0 0 0,-1 0 0 0 0,0 1 0 0 0,-1 0-1 0 0,1 0 1 0 0,-1 0 0 0 0,0 1 0 0 0,3 5-4 0 0,-9-11 90 0 0,0 0 0 0 0,1 0 0 0 0,-1 0 0 0 0,0 0 0 0 0,1 0-1 0 0,-1 0 1 0 0,1 0 0 0 0,-1-1 0 0 0,1 1 0 0 0,-1 0 0 0 0,1-1 0 0 0,-1 1 0 0 0,1-1 0 0 0,0 0 0 0 0,-1 0-1 0 0,1 0 1 0 0,1 1-90 0 0,-2-1-14 0 0,0 0 0 0 0,1-1-1 0 0,-1 1 1 0 0,0 0-1 0 0,0 0 1 0 0,0 0 0 0 0,0-1-1 0 0,0 1 1 0 0,0-1 0 0 0,0 1-1 0 0,0-1 1 0 0,0 1 0 0 0,0-1-1 0 0,0 1 1 0 0,0-1-1 0 0,0 0 1 0 0,0 0 0 0 0,-1 1-1 0 0,1-1 1 0 0,0 0 0 0 0,0 0-1 0 0,-1 0 1 0 0,1 0-1 0 0,0 0 1 0 0,-1 0 0 0 0,1 0 14 0 0,-1-6-994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00.662"/>
    </inkml:context>
    <inkml:brush xml:id="br0">
      <inkml:brushProperty name="width" value="0.05" units="cm"/>
      <inkml:brushProperty name="height" value="0.05" units="cm"/>
    </inkml:brush>
  </inkml:definitions>
  <inkml:trace contextRef="#ctx0" brushRef="#br0">347 0 5064 0 0,'0'0'389'0'0,"0"0"-85"0"0,0 0 568 0 0,0 0 273 0 0,0 0 58 0 0,0 0-126 0 0,0 0-574 0 0,0 0-250 0 0,0 0-49 0 0,0 0-25 0 0,0 0-63 0 0,0 0-27 0 0,0 0-7 0 0,0 1-16 0 0,-3 27 1065 0 0,3-27-846 0 0,-4 9 855 0 0,3-8-1057 0 0,1 1 0 0 0,-1-1 1 0 0,0 0-1 0 0,0 0 0 0 0,1 1 0 0 0,0-1 0 0 0,-1 0 0 0 0,1 1 0 0 0,0-1 1 0 0,0 0-1 0 0,0 1 0 0 0,0-1 0 0 0,1 2-83 0 0,-1-1 24 0 0,0 0-1 0 0,0 0 1 0 0,0 0 0 0 0,0 0 0 0 0,0 0-1 0 0,0 0 1 0 0,-1 0 0 0 0,0 2-24 0 0,-8 31 1548 0 0,6-29-1421 0 0,1 1 0 0 0,0 0 1 0 0,1 0-1 0 0,0 0 0 0 0,0-1 0 0 0,0 3-127 0 0,-1 10 637 0 0,-1 22-1247 0 0,0-25 999 0 0,1 0 1 0 0,0 0-1 0 0,2 0 0 0 0,0 13-389 0 0,0-8 139 0 0,-2 49-487 0 0,-5-32 536 0 0,6 0-44 0 0,-4 23-144 0 0,1-26 0 0 0,-7 20 0 0 0,4-4 58 0 0,5-28-52 0 0,-1 11 1 0 0,-3 17 300 0 0,-5 19-605 0 0,6-12 635 0 0,4-35 277 0 0,-1 0 1 0 0,-2 2-615 0 0,-9 68 552 0 0,7-39 234 0 0,-13 69 30 0 0,11-71-682 0 0,-13 70-35 0 0,9-62 4 0 0,1 21-103 0 0,-12 68 118 0 0,18-122-105 0 0,3-18-14 0 0,0-1 0 0 0,1 0 0 0 0,0 5 1 0 0,0 0 0 0 0,0-1 0 0 0,-3 12 0 0 0,1-7 0 0 0,-15 78 0 0 0,8-26 0 0 0,7-45 0 0 0,-12 62 0 0 0,15-85 0 0 0,-1 1 0 0 0,2 0 0 0 0,-1-1 0 0 0,0 1 0 0 0,0-1 0 0 0,1 1 0 0 0,0 1 0 0 0,1 14 0 0 0,-8 58 0 0 0,4-51-36 0 0,0 0-1 0 0,-2 1 37 0 0,4-25-1 0 0,-16 111 43 0 0,13-95 21 0 0,-1 5 53 0 0,3-2 30 0 0,2 24-349 0 0,-2-26 327 0 0,1 4-26 0 0,0-20-24 0 0,0-1 0 0 0,0 1-1 0 0,0 0 1 0 0,0 0 0 0 0,-1 0-1 0 0,1 0 1 0 0,0 0 0 0 0,-1-1-1 0 0,0 2-73 0 0,-2 15 772 0 0,-2-9-623 0 0,5-8-225 0 0,0 0 0 0 0,-2 3 32 0 0,2-3 110 0 0,-1-1 15 0 0,-3-2-8 0 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27.825"/>
    </inkml:context>
    <inkml:brush xml:id="br0">
      <inkml:brushProperty name="width" value="0.05" units="cm"/>
      <inkml:brushProperty name="height" value="0.05" units="cm"/>
    </inkml:brush>
  </inkml:definitions>
  <inkml:trace contextRef="#ctx0" brushRef="#br0">19 83 3224 0 0,'-6'-11'564'0'0,"4"7"-6"0"0,1 2 46 0 0,-1 0 1 0 0,1 0-1 0 0,0 0 1 0 0,0 0-1 0 0,0 0 1 0 0,1 0 0 0 0,-1 0-1 0 0,0 0 1 0 0,1-1-1 0 0,0 1 1 0 0,-1 0-1 0 0,1 0 1 0 0,0-1-605 0 0,-1-6 1443 0 0,2-5 723 0 0,4 0 1374 0 0,0 14-1870 0 0,3 8-2017 0 0,-5-3 462 0 0,1 0 0 0 0,-1 0 0 0 0,0 0 0 0 0,0 1 0 0 0,-1-1 0 0 0,0 1 0 0 0,0 0 1 0 0,0 0-1 0 0,0 1-115 0 0,9 14 559 0 0,-2-12-909 0 0,-9-9 256 0 0,1 0-1 0 0,-1 0 1 0 0,0 0-1 0 0,1 1 1 0 0,-1-1-1 0 0,1 0 1 0 0,-1 0-1 0 0,0 0 1 0 0,1 0-1 0 0,-1 0 1 0 0,0 0-1 0 0,1 0 1 0 0,-1 0-1 0 0,0 0 1 0 0,1-1-1 0 0,-1 1 1 0 0,0 0-1 0 0,1 0 1 0 0,-1 0-1 0 0,0 0 1 0 0,1 0-1 0 0,-1-1 1 0 0,0 1-1 0 0,1 0 1 0 0,-1 0-1 0 0,0 0 1 0 0,0-1-1 0 0,1 1 1 0 0,-1 0-1 0 0,0-1 95 0 0,5-3-4798 0 0,0-1-1363 0 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28.711"/>
    </inkml:context>
    <inkml:brush xml:id="br0">
      <inkml:brushProperty name="width" value="0.05" units="cm"/>
      <inkml:brushProperty name="height" value="0.05" units="cm"/>
    </inkml:brush>
  </inkml:definitions>
  <inkml:trace contextRef="#ctx0" brushRef="#br0">7 41 4144 0 0,'0'0'191'0'0,"0"-10"464"0"0,0 1 5920 0 0,0-12-3799 0 0,0 20-2105 0 0,0 1 38 0 0,0 0 10 0 0,0 0-8 0 0,0 0-31 0 0,0 0-9 0 0,0 0-6 0 0,0 0-42 0 0,0 0-175 0 0,-4 7 273 0 0,3-3-588 0 0,0 0 1 0 0,1 1-1 0 0,0-1 0 0 0,0 0 0 0 0,0 0 0 0 0,0 1 0 0 0,0-1 0 0 0,1 0 0 0 0,0 2-133 0 0,1 5 280 0 0,2 11-99 0 0,1 0 1 0 0,1 0 0 0 0,1-1 0 0 0,9 20-182 0 0,7 22 779 0 0,39 152 356 0 0,-22-71-102 0 0,-22-70 650 0 0,6 51-1683 0 0,-10-46 713 0 0,15 117 535 0 0,-17-102-844 0 0,-4-50 8 0 0,13 39-412 0 0,3 15 284 0 0,-6-2 68 0 0,4 1-80 0 0,17 42-272 0 0,-30-118 20 0 0,-6-15-7 0 0,-1 0 1 0 0,0 0 0 0 0,0 1 0 0 0,0 1-14 0 0,10 41 128 0 0,-8-36-129 0 0,0 1 1 0 0,-1 0-1 0 0,-1 0 1 0 0,0 0-1 0 0,-1 4 1 0 0,4 46 0 0 0,-4-56 0 0 0,1 5 0 0 0,10 76 0 0 0,-11-58 135 0 0,-2-29-81 0 0,-1 2-43 0 0,1 1-11 0 0,0 1 0 0 0,-1-2-13 0 0,-9-17-550 0 0,-5-21-3541 0 0,12 27 2824 0 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32.225"/>
    </inkml:context>
    <inkml:brush xml:id="br0">
      <inkml:brushProperty name="width" value="0.05" units="cm"/>
      <inkml:brushProperty name="height" value="0.05" units="cm"/>
    </inkml:brush>
  </inkml:definitions>
  <inkml:trace contextRef="#ctx0" brushRef="#br0">883 3 8144 0 0,'0'0'373'0'0,"0"0"-5"0"0,0 0-92 0 0,0 0 484 0 0,0 0 236 0 0,11-2 10892 0 0,-12 6-11876 0 0,0 1-1 0 0,0 0 1 0 0,0-1 0 0 0,0 1 0 0 0,-1-1 0 0 0,1 0 0 0 0,-1 1 0 0 0,0-1 0 0 0,-1 1-12 0 0,-24 36 147 0 0,-1-2 888 0 0,-11 23-1035 0 0,0 1 425 0 0,12-17-134 0 0,1 1 0 0 0,-10 30-291 0 0,23-48 106 0 0,-33 82 336 0 0,8-17-132 0 0,7-24-75 0 0,-3 0 0 0 0,-36 50-235 0 0,-78 134 539 0 0,133-225-524 0 0,0-3-9 0 0,-44 87 52 0 0,52-95-55 0 0,4-11 18 0 0,1-1-1 0 0,-1 1 0 0 0,-1-1 0 0 0,0 1-20 0 0,-8 13 39 0 0,2 0 0 0 0,-7 16-39 0 0,0 1 14 0 0,-3 5 34 0 0,8-16 48 0 0,-8 13-96 0 0,-1 1 67 0 0,13-23-5 0 0,-1 0 1 0 0,-8 10-63 0 0,15-26-432 0 0,3-5-923 0 0,2-6-4475 0 0,3-1-2736 0 0</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33.597"/>
    </inkml:context>
    <inkml:brush xml:id="br0">
      <inkml:brushProperty name="width" value="0.05" units="cm"/>
      <inkml:brushProperty name="height" value="0.05" units="cm"/>
    </inkml:brush>
  </inkml:definitions>
  <inkml:trace contextRef="#ctx0" brushRef="#br0">0 2 3680 0 0,'9'0'1320'0'0,"1"-1"6006"0"0,-9 0-3737 0 0,2 4-3035 0 0,2 4-651 0 0,-4-6 156 0 0,-1-1 13 0 0,0 0 0 0 0,1 1 190 0 0,0 1-1 0 0,0-1 0 0 0,0 1 1 0 0,0-1-1 0 0,0 1 0 0 0,0-1 0 0 0,0 1 1 0 0,0 0-1 0 0,-1-1 0 0 0,1 1 0 0 0,0 2-261 0 0,0-1 316 0 0,10 28 1988 0 0,-9-24-2031 0 0,0-1 1 0 0,1 1 0 0 0,0-1 0 0 0,0 1 0 0 0,1 0-274 0 0,3 6 244 0 0,-1 0 0 0 0,0 1 0 0 0,0-1 0 0 0,-1 4-244 0 0,19 49 968 0 0,-7-21-632 0 0,-2 2 1 0 0,-1 0-1 0 0,-1 8-336 0 0,-2-5 392 0 0,5 11-392 0 0,-10-42 64 0 0,13 48 77 0 0,20 73 158 0 0,-28-93-227 0 0,35 129 203 0 0,-35-141-216 0 0,-3-8 82 0 0,5 23-141 0 0,-7-22 82 0 0,3 26 189 0 0,-3-14 94 0 0,9 28-365 0 0,-8-34 92 0 0,19 98 370 0 0,-9-52 247 0 0,-9-33-629 0 0,-8-47-76 0 0,0 1-1 0 0,0-1 1 0 0,0 0-1 0 0,0 0 1 0 0,1 1-1 0 0,-1-1 1 0 0,0 0-1 0 0,0 0 1 0 0,0 1-1 0 0,0-1 1 0 0,0 0-1 0 0,0 1 1 0 0,0-1-1 0 0,0 0 1 0 0,0 0-1 0 0,0 1 1 0 0,0-1 0 0 0,0 0-1 0 0,0 1 1 0 0,0-1-1 0 0,0 0 1 0 0,0 0-1 0 0,0 1 1 0 0,0-1-1 0 0,0 0 1 0 0,0 1-1 0 0,-1-1 1 0 0,1 0-1 0 0,0 0 1 0 0,0 1-1 0 0,0-1 1 0 0,0 0-1 0 0,-1 0-3 0 0,0 2 50 0 0,3 7-109 0 0,-10-13-5674 0 0,6 0-3168 0 0</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34.614"/>
    </inkml:context>
    <inkml:brush xml:id="br0">
      <inkml:brushProperty name="width" value="0.05" units="cm"/>
      <inkml:brushProperty name="height" value="0.05" units="cm"/>
    </inkml:brush>
  </inkml:definitions>
  <inkml:trace contextRef="#ctx0" brushRef="#br0">29 35 2304 0 0,'-4'-3'9'0'0,"2"2"14"0"0,0-1 1 0 0,0 1 0 0 0,0 0 0 0 0,-1-1 0 0 0,1 1 0 0 0,-1 0 0 0 0,1 0 0 0 0,0 1 0 0 0,-2-1-24 0 0,15 2 10498 0 0,1 2-4389 0 0,5 2-3032 0 0,10 6-3238 0 0,10 3 1577 0 0,37 13 600 0 0,-13-9-1539 0 0,-28-9 319 0 0,-1 2-1 0 0,0 1-795 0 0,-4-2 516 0 0,1 0 0 0 0,0-2 0 0 0,1-1 0 0 0,17 1-516 0 0,-14-5 416 0 0,-1-1 0 0 0,0-2 0 0 0,0-2 0 0 0,0 0-1 0 0,5-3-415 0 0,-36 5 1 0 0,14-2-74 0 0,57-6 131 0 0,44-12-58 0 0,-97 15 1 0 0,0-1-1 0 0,6-4 0 0 0,30-9 30 0 0,-25 10-30 0 0,18-9 0 0 0,-24 9 0 0 0,-15 6 0 0 0,1 0 0 0 0,-1 1 0 0 0,1 1 0 0 0,1-1 0 0 0,31-6 0 0 0,-34 6 0 0 0,-4 1 0 0 0,-1 0 0 0 0,1 0 0 0 0,-1 0 0 0 0,1-1 0 0 0,-1 1 0 0 0,0-1 0 0 0,0 0 0 0 0,1 1 0 0 0,-1-2 0 0 0,-1 1 0 0 0,3-2 0 0 0,-1 0 0 0 0,-4 3-109 0 0,1 1 1 0 0,-1 0-1 0 0,0-1 0 0 0,0 1 0 0 0,0-1 1 0 0,1 1-1 0 0,-1-1 0 0 0,0 1 0 0 0,0-1 1 0 0,0 1-1 0 0,0-1 0 0 0,0 1 1 0 0,0-1-1 0 0,0 1 0 0 0,0 0 0 0 0,0-1 1 0 0,0 1-1 0 0,0-1 0 0 0,0 1 0 0 0,0-1 1 0 0,0 1-1 0 0,-1-1 0 0 0,1 1 1 0 0,0-1-1 0 0,0 1 0 0 0,-1-1 0 0 0,1 1 1 0 0,0 0-1 0 0,0-1 0 0 0,-1 1 0 0 0,1 0 1 0 0,0-1-1 0 0,-1 1 0 0 0,1 0 1 0 0,0-1-1 0 0,-1 1 0 0 0,1 0 0 0 0,-1 0 1 0 0,1-1-1 0 0,-1 1 0 0 0,1 0 0 0 0,0 0 1 0 0,-1 0-1 0 0,1-1 0 0 0,-1 1 0 0 0,1 0 1 0 0,-1 0-1 0 0,1 0 0 0 0,-1 0 1 0 0,1 0-1 0 0,-1 0 109 0 0,-8 0-2015 0 0</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35"/>
    </inkml:context>
    <inkml:brush xml:id="br0">
      <inkml:brushProperty name="width" value="0.05" units="cm"/>
      <inkml:brushProperty name="height" value="0.05" units="cm"/>
    </inkml:brush>
  </inkml:definitions>
  <inkml:trace contextRef="#ctx0" brushRef="#br0">1 143 14944 0 0,'0'0'340'0'0,"0"0"50"0"0,0 0 24 0 0,0 0-55 0 0,0 0-99 0 0,0 0 464 0 0,0 0 226 0 0,0 0 46 0 0,0 0-95 0 0,8-7 51 0 0,103-42-3415 0 0,-93 41-4344 0 0</inkml:trace>
  <inkml:trace contextRef="#ctx0" brushRef="#br0" timeOffset="1">647 0 6448 0 0,'0'0'576'0'0,"5"2"-464"0"0,1-2-112 0 0,4 0 0 0 0,-2 0 1296 0 0,-1 0 240 0 0,1 0 40 0 0,2 0 16 0 0,0 0-952 0 0,1 0-192 0 0,1 0-40 0 0,1 0-8 0 0,-1 0-336 0 0,-1 0-64 0 0,1 0 0 0 0,1-2-4032 0 0,-2 4-800 0 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35.385"/>
    </inkml:context>
    <inkml:brush xml:id="br0">
      <inkml:brushProperty name="width" value="0.05" units="cm"/>
      <inkml:brushProperty name="height" value="0.05" units="cm"/>
    </inkml:brush>
  </inkml:definitions>
  <inkml:trace contextRef="#ctx0" brushRef="#br0">0 1 13560 0 0,'13'1'1448'0'0,"73"17"4063"0"0,-79-17-10465 0 0,-1 3-1731 0 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35.918"/>
    </inkml:context>
    <inkml:brush xml:id="br0">
      <inkml:brushProperty name="width" value="0.05" units="cm"/>
      <inkml:brushProperty name="height" value="0.05" units="cm"/>
    </inkml:brush>
  </inkml:definitions>
  <inkml:trace contextRef="#ctx0" brushRef="#br0">8 157 8288 0 0,'0'0'638'0'0,"-5"3"2381"0"0,3-2 7179 0 0,26-30-8224 0 0,0 0-700 0 0,-21 25-1178 0 0,0 0 0 0 0,0 1 0 0 0,0-1 0 0 0,1 1 0 0 0,0 0 0 0 0,-1 0 0 0 0,1 0 0 0 0,0 1 0 0 0,1-1 0 0 0,-1 1 0 0 0,0 0 0 0 0,1 0 0 0 0,2 0-96 0 0,11-4 279 0 0,-1 2-1 0 0,19-3-278 0 0,-14 3 270 0 0,-2 0 159 0 0,50-8 324 0 0,-20 1-34 0 0,-49 11-643 0 0,-1 0-1 0 0,0 0-10 0 0,1-1-12 0 0,2-2-81 0 0,-2 2-768 0 0,1-2 1829 0 0,-2 2-3504 0 0,1-1-4016 0 0,-1-1-2496 0 0</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36.357"/>
    </inkml:context>
    <inkml:brush xml:id="br0">
      <inkml:brushProperty name="width" value="0.05" units="cm"/>
      <inkml:brushProperty name="height" value="0.05" units="cm"/>
    </inkml:brush>
  </inkml:definitions>
  <inkml:trace contextRef="#ctx0" brushRef="#br0">1 34 8288 0 0,'3'-1'9990'0'0,"10"-4"-7752"0"0,17-10-3787 0 0,-17 9-3030 0 0,-1-1-1601 0 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36.704"/>
    </inkml:context>
    <inkml:brush xml:id="br0">
      <inkml:brushProperty name="width" value="0.05" units="cm"/>
      <inkml:brushProperty name="height" value="0.05" units="cm"/>
    </inkml:brush>
  </inkml:definitions>
  <inkml:trace contextRef="#ctx0" brushRef="#br0">1 33 8288 0 0,'0'0'381'0'0,"0"0"-6"0"0,1 0-242 0 0,2 1 266 0 0,1 0 0 0 0,0 0 0 0 0,0 0-1 0 0,0-1 1 0 0,0 1 0 0 0,0-1 0 0 0,0 0 0 0 0,0-1 0 0 0,0 1-1 0 0,0-1 1 0 0,3 0-399 0 0,4-2 517 0 0,0-1 0 0 0,0 0-1 0 0,3-2-516 0 0,-6 2-227 0 0,1 1 0 0 0,-1 0 0 0 0,1 0 0 0 0,6-1 227 0 0,-7 4-702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01.549"/>
    </inkml:context>
    <inkml:brush xml:id="br0">
      <inkml:brushProperty name="width" value="0.05" units="cm"/>
      <inkml:brushProperty name="height" value="0.05" units="cm"/>
    </inkml:brush>
  </inkml:definitions>
  <inkml:trace contextRef="#ctx0" brushRef="#br0">1 4 8288 0 0,'0'0'381'0'0,"0"0"-6"0"0,0 0-171 0 0,0 0 176 0 0,0 0 106 0 0,0 0 24 0 0,0 0 46 0 0,0 0 185 0 0,0 0 84 0 0,0 0 21 0 0,0 0-42 0 0,0 0-184 0 0,1-1 4068 0 0,4-2-3065 0 0,-7 3-1743 0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37.075"/>
    </inkml:context>
    <inkml:brush xml:id="br0">
      <inkml:brushProperty name="width" value="0.05" units="cm"/>
      <inkml:brushProperty name="height" value="0.05" units="cm"/>
    </inkml:brush>
  </inkml:definitions>
  <inkml:trace contextRef="#ctx0" brushRef="#br0">1 1 11288 0 0,'0'0'514'0'0,"0"0"-6"0"0,0 0-326 0 0,2 2 75 0 0,0 0 1 0 0,0-1-1 0 0,0 1 1 0 0,0-1-1 0 0,0 1 1 0 0,0-1 0 0 0,0 0-1 0 0,0 0 1 0 0,1 0-258 0 0,8 6 1876 0 0,-11-6-896 0 0,2 0-646 0 0,-1 1 0 0 0,1-1 0 0 0,0 0 0 0 0,-1 0 0 0 0,1 0 0 0 0,0 0 0 0 0,0-1 0 0 0,-1 1 0 0 0,3 0-334 0 0,-2 0 290 0 0,2 0-144 0 0,-1 0-1 0 0,0 0 1 0 0,1 0-1 0 0,-1 0 1 0 0,1-1-1 0 0,-1 0 1 0 0,1 1 0 0 0,-1-1-1 0 0,1-1 1 0 0,-1 1-1 0 0,3-1-145 0 0,37-9-1749 0 0,-33 6 233 0 0,10-2-3250 0 0,-10 5-766 0 0</inkml:trace>
  <inkml:trace contextRef="#ctx0" brushRef="#br0" timeOffset="1">290 44 3224 0 0,'0'0'63'0'0,"0"0"-1"0"0,-1 0 1 0 0,1 0 0 0 0,0 0 0 0 0,-1 0-1 0 0,1 0 1 0 0,0 0 0 0 0,-1 1 0 0 0,1-1 0 0 0,0 0-1 0 0,-1 0 1 0 0,1 0 0 0 0,0 0 0 0 0,0 1-1 0 0,-1-1 1 0 0,1 0 0 0 0,0 0 0 0 0,0 0-1 0 0,-1 1 1 0 0,1-1 0 0 0,0 0 0 0 0,0 1-1 0 0,0-1 1 0 0,-1 0 0 0 0,1 0 0 0 0,0 1-1 0 0,0-1 1 0 0,0 0 0 0 0,0 1 0 0 0,0-1 0 0 0,0 0-1 0 0,0 1 1 0 0,0-1-63 0 0,0 1 187 0 0,1-1 0 0 0,-1 1 0 0 0,1-1 0 0 0,-1 1 0 0 0,1-1 0 0 0,-1 1 0 0 0,1-1 0 0 0,0 1 0 0 0,-1-1 1 0 0,1 0-1 0 0,0 1 0 0 0,-1-1 0 0 0,1 0 0 0 0,0 0 0 0 0,0 0-187 0 0,36 8 4863 0 0,-30-7-4258 0 0,2 2 512 0 0,1-1 0 0 0,-1 1 0 0 0,1 1 0 0 0,-1-1 0 0 0,0 2 0 0 0,8 4-1117 0 0,-16-8 374 0 0,6 3 179 0 0,21 6 248 0 0,-20-8-7174 0 0,-8-2-341 0 0</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37.476"/>
    </inkml:context>
    <inkml:brush xml:id="br0">
      <inkml:brushProperty name="width" value="0.05" units="cm"/>
      <inkml:brushProperty name="height" value="0.05" units="cm"/>
    </inkml:brush>
  </inkml:definitions>
  <inkml:trace contextRef="#ctx0" brushRef="#br0">26 19 7368 0 0,'-14'-7'1897'0'0,"3"-4"3758"0"0,10 11-4770 0 0,1 0-213 0 0,0 0-96 0 0,0 0-22 0 0,0 0-54 0 0,0 0-218 0 0,0 0-98 0 0,0 0-22 0 0,10 2-1190 0 0,-5 0 344 0 0</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38.326"/>
    </inkml:context>
    <inkml:brush xml:id="br0">
      <inkml:brushProperty name="width" value="0.05" units="cm"/>
      <inkml:brushProperty name="height" value="0.05" units="cm"/>
    </inkml:brush>
  </inkml:definitions>
  <inkml:trace contextRef="#ctx0" brushRef="#br0">0 12 3224 0 0,'0'0'477'0'0,"0"0"797"0"0,2-3 5461 0 0,5-6-4516 0 0,-6 10-2011 0 0,1 0 0 0 0,-1-1 0 0 0,1 1 0 0 0,-1 0 0 0 0,0 0-1 0 0,1 0 1 0 0,-1 0 0 0 0,0 1 0 0 0,0-1 0 0 0,1 0 0 0 0,-1 0 0 0 0,0 1 0 0 0,0-1 0 0 0,0 1 0 0 0,-1-1 0 0 0,1 0 0 0 0,0 1 0 0 0,-1 0-1 0 0,1 0-207 0 0,-1-1 256 0 0,1-1-207 0 0,0 0-1 0 0,-1 0 1 0 0,1 1 0 0 0,-1-1-1 0 0,1 0 1 0 0,0 1-1 0 0,-1-1 1 0 0,1 0-1 0 0,-1 1 1 0 0,1-1-1 0 0,-1 1 1 0 0,1-1-1 0 0,-1 1 1 0 0,1-1-1 0 0,-1 1 1 0 0,1 0-1 0 0,-1-1 1 0 0,0 1-1 0 0,1-1 1 0 0,-1 1-1 0 0,0 0-48 0 0,4 4 309 0 0,-4-4-213 0 0,0-1 0 0 0,4 6 760 0 0,-1-2-1888 0 0,-2-1-3026 0 0,-1-3-2571 0 0</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38.708"/>
    </inkml:context>
    <inkml:brush xml:id="br0">
      <inkml:brushProperty name="width" value="0.05" units="cm"/>
      <inkml:brushProperty name="height" value="0.05" units="cm"/>
    </inkml:brush>
  </inkml:definitions>
  <inkml:trace contextRef="#ctx0" brushRef="#br0">1 1 2304 0 0,'0'0'429'0'0,"0"0"965"0"0,0 0 423 0 0,0 0 81 0 0,0 0-118 0 0,0 0-573 0 0,0 0-250 0 0,0 0-49 0 0,0 0-34 0 0,0 0-104 0 0,10 13 2459 0 0,-5-10-2854 0 0,10 6-5260 0 0,-9-5-708 0 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39.062"/>
    </inkml:context>
    <inkml:brush xml:id="br0">
      <inkml:brushProperty name="width" value="0.05" units="cm"/>
      <inkml:brushProperty name="height" value="0.05" units="cm"/>
    </inkml:brush>
  </inkml:definitions>
  <inkml:trace contextRef="#ctx0" brushRef="#br0">0 0 6448 0 0,'0'0'297'0'0,"0"0"-9"0"0,1 1-188 0 0,0 2 901 0 0,1 0-1 0 0,0-1 1 0 0,0 1 0 0 0,0-1-1 0 0,0 0 1 0 0,1 0 0 0 0,-1 1-1 0 0,1-1-1000 0 0,-1-1-276 0 0,-1 0 451 0 0,-1-1-30 0 0,1 0-30 0 0,3 3-92 0 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40.127"/>
    </inkml:context>
    <inkml:brush xml:id="br0">
      <inkml:brushProperty name="width" value="0.05" units="cm"/>
      <inkml:brushProperty name="height" value="0.05" units="cm"/>
    </inkml:brush>
  </inkml:definitions>
  <inkml:trace contextRef="#ctx0" brushRef="#br0">0 46 12816 0 0,'0'0'586'0'0,"0"0"-15"0"0,0 0-232 0 0,0 0 379 0 0,0 0 208 0 0,0 0 39 0 0,8 16 2879 0 0,-1-7-2823 0 0,1 0 0 0 0,0-1 1 0 0,0 0-1 0 0,1 0 0 0 0,0-1 1 0 0,6 3-1022 0 0,2 3 690 0 0,-12-9-420 0 0,1 0 1 0 0,-1 0-1 0 0,1 0 0 0 0,0-1 0 0 0,2 1-270 0 0,0 0 230 0 0,38 13 237 0 0,-43-16-467 0 0,14 5 0 0 0,-2-2 464 0 0,-14-4 33 0 0,6 3 457 0 0,18 8-812 0 0,-5-3-118 0 0,-11-5-25 0 0,11 5 1 0 0,-18-7 0 0 0,-1 0 0 0 0,1-1 0 0 0,-1 1 0 0 0,1-1 0 0 0,-1 1 0 0 0,1-1 0 0 0,-1 0 0 0 0,1 0 0 0 0,0 1 0 0 0,-1-1 0 0 0,1 0 0 0 0,7 1 0 0 0,-4 0 0 0 0,0 0 0 0 0,0 0 0 0 0,1 0 0 0 0,-1-1 0 0 0,2 1 0 0 0,11 0 0 0 0,3 2 0 0 0,-16-3 0 0 0,0 1 0 0 0,0 0 0 0 0,0 0 0 0 0,0 0 0 0 0,2 1 0 0 0,-1 0 15 0 0,-1-1 0 0 0,0 0-1 0 0,1-1 1 0 0,-1 1 0 0 0,0-1 0 0 0,1 0 0 0 0,1 0-15 0 0,1 0 4 0 0,57-2 640 0 0,-7 0-441 0 0,-53 2-153 0 0,12-4 6 0 0,-13 3-57 0 0,0 0 0 0 0,1 0 0 0 0,-1 0 1 0 0,1 0-1 0 0,-1 1 0 0 0,2-1 1 0 0,22 1 0 0 0,26-5 0 0 0,-1 1 0 0 0,-41 4 0 0 0,1 0 0 0 0,0-1 0 0 0,4-2 0 0 0,7 0 0 0 0,-20 3 0 0 0,0-1 0 0 0,0 0 0 0 0,0 0 0 0 0,0-1 0 0 0,0 1 0 0 0,-1-1 0 0 0,1 1 0 0 0,2-2 0 0 0,8-4 0 0 0,-10 4 0 0 0,-1 1 0 0 0,-1 1 0 0 0,1-1 0 0 0,-1 1 0 0 0,1 0 0 0 0,0 0 0 0 0,0 0 0 0 0,-1 0 0 0 0,1 1 0 0 0,0-1 0 0 0,0 1 0 0 0,2-1 0 0 0,29-10 0 0 0,-17 4 0 0 0,7-8 0 0 0,7-3 0 0 0,-31 18 0 0 0,1 0 0 0 0,-1 0 0 0 0,0-1 0 0 0,1 1 0 0 0,-1 0 0 0 0,0 0 0 0 0,0 0 0 0 0,1 0 0 0 0,-1 0 0 0 0,0 0 0 0 0,1 0 0 0 0,-1-1 0 0 0,0 1 0 0 0,0 0 0 0 0,1 0 0 0 0,-1 0 0 0 0,0-1 0 0 0,0 1 0 0 0,1 0 0 0 0,-1 0 0 0 0,0-1 0 0 0,0 1 0 0 0,0 0 0 0 0,0 0 0 0 0,1-1 0 0 0,-1 1 0 0 0,0 0 0 0 0,0-1 0 0 0,1-1 0 0 0,8-2 0 0 0,-5 3 0 0 0,-1 0 0 0 0,1 0 0 0 0,-1 1 0 0 0,1-1 0 0 0,-1 1 0 0 0,1-1 0 0 0,-1 1 0 0 0,1 0 0 0 0,-1 1 0 0 0,1-1 0 0 0,-1 1 0 0 0,4 0 0 0 0,-5 0 0 0 0,0-1 0 0 0,0 0 0 0 0,0 0 0 0 0,0 0 0 0 0,0 0 0 0 0,0 0 0 0 0,0 0 0 0 0,1 0 0 0 0,-1-1 0 0 0,0 1 0 0 0,0-1 0 0 0,0 1 0 0 0,-1-1 0 0 0,1 0 0 0 0,1 0 0 0 0,-2 0 0 0 0,0 0 0 0 0,0 1 0 0 0,-1-1 0 0 0,1 0 0 0 0,0 0 0 0 0,0 0 0 0 0,-1 1 0 0 0,1-1 0 0 0,0 0 0 0 0,-1 0 0 0 0,1 0 0 0 0,-1 0 0 0 0,1 0 0 0 0,-1 0 0 0 0,0 0 0 0 0,1-1 0 0 0,14-21 0 0 0,-13 19 0 0 0,-2 3 0 0 0,1 0 0 0 0,-1 0 0 0 0,1 0 0 0 0,0 0 0 0 0,-1 0 0 0 0,1 0 0 0 0,0 1 0 0 0,0-1 0 0 0,0 0 0 0 0,-1 0 0 0 0,1 0 0 0 0,0 1 0 0 0,1-1 0 0 0,11-7 0 0 0,19-4 0 0 0,-18 7 0 0 0,23-7 0 0 0,-31 9-59 0 0,-4 2-246 0 0,-7-12-2602 0 0,2 8 1138 0 0</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41.214"/>
    </inkml:context>
    <inkml:brush xml:id="br0">
      <inkml:brushProperty name="width" value="0.05" units="cm"/>
      <inkml:brushProperty name="height" value="0.05" units="cm"/>
    </inkml:brush>
  </inkml:definitions>
  <inkml:trace contextRef="#ctx0" brushRef="#br0">10 1 5528 0 0,'0'0'422'0'0,"-4"2"1542"0"0,-2 3 14193 0 0,9-2-16129 0 0,0-1 0 0 0,-1-1 0 0 0,1 1 0 0 0,0 0 0 0 0,0 0 0 0 0,0-1 0 0 0,0 0 0 0 0,2 1-28 0 0,7 4 218 0 0,-11-6-84 0 0,16 11 392 0 0,-13-9-319 0 0,1-1 0 0 0,-1 1 0 0 0,1-1 0 0 0,-1 1 1 0 0,1-1-1 0 0,0-1 0 0 0,-1 1 0 0 0,1-1 0 0 0,0 0 1 0 0,0 0-1 0 0,0 0-207 0 0,-3 0 91 0 0,-1 0 37 0 0,0 0-97 0 0,0 0 1 0 0,-1 0-1 0 0,1-1 0 0 0,0 1 0 0 0,-1 0 1 0 0,1 1-1 0 0,0-1 0 0 0,-1 0 1 0 0,1 0-1 0 0,0 0 0 0 0,-1 0 0 0 0,1 0 1 0 0,0 1-1 0 0,-1-1 0 0 0,1 0 0 0 0,-1 1 1 0 0,1-1-32 0 0,16 4 452 0 0,-16-4-596 0 0,1 0 0 0 0,-1 0 0 0 0,0 0 0 0 0,0-1-1 0 0,1 1 1 0 0,-1-1 0 0 0,0 1 0 0 0,0-1 0 0 0,0 1 0 0 0,0-1 0 0 0,0 0 0 0 0,0 1-1 0 0,0-1 1 0 0,0 0 0 0 0,0 0 0 0 0,0 0 0 0 0,0 0 0 0 0,0 0 0 0 0,0 0-1 0 0,-1 0 1 0 0,1 0 0 0 0,0 0 0 0 0,-1 0 0 0 0,1 0 0 0 0,-1 0 0 0 0,0-1-1 0 0,1 1 1 0 0,-1 0 0 0 0,0 0 144 0 0,1 0-1920 0 0,-1 1-324 0 0</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41.600"/>
    </inkml:context>
    <inkml:brush xml:id="br0">
      <inkml:brushProperty name="width" value="0.05" units="cm"/>
      <inkml:brushProperty name="height" value="0.05" units="cm"/>
    </inkml:brush>
  </inkml:definitions>
  <inkml:trace contextRef="#ctx0" brushRef="#br0">0 1 6912 0 0,'0'0'608'0'0,"0"0"-480"0"0,0 0-128 0 0,6 6 0 0 0,-6-1 1320 0 0,0-5 248 0 0,0 5 40 0 0,0-5 16 0 0,7 3-1080 0 0,-7-3-208 0 0,0 0-48 0 0,5 3 0 0 0,5-3-992 0 0,1 0-200 0 0,-11 0-40 0 0,0 0-8 0 0</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42.602"/>
    </inkml:context>
    <inkml:brush xml:id="br0">
      <inkml:brushProperty name="width" value="0.05" units="cm"/>
      <inkml:brushProperty name="height" value="0.05" units="cm"/>
    </inkml:brush>
  </inkml:definitions>
  <inkml:trace contextRef="#ctx0" brushRef="#br0">489 1928 14456 0 0,'-2'0'223'0'0,"9"0"1256"0"0,22 4 4608 0 0,-28-4-5237 0 0,-1 0-80 0 0,0 0-332 0 0,9 1 350 0 0,15 17-312 0 0,-19-1-476 0 0,3-6 16 0 0,-8-10 63 0 0,8-4-112 0 0,-6-2 19 0 0,-4 0 42 0 0,2 4 122 0 0,-3-8 594 0 0,0 0 69 0 0,-6-11 148 0 0,9 20-884 0 0,-1-1-57 0 0,1 0 0 0 0,0 0 0 0 0,-1 0 0 0 0,1 1-1 0 0,0-1 1 0 0,0 0 0 0 0,-1 0 0 0 0,1 0-1 0 0,0 1 1 0 0,0-1 0 0 0,0 0 0 0 0,0 0-1 0 0,0 0 1 0 0,0 0 0 0 0,0 0-20 0 0,-1-10 193 0 0,-3 6-42 0 0,4 4-121 0 0,-1 1 0 0 0,1-1 0 0 0,-1 0 0 0 0,1 0 0 0 0,-1 0 0 0 0,1 1-1 0 0,-1-1 1 0 0,1 0 0 0 0,0 0 0 0 0,-1 0 0 0 0,1 0 0 0 0,0 0 0 0 0,0 0 0 0 0,0 1 0 0 0,0-1 0 0 0,0 0 0 0 0,0-1-30 0 0,-5-16 668 0 0,5 15-588 0 0,-1 0 0 0 0,0 0 0 0 0,0-1 0 0 0,0 1 0 0 0,0 0 0 0 0,0 0 1 0 0,-1 0-1 0 0,1 0 0 0 0,-1 0 0 0 0,-1-2-80 0 0,-9-17 208 0 0,2-19 289 0 0,8 30-344 0 0,-1 1 0 0 0,0 0-1 0 0,-3-6-152 0 0,2 6-15 0 0,1 1 0 0 0,0-1 1 0 0,-1-7 14 0 0,3 10 28 0 0,0 1 0 0 0,-1 0 0 0 0,-1-1 0 0 0,-1-2-28 0 0,3 6 13 0 0,-1 0 0 0 0,1 0-1 0 0,0 0 1 0 0,0 0 0 0 0,0-1 0 0 0,0 1-1 0 0,0 0 1 0 0,1 0 0 0 0,-1-1 0 0 0,1 1-1 0 0,0 0 1 0 0,0-1 0 0 0,0 1 0 0 0,1 0-1 0 0,-1-1 1 0 0,1 1 0 0 0,0-2-13 0 0,0 1 0 0 0,0 1 0 0 0,0-1 0 0 0,-1 0 0 0 0,1 0 0 0 0,-1 0 0 0 0,0 1 0 0 0,0-1 0 0 0,0 0 0 0 0,-1 0 0 0 0,1 0 0 0 0,-1 1 0 0 0,0-1 0 0 0,-1-2 0 0 0,-2-14 0 0 0,-9-23 245 0 0,8 21-233 0 0,3 14 2 0 0,0 0-1 0 0,1-1 1 0 0,0 1 0 0 0,0-5-14 0 0,-4-24 0 0 0,2 17 0 0 0,-12-45 0 0 0,2 13 0 0 0,6 22 0 0 0,-9-19 0 0 0,15 43 0 0 0,0 0 0 0 0,0 0 0 0 0,0 0 0 0 0,0-3 0 0 0,-2-15 0 0 0,-22-103 0 0 0,20 108 0 0 0,-2-7 0 0 0,2 0 0 0 0,-1-11 0 0 0,2 16 0 0 0,0 1 0 0 0,-2 0 0 0 0,-5-14 0 0 0,3 7 0 0 0,3 13 0 0 0,-1 1 0 0 0,-7-12 0 0 0,2 2 0 0 0,0 0 0 0 0,1-1 0 0 0,-3-16 0 0 0,1 11 0 0 0,9 23 0 0 0,0 0 0 0 0,0 0 0 0 0,1 0 0 0 0,0 0 0 0 0,-1-5 0 0 0,0-9 0 0 0,-2 0 0 0 0,-1 1 0 0 0,0 0 0 0 0,-7-14 0 0 0,11 27 0 0 0,-3-4 0 0 0,1 1 0 0 0,-1-1 0 0 0,-1 1 0 0 0,-5-8 0 0 0,5 10 0 0 0,0-1 0 0 0,1 0 0 0 0,0 0 0 0 0,1-1 0 0 0,-2-4 0 0 0,4 9 0 0 0,0-1 0 0 0,1 1 0 0 0,0-1 0 0 0,0 0 0 0 0,0 1 0 0 0,0-1 0 0 0,1-3 0 0 0,-1 2 0 0 0,0 0 0 0 0,0-1 0 0 0,0 1 0 0 0,-1 0 0 0 0,0 0 0 0 0,0 0 0 0 0,-4-5 0 0 0,-4-17 0 0 0,0-12 0 0 0,8 23 0 0 0,2 12 0 0 0,0 1 0 0 0,0 0 0 0 0,-1 0 0 0 0,0-1 0 0 0,0 1 0 0 0,0 0 0 0 0,0 0 0 0 0,-1 0 0 0 0,-1-4 0 0 0,-1-3 0 0 0,2-3 0 0 0,0 9 0 0 0,-3-1 0 0 0,3 1-69 0 0,2 5-293 0 0,-10 3-1286 0 0,3 19-3965 0 0,6-13-3630 0 0</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43.604"/>
    </inkml:context>
    <inkml:brush xml:id="br0">
      <inkml:brushProperty name="width" value="0.05" units="cm"/>
      <inkml:brushProperty name="height" value="0.05" units="cm"/>
    </inkml:brush>
  </inkml:definitions>
  <inkml:trace contextRef="#ctx0" brushRef="#br0">571 55 5760 0 0,'0'0'264'0'0,"0"0"-8"0"0,0 0-163 0 0,1-2 433 0 0,0 1 1 0 0,-1 0-1 0 0,1 0 0 0 0,-1-1 1 0 0,1 1-1 0 0,-1 0 0 0 0,0 0 0 0 0,1-1 1 0 0,-1 1-1 0 0,0 0 0 0 0,0-1 0 0 0,0 0-525 0 0,0 1 185 0 0,0 1 1 0 0,0 0 0 0 0,0-1 0 0 0,0 1 0 0 0,0-1 0 0 0,0 1 0 0 0,0 0 0 0 0,0-1 0 0 0,0 1 0 0 0,0 0 0 0 0,0-1 0 0 0,0 1 0 0 0,0 0 0 0 0,1-1 0 0 0,-1 1 0 0 0,0 0 0 0 0,0-1 0 0 0,0 1 0 0 0,1 0 0 0 0,-1-1 0 0 0,0 1 0 0 0,0 0 0 0 0,1-1 0 0 0,-1 1 0 0 0,0 0 0 0 0,1 0 0 0 0,-1 0 0 0 0,0-1 0 0 0,0 1 0 0 0,1 0 0 0 0,-1 0 0 0 0,0 0 0 0 0,1 0 0 0 0,-1-1-187 0 0,1 1 195 0 0,0-1 0 0 0,0 0 1 0 0,0 0-1 0 0,-1 0 0 0 0,1 0 0 0 0,0 0 0 0 0,-1 0 1 0 0,1 0-1 0 0,-1 0 0 0 0,1 0 0 0 0,-1 0 0 0 0,1 0 0 0 0,-1 0 1 0 0,0 0-1 0 0,1 0 0 0 0,-1 0 0 0 0,0-1 0 0 0,0 0-195 0 0,0 1 71 0 0,4 0 0 0 0,-4 1 14 0 0,2-1-26 0 0,3-1-33 0 0,-4 2 49 0 0,-1 0-6 0 0,-16 20 31 0 0,7-5 390 0 0,1 0 0 0 0,-2 7-490 0 0,-7 12 36 0 0,-15 39 104 0 0,25-57-25 0 0,-1-1 1 0 0,-1 0-1 0 0,0 0 0 0 0,-1 0 0 0 0,-3 2-115 0 0,7-10 48 0 0,1 0 0 0 0,1 0 0 0 0,-1 0 0 0 0,1 0 0 0 0,0 3-48 0 0,-3 3 137 0 0,1-1-1 0 0,-9 13-136 0 0,-6 9 271 0 0,-1 11 241 0 0,-2 9-512 0 0,-4 12-236 0 0,-2-2 0 0 0,-13 15 236 0 0,25-32-664 0 0,-4 1-270 0 0,-13 35 190 0 0,23-53-667 0 0,3-10 53 0 0,-5 14-219 0 0,10-20 1681 0 0,-1-1 0 0 0,-1 0 0 0 0,0 0 0 0 0,-1 0 0 0 0,-4 5-104 0 0,-6 12 578 0 0,11-18-101 0 0,0 0-1 0 0,0 1 1 0 0,-2 8-477 0 0,7-16 145 0 0,1-4-119 0 0,0 1 1 0 0,-1-1-1 0 0,1 0 0 0 0,-1 1 1 0 0,1-1-1 0 0,-1 0 0 0 0,0 1 0 0 0,0-1 1 0 0,1 0-1 0 0,-1 0 0 0 0,0 1 1 0 0,0-1-1 0 0,0 0 0 0 0,0 0 0 0 0,0 0 1 0 0,-1 0-27 0 0,-11 16-311 0 0,0-3-2490 0 0,13-14 1707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02.552"/>
    </inkml:context>
    <inkml:brush xml:id="br0">
      <inkml:brushProperty name="width" value="0.05" units="cm"/>
      <inkml:brushProperty name="height" value="0.05" units="cm"/>
    </inkml:brush>
  </inkml:definitions>
  <inkml:trace contextRef="#ctx0" brushRef="#br0">38 0 7368 0 0,'-3'11'533'0'0,"0"-5"802"0"0,2-2 2551 0 0,1-3-2228 0 0,0-1-552 0 0,0 0-238 0 0,0 0-48 0 0,0 0-89 0 0,0 0-333 0 0,0 0-144 0 0,0 0-29 0 0,0 0 31 0 0,0 0 163 0 0,0 0 77 0 0,0 0 14 0 0,0 0-67 0 0,11 2-278 0 0,-7-2 463 0 0,-3 0-535 0 0,0 0 0 0 0,1-1 0 0 0,-1 1 1 0 0,0 0-1 0 0,0 0 0 0 0,0 0 0 0 0,0 0 0 0 0,1 1 0 0 0,-1-1 0 0 0,0 0 0 0 0,0 0 0 0 0,0 1 0 0 0,0-1 0 0 0,0 0 0 0 0,1 1-93 0 0,3 1 66 0 0,-4-2 267 0 0,-1 0 94 0 0,0 0 11 0 0,0 0-47 0 0,0 0-207 0 0,0 0-89 0 0,0 0-21 0 0,0 0 22 0 0,0 0 100 0 0,0 0 42 0 0,0 0 8 0 0,0 0-23 0 0,-20-14 112 0 0,17 13-280 0 0,-1-1 1 0 0,1 1 0 0 0,0-1 0 0 0,-1 1 0 0 0,1 0 0 0 0,-1 0 0 0 0,-3 0-56 0 0,-6-1 519 0 0,9 0-40 0 0,2 5-142 0 0,6 5 275 0 0,-3-6-612 0 0,1 0 0 0 0,-1-1 0 0 0,1 0 0 0 0,0 1 0 0 0,0-1 0 0 0,0 0 0 0 0,-1 0 0 0 0,1 0 0 0 0,0 0 0 0 0,0 0 0 0 0,1 0 0 0 0,-1-1 0 0 0,0 1 0 0 0,0-1 0 0 0,0 1 0 0 0,0-1 0 0 0,0 0 0 0 0,1 0 0 0 0,-1 0 0 0 0,2 0 0 0 0,14 2 0 0 0,-13-1 0 0 0,0 1 11 0 0,-4-1 42 0 0,-1-1 16 0 0,0 0 17 0 0,0 0-17 0 0,0 0-1 0 0,-1-1-50 0 0,-1 1 0 0 0,0 0 0 0 0,0-1 0 0 0,1 0 0 0 0,-1 1 0 0 0,1-1 0 0 0,-1 0 0 0 0,0 0 0 0 0,1 0 0 0 0,-1 0 0 0 0,0-1-18 0 0,-15-7 90 0 0,4 9 319 0 0,20 4-262 0 0,-6-4-183 0 0,-1 1 0 0 0,1-1-1 0 0,0 0 1 0 0,-1 0 0 0 0,1 0 0 0 0,0 0-1 0 0,0 0 1 0 0,-1 0 0 0 0,1 0-1 0 0,0 0 1 0 0,-1 0 0 0 0,1-1 0 0 0,0 1-1 0 0,-1 0 1 0 0,1 0 0 0 0,0 0 0 0 0,-1-1-1 0 0,1 1 1 0 0,0 0 0 0 0,-1-1 0 0 0,1 1-1 0 0,-1-1 1 0 0,1 1 0 0 0,-1-1 0 0 0,1 1-1 0 0,-1-1 1 0 0,1 1 0 0 0,-1-1 0 0 0,1 1-1 0 0,-1-1 1 0 0,1 0 36 0 0,5-10-628 0 0</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44.004"/>
    </inkml:context>
    <inkml:brush xml:id="br0">
      <inkml:brushProperty name="width" value="0.05" units="cm"/>
      <inkml:brushProperty name="height" value="0.05" units="cm"/>
    </inkml:brush>
  </inkml:definitions>
  <inkml:trace contextRef="#ctx0" brushRef="#br0">81 0 9560 0 0,'0'0'432'0'0,"0"0"-4"0"0,-4 14 4316 0 0,-4 6-1793 0 0,8-17-2627 0 0,-2 1 0 0 0,1-1 0 0 0,0 0 0 0 0,-1 1 0 0 0,1-1 0 0 0,-2 1-324 0 0,-8 20 1325 0 0,10-21-1187 0 0,0 0 0 0 0,-1 0 0 0 0,1 0 0 0 0,-1 0 0 0 0,1 0 0 0 0,-1-1 0 0 0,0 1 0 0 0,0 0-1 0 0,0-1 1 0 0,-1 1-138 0 0,0 0 70 0 0,1 0 0 0 0,-1 0 0 0 0,1 0-1 0 0,-1 0 1 0 0,1 0 0 0 0,0 1 0 0 0,1-1 0 0 0,-1 1-1 0 0,0-1 1 0 0,0 4-70 0 0,-2 4 66 0 0,3-9-231 0 0,1-2-696 0 0,1-1-313 0 0,3-5-66 0 0</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44.387"/>
    </inkml:context>
    <inkml:brush xml:id="br0">
      <inkml:brushProperty name="width" value="0.05" units="cm"/>
      <inkml:brushProperty name="height" value="0.05" units="cm"/>
    </inkml:brush>
  </inkml:definitions>
  <inkml:trace contextRef="#ctx0" brushRef="#br0">156 1 9560 0 0,'0'0'216'0'0,"0"0"32"0"0,0 0 10 0 0,0 0-34 0 0,0 4-178 0 0,2 0 20 0 0,-1-3 36 0 0,-1 1 0 0 0,0-1-1 0 0,0 0 1 0 0,1 0 0 0 0,-1 1-1 0 0,0-1 1 0 0,0 0 0 0 0,0 0-1 0 0,0 1 1 0 0,-1-1-1 0 0,1 0 1 0 0,0 0 0 0 0,0 0-1 0 0,-1 1 1 0 0,1-1 0 0 0,-1 0-1 0 0,1 0 1 0 0,-1 0 0 0 0,1 0-1 0 0,-1 0 1 0 0,0 0 0 0 0,0 0-1 0 0,1 0 1 0 0,-1 0 0 0 0,-1 1-102 0 0,-2 2-216 0 0</inkml:trace>
  <inkml:trace contextRef="#ctx0" brushRef="#br0" timeOffset="1">84 157 10280 0 0,'-2'14'1025'0'0,"2"-14"-892"0"0,0 1 0 0 0,1 0 0 0 0,-1 0 0 0 0,0 0 0 0 0,0 0 0 0 0,0 0 0 0 0,0 0 0 0 0,0 0 0 0 0,-1 0 0 0 0,1 0 0 0 0,0 0 0 0 0,0 0 0 0 0,0-1 0 0 0,-1 1 0 0 0,1 0 0 0 0,-1 0 0 0 0,1 0 0 0 0,-1 0 0 0 0,1-1 0 0 0,-1 1 0 0 0,1 0-1 0 0,-1 0 1 0 0,1-1 0 0 0,-1 1 0 0 0,0 0-133 0 0,-2 2 387 0 0,2-1-82 0 0,0 0 0 0 0,0 1 0 0 0,0-1 0 0 0,0 1 0 0 0,0 0 0 0 0,0-1 0 0 0,1 1 0 0 0,-1 2-305 0 0,-1 5-1879 0 0,1-9 44 0 0,-1 3-3275 0 0</inkml:trace>
  <inkml:trace contextRef="#ctx0" brushRef="#br0" timeOffset="2">29 340 9648 0 0,'-5'14'767'0'0,"4"-13"-616"0"0,1 0 0 0 0,0 0 1 0 0,0 0-1 0 0,-1 0 0 0 0,1 1 0 0 0,-1-1 0 0 0,1 0 0 0 0,-1 0 0 0 0,1 0 0 0 0,-1 0 0 0 0,0 0 1 0 0,0 0-1 0 0,0 0-151 0 0,-6 16 4746 0 0,6-15-4529 0 0,-4 25-1158 0 0,3-23-173 0 0</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44.823"/>
    </inkml:context>
    <inkml:brush xml:id="br0">
      <inkml:brushProperty name="width" value="0.05" units="cm"/>
      <inkml:brushProperty name="height" value="0.05" units="cm"/>
    </inkml:brush>
  </inkml:definitions>
  <inkml:trace contextRef="#ctx0" brushRef="#br0">39 0 10512 0 0,'-8'18'712'0'0,"3"-8"1053"0"0,1 1 0 0 0,0 0 0 0 0,-1 4-1765 0 0,-1 18 1291 0 0,-1-19 2042 0 0,7-14-3461 0 0</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51.887"/>
    </inkml:context>
    <inkml:brush xml:id="br0">
      <inkml:brushProperty name="width" value="0.05" units="cm"/>
      <inkml:brushProperty name="height" value="0.05" units="cm"/>
    </inkml:brush>
  </inkml:definitions>
  <inkml:trace contextRef="#ctx0" brushRef="#br0">927 0 7600 0 0,'13'3'768'0'0,"-9"2"7030"0"0,-5-1-7716 0 0,-4 12 391 0 0,5-15-377 0 0,-1 1 1 0 0,1 0-1 0 0,-1 0 0 0 0,1 0 1 0 0,-1-1-1 0 0,0 1 0 0 0,0 0 1 0 0,0-1-1 0 0,1 1 0 0 0,-2-1 0 0 0,1 1 1 0 0,0-1-97 0 0,0 1 12 0 0,1-1 0 0 0,-1 1 0 0 0,1-1-1 0 0,-1 0 1 0 0,1 1 0 0 0,0-1 0 0 0,-1 1 0 0 0,1-1 0 0 0,0 1 0 0 0,0-1 0 0 0,0 1 0 0 0,0 0-12 0 0,0 6 81 0 0,-17 37 19 0 0,-14 21-41 0 0,5-12 256 0 0,-58 146 1637 0 0,41-118-1606 0 0,3-5-17 0 0,-12 15-329 0 0,34-63 56 0 0,-60 105 480 0 0,68-113-297 0 0,0 0 0 0 0,-2 11-239 0 0,-10 23 235 0 0,-6 10 385 0 0,1 7-620 0 0,-20 49 251 0 0,-57 101 116 0 0,47-105-112 0 0,12-22-149 0 0,33-73-51 0 0,8-16-68 0 0,0 0 1 0 0,1 0-1 0 0,0 1 1 0 0,0-1-1 0 0,1 1 13 0 0,-25 62 69 0 0,1-20-599 0 0,17-30 572 0 0,3-7 81 0 0,0 1-1 0 0,1 0 1 0 0,0 0 0 0 0,1 0 0 0 0,1 1-1 0 0,0 2-122 0 0,0-7 26 0 0,1-1-1 0 0,-1 1 0 0 0,-1-1 0 0 0,-3 8-25 0 0,-3 4 27 0 0,-6 18-27 0 0,13-34-166 0 0,3-4-709 0 0,3-3-332 0 0</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53.196"/>
    </inkml:context>
    <inkml:brush xml:id="br0">
      <inkml:brushProperty name="width" value="0.05" units="cm"/>
      <inkml:brushProperty name="height" value="0.05" units="cm"/>
    </inkml:brush>
  </inkml:definitions>
  <inkml:trace contextRef="#ctx0" brushRef="#br0">0 1 3680 0 0,'0'0'284'0'0,"0"0"39"0"0,0 0 856 0 0,0 0 396 0 0,0 0 80 0 0,0 0-87 0 0,0 0-406 0 0,0 0-183 0 0,0 0-34 0 0,0 0-46 0 0,0 0-163 0 0,0 0-68 0 0,0 0-17 0 0,10 10 1099 0 0,-1 15 400 0 0,-1 1-1 0 0,1 10-2149 0 0,-3-11 482 0 0,2-1 0 0 0,0 0 0 0 0,2 1-482 0 0,14 36 816 0 0,-11-29 351 0 0,12 25-1167 0 0,-18-42 303 0 0,0 0 0 0 0,3 14-303 0 0,5 13 403 0 0,-8-21-192 0 0,-1 1-1 0 0,-1-1 0 0 0,-1 1 1 0 0,0 0-1 0 0,-1 9-210 0 0,4 25 427 0 0,-3-31-267 0 0,7 58 289 0 0,-8-65-345 0 0,0 0 1 0 0,3 8-105 0 0,-3-12 55 0 0,17 82 101 0 0,24 183 389 0 0,-42-265-524 0 0,0-1 0 0 0,-1 1-1 0 0,-1-1 1 0 0,0 10-21 0 0,0-17 13 0 0,1 0-1 0 0,-1 0 1 0 0,2 0-1 0 0,-1 1 1 0 0,0-2 0 0 0,1 1-1 0 0,0 0 1 0 0,1 0-13 0 0,5 19 46 0 0,1 8 46 0 0,-4-18 28 0 0,-1-1 1 0 0,1 9-121 0 0,6 61 211 0 0,-5-31 98 0 0,5 15-309 0 0,-5-42 44 0 0,-1-4 63 0 0,0-1 0 0 0,-2 1 1 0 0,0-1-1 0 0,-2 1 0 0 0,0 0 0 0 0,-1 1-107 0 0,-1-5-18 0 0,2 0 0 0 0,0 1 0 0 0,2 9 18 0 0,2 34-76 0 0,-4-35 268 0 0,0 0 0 0 0,2 0 0 0 0,5 16-192 0 0,10 50 75 0 0,-18-80-11 0 0,0-12 3 0 0,0-1 10 0 0,0 0 2 0 0,0 0-18 0 0,-3-13-3753 0 0,3 6-6716 0 0</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54.145"/>
    </inkml:context>
    <inkml:brush xml:id="br0">
      <inkml:brushProperty name="width" value="0.05" units="cm"/>
      <inkml:brushProperty name="height" value="0.05" units="cm"/>
    </inkml:brush>
  </inkml:definitions>
  <inkml:trace contextRef="#ctx0" brushRef="#br0">61 16 1840 0 0,'0'-4'300'0'0,"0"3"588"0"0,0 1 257 0 0,0 0 51 0 0,1-7 1143 0 0,-1 4 1197 0 0,-5 9-1326 0 0,1-1-1946 0 0,1 0 0 0 0,0 0 0 0 0,0 0 0 0 0,0 1 0 0 0,1-1-1 0 0,0 1 1 0 0,0 0 0 0 0,1 0 0 0 0,-1-1 0 0 0,1 6-264 0 0,-14 28 412 0 0,9-21 72 0 0,4-15-378 0 0,0 1 0 0 0,1 0 0 0 0,0 0 0 0 0,0 0 0 0 0,0 0 0 0 0,0 0 0 0 0,1 0 0 0 0,-1 2-106 0 0,1-5-728 0 0,0-1-3385 0 0,0 0-1459 0 0</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55.117"/>
    </inkml:context>
    <inkml:brush xml:id="br0">
      <inkml:brushProperty name="width" value="0.05" units="cm"/>
      <inkml:brushProperty name="height" value="0.05" units="cm"/>
    </inkml:brush>
  </inkml:definitions>
  <inkml:trace contextRef="#ctx0" brushRef="#br0">0 9 5528 0 0,'0'-5'568'0'0,"1"2"-33"0"0,0 4 622 0 0,1 4 1841 0 0,-1-5-1391 0 0,-1 0-328 0 0,0 0-147 0 0,0 0-32 0 0,10 7 1850 0 0,6 5 1925 0 0,-13-10-4479 0 0,0 1 0 0 0,1-1 1 0 0,-1 1-1 0 0,-1-1 0 0 0,1 1 0 0 0,0 0 0 0 0,1 2-396 0 0,12 11 1234 0 0,-2-4-487 0 0,-13-10-704 0 0,0-1 0 0 0,0 0 0 0 0,0 0 0 0 0,-1 0 0 0 0,1 0 0 0 0,0 0 0 0 0,1 0 0 0 0,-1 0 0 0 0,0 0 0 0 0,0-1 0 0 0,0 1-1 0 0,0 0 1 0 0,1-1 0 0 0,-1 1 0 0 0,0-1 0 0 0,1 1 0 0 0,-1-1 0 0 0,0 0 0 0 0,1 1 0 0 0,-1-1 0 0 0,0 0 0 0 0,2 0-43 0 0,-2 0 19 0 0,14 4 340 0 0,1 1-1 0 0,-1 0 1 0 0,2 1-359 0 0,21 8 516 0 0,-35-13-442 0 0,1 1 0 0 0,-1 0 0 0 0,0-1 0 0 0,0 1 1 0 0,0 1-1 0 0,1 0-74 0 0,12 8 191 0 0,1-4-76 0 0,1-1 0 0 0,0-1 1 0 0,0 0-1 0 0,0-2 0 0 0,18 2-115 0 0,-11-1 54 0 0,-1 0 0 0 0,20 7-54 0 0,1 7 174 0 0,-34-13-134 0 0,0 0 0 0 0,0-1 0 0 0,0-1 0 0 0,1 0-1 0 0,5 1-39 0 0,-14-4-96 0 0,0 0 0 0 0,0 0 0 0 0,0-1 0 0 0,0 1 0 0 0,0-1 0 0 0,0 0 0 0 0,0 0 1 0 0,0 0-1 0 0,0 0 0 0 0,1-1 96 0 0,21-6 422 0 0,-7 6 35 0 0,-5 0-428 0 0,0 0 0 0 0,0 1-1 0 0,0 1 1 0 0,11 1-29 0 0,0 0 0 0 0,-1 0 0 0 0,1-1 0 0 0,20-4 0 0 0,-19 1 36 0 0,-9 0-214 0 0,0 1 0 0 0,10 1 178 0 0,-5-1-95 0 0,0 0 0 0 0,0-1 0 0 0,0-2 1 0 0,0 0-1 0 0,12-5 95 0 0,-17 5 474 0 0,-3 2-366 0 0,0 1-1 0 0,1 0 1 0 0,7 1-108 0 0,12-2-3 0 0,-1 1 3 0 0,-25 2 0 0 0,-1 0 0 0 0,0 0 0 0 0,0-1 0 0 0,0 0 0 0 0,0 0 0 0 0,0 0 0 0 0,0-1 0 0 0,4-2 0 0 0,54-30-472 0 0,-54 28 3 0 0,-9 6 614 0 0,-1 0 79 0 0,1 2-8892 0 0,-1 2-1435 0 0</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56.321"/>
    </inkml:context>
    <inkml:brush xml:id="br0">
      <inkml:brushProperty name="width" value="0.05" units="cm"/>
      <inkml:brushProperty name="height" value="0.05" units="cm"/>
    </inkml:brush>
  </inkml:definitions>
  <inkml:trace contextRef="#ctx0" brushRef="#br0">135 0 5984 0 0,'0'0'464'0'0,"0"0"-92"0"0,-1 5 3556 0 0,-3 7 564 0 0,3-11-4113 0 0,1 0 1 0 0,-1 0 0 0 0,1 0-1 0 0,-1 0 1 0 0,1 0 0 0 0,0 0-1 0 0,-1 0 1 0 0,1 1 0 0 0,0-1-1 0 0,0 0 1 0 0,-1 0 0 0 0,1 0-1 0 0,0 1 1 0 0,0-1 0 0 0,1 0-1 0 0,-1 1-379 0 0,0-1 95 0 0,0 1 0 0 0,0-1 0 0 0,0 1 0 0 0,0-1 0 0 0,0 1 0 0 0,0-1 0 0 0,-1 1 0 0 0,1-1 0 0 0,0 1 0 0 0,-1-1 0 0 0,1 0 0 0 0,-1 1 0 0 0,0 0-95 0 0,-8 10-1213 0 0,0 0 0 0 0,-1-1 0 0 0,-8 7 1213 0 0,11-9-2782 0 0,0 0 0 0 0,0 0 0 0 0,1 0 0 0 0,-2 4 2782 0 0,8-12-405 0 0,0-1 21 0 0,-8 22 1709 0 0,8-17-37 0 0,-1-1-1 0 0,1 1 0 0 0,-1-1 0 0 0,0 1 0 0 0,-1 3-1287 0 0,-2 3 1474 0 0,-1 0 0 0 0,0 0-1 0 0,-1 1-1473 0 0,5-9 85 0 0,0 0 0 0 0,0 0 0 0 0,0 0 0 0 0,0 1 0 0 0,1-1 0 0 0,0 0 0 0 0,-1 0-1 0 0,1 1 1 0 0,0-1 0 0 0,1 2-85 0 0,-1 3-599 0 0,-1-7-368 0 0,-1 5-52 0 0</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56.668"/>
    </inkml:context>
    <inkml:brush xml:id="br0">
      <inkml:brushProperty name="width" value="0.05" units="cm"/>
      <inkml:brushProperty name="height" value="0.05" units="cm"/>
    </inkml:brush>
  </inkml:definitions>
  <inkml:trace contextRef="#ctx0" brushRef="#br0">101 1 2304 0 0,'-7'9'1293'0'0,"3"-3"3656"0"0,1 2-320 0 0,3-6-4455 0 0,0-1 1 0 0,0 0 0 0 0,-1 0 0 0 0,1 0-1 0 0,-1 0 1 0 0,1 0 0 0 0,0 0-1 0 0,-1 0 1 0 0,0 0 0 0 0,1 0 0 0 0,-1 0-1 0 0,1 0 1 0 0,-1 0-175 0 0,-5 16 188 0 0,4-6-1268 0 0,2-9 406 0 0</inkml:trace>
  <inkml:trace contextRef="#ctx0" brushRef="#br0" timeOffset="1">26 164 9848 0 0,'0'0'448'0'0,"0"0"-7"0"0,-4 16 555 0 0,-1-8 171 0 0,1 1-1 0 0,1-1 1 0 0,0 1 0 0 0,0 0-1 0 0,0 2-1166 0 0,3-5 107 0 0,0-5-183 0 0,0-1-790 0 0,0 0-3203 0 0,0 0-1377 0 0</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57.069"/>
    </inkml:context>
    <inkml:brush xml:id="br0">
      <inkml:brushProperty name="width" value="0.05" units="cm"/>
      <inkml:brushProperty name="height" value="0.05" units="cm"/>
    </inkml:brush>
  </inkml:definitions>
  <inkml:trace contextRef="#ctx0" brushRef="#br0">58 0 2304 0 0,'-6'16'4034'0'0,"-1"2"1931"0"0,-6 7-2463 0 0,3-8-1948 0 0,-10 24 1696 0 0,19-38-3413 0 0,1 0-888 0 0,0-3 327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03.686"/>
    </inkml:context>
    <inkml:brush xml:id="br0">
      <inkml:brushProperty name="width" value="0.05" units="cm"/>
      <inkml:brushProperty name="height" value="0.05" units="cm"/>
    </inkml:brush>
  </inkml:definitions>
  <inkml:trace contextRef="#ctx0" brushRef="#br0">1 9 3224 0 0,'0'-1'143'0'0,"0"-2"-3"0"0,1-1 41 0 0,-1 3 603 0 0,0 1 253 0 0,0 0 47 0 0,0 0-115 0 0,0 0-525 0 0,0 0-232 0 0,0 0-48 0 0,0 1-22 0 0,0 3-53 0 0,0 2-106 0 0,-1-1-51 0 0</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57.438"/>
    </inkml:context>
    <inkml:brush xml:id="br0">
      <inkml:brushProperty name="width" value="0.05" units="cm"/>
      <inkml:brushProperty name="height" value="0.05" units="cm"/>
    </inkml:brush>
  </inkml:definitions>
  <inkml:trace contextRef="#ctx0" brushRef="#br0">0 1 4608 0 0,'0'0'353'0'0,"0"0"-1"0"0,0 0 859 0 0,0 0 401 0 0,0 0 78 0 0,0 0-107 0 0,0 0-530 0 0,0 0-233 0 0,0 0-48 0 0,0 0-73 0 0,13 6 340 0 0,-7 0-995 0 0,0 1 0 0 0,-1 0 1 0 0,0 0-1 0 0,0 0 1 0 0,0 0-1 0 0,-1 1 0 0 0,0-1 1 0 0,-1 1-1 0 0,0 0 0 0 0,0 0 1 0 0,-1 1-1 0 0,1 2-44 0 0,2 5 52 0 0,28 90-1418 0 0,-30-94 572 0 0</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57.886"/>
    </inkml:context>
    <inkml:brush xml:id="br0">
      <inkml:brushProperty name="width" value="0.05" units="cm"/>
      <inkml:brushProperty name="height" value="0.05" units="cm"/>
    </inkml:brush>
  </inkml:definitions>
  <inkml:trace contextRef="#ctx0" brushRef="#br0">0 1 10944 0 0,'0'5'473'0'0,"2"36"1028"0"0,2-23 1707 0 0,8 3-2151 0 0,-4-10-5814 0 0,-3-6-573 0 0</inkml:trace>
  <inkml:trace contextRef="#ctx0" brushRef="#br0" timeOffset="1">62 229 3224 0 0,'5'11'927'0'0,"-2"-7"4444"0"0,7 18-548 0 0,-5-10-4211 0 0,0-1 0 0 0,0 1-1 0 0,-1 1 1 0 0,-1-1 0 0 0,0 0-1 0 0,0 2-611 0 0,2 2 515 0 0,2-2-1162 0 0,-7-13-5740 0 0</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58.255"/>
    </inkml:context>
    <inkml:brush xml:id="br0">
      <inkml:brushProperty name="width" value="0.05" units="cm"/>
      <inkml:brushProperty name="height" value="0.05" units="cm"/>
    </inkml:brush>
  </inkml:definitions>
  <inkml:trace contextRef="#ctx0" brushRef="#br0">1 1 5528 0 0,'0'0'249'0'0,"0"0"-1"0"0,0 0 157 0 0,7 7 9194 0 0,1 3-6965 0 0,-4-8-2315 0 0,0 0-1 0 0,0 0 1 0 0,-1 0-1 0 0,1 0 1 0 0,1-1-1 0 0,-1 0 1 0 0,3 1-319 0 0,27 8 267 0 0,-30-8-476 0 0,1 0 1 0 0,0 0-1 0 0,0-1 1 0 0,0 0-1 0 0,0 0 0 0 0,0 0 1 0 0,1 0-1 0 0,-1-1 1 0 0,0 0-1 0 0,4 0 209 0 0,-2-1-1715 0 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58.603"/>
    </inkml:context>
    <inkml:brush xml:id="br0">
      <inkml:brushProperty name="width" value="0.05" units="cm"/>
      <inkml:brushProperty name="height" value="0.05" units="cm"/>
    </inkml:brush>
  </inkml:definitions>
  <inkml:trace contextRef="#ctx0" brushRef="#br0">0 44 4608 0 0,'0'0'353'0'0,"0"0"-29"0"0,12 0 3648 0 0,-1-1-1712 0 0,-10 0-2087 0 0,0 1 0 0 0,0 0 1 0 0,0-1-1 0 0,0 1 0 0 0,0 0 1 0 0,0 0-1 0 0,0 0 0 0 0,0 0 1 0 0,0 0-1 0 0,0 0 1 0 0,0 0-1 0 0,0 1 0 0 0,0-1 1 0 0,0 0-174 0 0,27 0 3127 0 0,-22 2-2949 0 0,-1 0 0 0 0,0-1-1 0 0,1 0 1 0 0,-1 0-1 0 0,1 0 1 0 0,-1-1 0 0 0,1 0-1 0 0,0 0 1 0 0,-1 0-1 0 0,1-1-177 0 0,-4 1-207 0 0,0 0 0 0 0,0 0-1 0 0,-1 0 1 0 0,1 0-1 0 0,0 0 1 0 0,0 1-1 0 0,-1-1 1 0 0,1 0 0 0 0,0 1-1 0 0,0 0 1 0 0,-1-1-1 0 0,1 1 1 0 0,-1 0-1 0 0,1 0 1 0 0,0 0 207 0 0,8 4-2672 0 0,-1-4-2952 0 0</inkml:trace>
  <inkml:trace contextRef="#ctx0" brushRef="#br0" timeOffset="1">275 20 9792 0 0,'0'0'446'0'0,"5"-3"146"0"0,-3 1-424 0 0,1 1 590 0 0,0 0-1 0 0,-1 0 1 0 0,1 0-1 0 0,0 0 1 0 0,0 0-1 0 0,-1 1 1 0 0,1-1-1 0 0,0 1 0 0 0,1 0-757 0 0,15-4-4938 0 0,-13 1-587 0 0</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58.956"/>
    </inkml:context>
    <inkml:brush xml:id="br0">
      <inkml:brushProperty name="width" value="0.05" units="cm"/>
      <inkml:brushProperty name="height" value="0.05" units="cm"/>
    </inkml:brush>
  </inkml:definitions>
  <inkml:trace contextRef="#ctx0" brushRef="#br0">7 17 10136 0 0,'-3'-9'276'0'0,"1"5"-12"0"0,1 5 410 0 0,1 0-60 0 0,0-1 203 0 0,0 0 42 0 0,0 0-70 0 0,14 2 332 0 0,-1-2-756 0 0,-9 0-364 0 0,1 0 1 0 0,-1 0 0 0 0,1 0 0 0 0,-1 0 0 0 0,1-1-1 0 0,-1 0 1 0 0,0 0 0 0 0,3-1-2 0 0,3 0-97 0 0</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59.305"/>
    </inkml:context>
    <inkml:brush xml:id="br0">
      <inkml:brushProperty name="width" value="0.05" units="cm"/>
      <inkml:brushProperty name="height" value="0.05" units="cm"/>
    </inkml:brush>
  </inkml:definitions>
  <inkml:trace contextRef="#ctx0" brushRef="#br0">1 5 5984 0 0,'11'-2'409'0'0,"-10"1"-394"0"0,0 1 0 0 0,-1-1 0 0 0,1 1 0 0 0,1 0 0 0 0,-1 0 0 0 0,0 0 0 0 0,0 0-1 0 0,0 0 1 0 0,0 0 0 0 0,0 0 0 0 0,0 0 0 0 0,0 0 0 0 0,0 0 0 0 0,0 0 0 0 0,0 0 0 0 0,0 1-15 0 0,21 1 5522 0 0,-18-1-4921 0 0,0 0 0 0 0,0 0 0 0 0,0-1-1 0 0,1 1 1 0 0,-1-1 0 0 0,0-1 0 0 0,0 1-1 0 0,1 0-600 0 0,9-1 510 0 0,-9 1-532 0 0,28 2 270 0 0,-12 5-4248 0 0,-14-4-1128 0 0</inkml:trace>
  <inkml:trace contextRef="#ctx0" brushRef="#br0" timeOffset="1">269 45 5064 0 0,'0'0'448'0'0,"0"0"-352"0"0,0 0-96 0 0,5 3 0 0 0,0-1 1256 0 0,-5-2 240 0 0,0 0 40 0 0,5 5 16 0 0,0 1-800 0 0,1-4-160 0 0,-6-2-32 0 0,0 0-8 0 0,0 0-552 0 0,4 3-184 0 0,-1 2 0 0 0</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2:59.688"/>
    </inkml:context>
    <inkml:brush xml:id="br0">
      <inkml:brushProperty name="width" value="0.05" units="cm"/>
      <inkml:brushProperty name="height" value="0.05" units="cm"/>
    </inkml:brush>
  </inkml:definitions>
  <inkml:trace contextRef="#ctx0" brushRef="#br0">0 119 4144 0 0,'1'6'9124'0'0,"1"-12"-7171"0"0,3-11-713 0 0,10-17-691 0 0,-14 30-548 0 0,1-1 0 0 0,0 0 0 0 0,0 0 0 0 0,0 1 0 0 0,0-1-1 0 0,1 1 1 0 0,-1 0 0 0 0,1 0 0 0 0,1 0 0 0 0,-1 0 0 0 0,0 0 0 0 0,1 1-1 0 0,2-2-118 0 0,1-3-10 0 0</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3:00.052"/>
    </inkml:context>
    <inkml:brush xml:id="br0">
      <inkml:brushProperty name="width" value="0.05" units="cm"/>
      <inkml:brushProperty name="height" value="0.05" units="cm"/>
    </inkml:brush>
  </inkml:definitions>
  <inkml:trace contextRef="#ctx0" brushRef="#br0">0 53 11000 0 0,'0'0'498'0'0,"0"0"-3"0"0,15-2-174 0 0,-3-1 1110 0 0,-1-1-1 0 0,0 0 0 0 0,0-1 0 0 0,9-4-1430 0 0,-9 3-637 0 0,0 1 0 0 0,1 0 0 0 0,0 1 1 0 0,2-1 636 0 0,-9 5-1240 0 0</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3:00.428"/>
    </inkml:context>
    <inkml:brush xml:id="br0">
      <inkml:brushProperty name="width" value="0.05" units="cm"/>
      <inkml:brushProperty name="height" value="0.05" units="cm"/>
    </inkml:brush>
  </inkml:definitions>
  <inkml:trace contextRef="#ctx0" brushRef="#br0">0 14 2304 0 0,'17'1'131'0'0,"17"-2"846"0"0,-11-5 2637 0 0,-17 4-2975 0 0,0 1-1 0 0,1-1 0 0 0,-1 1 0 0 0,0 1 0 0 0,1-1 1 0 0,-1 1-1 0 0,0 0 0 0 0,7 1-638 0 0,-8 0-509 0 0,1-1 0 0 0,-1 1 0 0 0,0 1-1 0 0,1-1 1 0 0,-1 1 0 0 0,1 1 509 0 0,0-3-3901 0 0</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3:00.828"/>
    </inkml:context>
    <inkml:brush xml:id="br0">
      <inkml:brushProperty name="width" value="0.05" units="cm"/>
      <inkml:brushProperty name="height" value="0.05" units="cm"/>
    </inkml:brush>
  </inkml:definitions>
  <inkml:trace contextRef="#ctx0" brushRef="#br0">1 1 6992 0 0,'8'14'760'0'0,"-5"-12"-503"0"0,1 1 0 0 0,0-1 0 0 0,-1 0 0 0 0,1 0 0 0 0,0 0 0 0 0,0 0 0 0 0,1-1 0 0 0,-1 1 0 0 0,0-1 0 0 0,1 0 0 0 0,-1-1 0 0 0,0 1 0 0 0,2-1-257 0 0,14 4 139 0 0,-14-3-8 0 0,-1 1 1 0 0,0 0-1 0 0,0 1 0 0 0,0-1 1 0 0,0 1-1 0 0,0 0 1 0 0,1 1-132 0 0,32 41 1456 0 0,-34-41-1370 0 0,0 1 1 0 0,0-1 0 0 0,0 0 0 0 0,1 0 0 0 0,-1-1 0 0 0,1 1 0 0 0,5 2-87 0 0,-8-5 253 0 0,1 0 1 0 0,-1 0-1 0 0,0 0 1 0 0,0 0 0 0 0,1 1-1 0 0,-1-1 1 0 0,0 1-1 0 0,-1-1 1 0 0,1 1 0 0 0,0 0-1 0 0,0 0 1 0 0,-1 0-1 0 0,1 0 1 0 0,0 2-254 0 0,3 4 762 0 0,-1 0 0 0 0,0 1-1 0 0,1 3-761 0 0,11 21 1340 0 0,-13-29-1252 0 0,0 1 0 0 0,1-1 0 0 0,-1 0 0 0 0,1 0 0 0 0,4 3-88 0 0,18 9 416 0 0,-10-7-376 0 0,-15-8-60 0 0,0 0 1 0 0,0-1-1 0 0,1 1 0 0 0,-1 0 0 0 0,0 0 0 0 0,0 0 0 0 0,0 0 0 0 0,0 1 1 0 0,0-1-1 0 0,0 0 0 0 0,-1 0 0 0 0,1 1 0 0 0,0-1 0 0 0,-1 0 0 0 0,1 1 1 0 0,-1-1-1 0 0,1 0 0 0 0,-1 1 0 0 0,0-1 0 0 0,1 2 20 0 0,-3 12-3392 0 0,2-14-1304 0 0,0-1-1266 0 0</inkml:trace>
  <inkml:trace contextRef="#ctx0" brushRef="#br0" timeOffset="1">373 371 5064 0 0,'0'0'232'0'0,"0"0"365"0"0,0 0 1410 0 0,0 0 617 0 0,0 0 120 0 0,3 0 974 0 0,13 1-1999 0 0,-14-2-1828 0 0,7-3 727 0 0,-5 3-6142 0 0,-4 1-358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04.620"/>
    </inkml:context>
    <inkml:brush xml:id="br0">
      <inkml:brushProperty name="width" value="0.05" units="cm"/>
      <inkml:brushProperty name="height" value="0.05" units="cm"/>
    </inkml:brush>
  </inkml:definitions>
  <inkml:trace contextRef="#ctx0" brushRef="#br0">108 63 4144 0 0,'0'0'319'0'0,"9"-16"5264"0"0,-8 12-4661 0 0,0 0 0 0 0,-1 0 0 0 0,1 0 0 0 0,-1 0 0 0 0,0-3-922 0 0,0 4 510 0 0,3-11 3824 0 0,-3 12-1406 0 0,-4 8-2297 0 0,1-1-533 0 0,0 0-1 0 0,1 1 0 0 0,-1-1 1 0 0,1 1-1 0 0,0-1 0 0 0,0 5-97 0 0,-7 18 848 0 0,-4 7 916 0 0,-4 24-1764 0 0,2-10 495 0 0,-33 139 906 0 0,48-185-1413 0 0,0-2-237 0 0,1-3-182 0 0,0 1 1 0 0,0-1 0 0 0,0 0-1 0 0,0 0 1 0 0,0 0 0 0 0,-1 1-1 0 0,1-1 1 0 0,0-1 430 0 0,-1 1-482 0 0,5-10-1004 0 0</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3:01.229"/>
    </inkml:context>
    <inkml:brush xml:id="br0">
      <inkml:brushProperty name="width" value="0.05" units="cm"/>
      <inkml:brushProperty name="height" value="0.05" units="cm"/>
    </inkml:brush>
  </inkml:definitions>
  <inkml:trace contextRef="#ctx0" brushRef="#br0">1 42 5064 0 0,'4'1'448'0'0,"-1"-1"-352"0"0,2-1-96 0 0,-5 1 0 0 0,3-3 2464 0 0,0 1 480 0 0,-1-1 96 0 0,-2 3 23 0 0,0 0-1703 0 0,0 0-336 0 0,0 0-72 0 0,2-2-16 0 0,1-4-632 0 0,-1-2-128 0 0,1 1-24 0 0,-3 1-8 0 0,0 6-1256 0 0,0-5-248 0 0</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3:01.608"/>
    </inkml:context>
    <inkml:brush xml:id="br0">
      <inkml:brushProperty name="width" value="0.05" units="cm"/>
      <inkml:brushProperty name="height" value="0.05" units="cm"/>
    </inkml:brush>
  </inkml:definitions>
  <inkml:trace contextRef="#ctx0" brushRef="#br0">5 72 8288 0 0,'0'0'638'0'0,"-4"6"341"0"0,4-5 8494 0 0,0-1-9538 0 0,1 0 1 0 0,-1 0-1 0 0,0 0 0 0 0,1 0 0 0 0,-1-1 0 0 0,0 1 1 0 0,1 0-1 0 0,-1 0 0 0 0,0 0 0 0 0,1 0 1 0 0,-1 0-1 0 0,0 0 0 0 0,1 0 0 0 0,-1 0 0 0 0,0 1 1 0 0,0-1-1 0 0,1 0 0 0 0,-1 0 0 0 0,0 0 0 0 0,1 0 1 0 0,-1 0-1 0 0,0 0 0 0 0,0 1 0 0 0,1-1 1 0 0,-1 0-1 0 0,0 0 0 0 0,1 1 65 0 0,-1-1-8 0 0,0 0 0 0 0,0 0 0 0 0,0 0 0 0 0,0 0 0 0 0,0 0 0 0 0,0 0 0 0 0,0 0 0 0 0,0 1 0 0 0,0-1 0 0 0,0 0 0 0 0,0 0 1 0 0,1 0-1 0 0,-1 0 0 0 0,0 0 0 0 0,0 0 0 0 0,0 0 0 0 0,0 0 0 0 0,0 0 0 0 0,0 0 0 0 0,0 0 0 0 0,1 1 0 0 0,-1-1 0 0 0,0 0 0 0 0,0 0 0 0 0,0 0 0 0 0,0 0 0 0 0,0 0 0 0 0,0 0 0 0 0,1 0 0 0 0,-1 0 0 0 0,0 0 0 0 0,0 0 0 0 0,0 0 0 0 0,0 0 0 0 0,0 0 0 0 0,0 0 0 0 0,1-1 0 0 0,-1 1 1 0 0,0 0-1 0 0,0 0 0 0 0,0 0 0 0 0,0 0 0 0 0,0 0 0 0 0,0 0 0 0 0,0 0 0 0 0,1 0 0 0 0,-1 0 0 0 0,0 0 0 0 0,0 0 0 0 0,0-1 0 0 0,0 1 0 0 0,0 0 0 0 0,0 0 0 0 0,0 0 0 0 0,0 0 0 0 0,0 0 0 0 0,0 0 0 0 0,0 0 0 0 0,0-1 0 0 0,0 1 0 0 0,0 0 0 0 0,0 0 0 0 0,0 0 0 0 0,0 0 8 0 0,0-5 69 0 0,-1-9 70 0 0,2 9-128 0 0,-1 3 70 0 0,0 2 130 0 0,0 0 56 0 0,0 0 11 0 0,0 0 6 0 0,0 0 18 0 0,0 0 8 0 0,0 0 2 0 0,0 0-25 0 0,0 0-106 0 0,-10-5-441 0 0,10-2-633 0 0,0 1-1 0 0,0 0 1 0 0,-1 0-1 0 0,0 0 1 0 0,-1-4 893 0 0,1 9-471 0 0,3-3-12 0 0,-1 2 1728 0 0,1 5-644 0 0,-2-2-365 0 0,8 17 1407 0 0,-7-14-1125 0 0,0 0-1 0 0,0 0 0 0 0,0 0 0 0 0,0 0 0 0 0,-1 0 0 0 0,0 1-517 0 0,0-4 281 0 0,0 2 67 0 0,-1 6 460 0 0,1-9-792 0 0,0 0 1 0 0,0 0 0 0 0,0 0 0 0 0,-1 0 0 0 0,1 0 0 0 0,0 0 0 0 0,0 1-1 0 0,0-1 1 0 0,0 0 0 0 0,0 0 0 0 0,0 0 0 0 0,-1 0 0 0 0,1 0 0 0 0,0 0 0 0 0,0 0-1 0 0,0 0 1 0 0,0 0 0 0 0,0 0 0 0 0,-1 0 0 0 0,1 0 0 0 0,0 0 0 0 0,0 0 0 0 0,0 0-1 0 0,0 0 1 0 0,-1 0 0 0 0,1 0 0 0 0,0 0 0 0 0,0 0 0 0 0,0 0 0 0 0,0 0-1 0 0,-1 0 1 0 0,1 0 0 0 0,0 0 0 0 0,0 0 0 0 0,0 0 0 0 0,0 0 0 0 0,0 0 0 0 0,0 0-1 0 0,-1-1 1 0 0,1 1 0 0 0,0 0 0 0 0,0 0 0 0 0,0 0 0 0 0,0 0 0 0 0,0 0 0 0 0,0 0-1 0 0,0-1 1 0 0,0 1 0 0 0,-1 0 0 0 0,1 0 0 0 0,0 0 0 0 0,0 0 0 0 0,0-1-17 0 0,-2-1-462 0 0,1 2 432 0 0,1-1-1 0 0,-1 1 1 0 0,1 0 0 0 0,-1-1-1 0 0,1 1 1 0 0,0-1-1 0 0,-1 1 1 0 0,1 0 0 0 0,0-1-1 0 0,-1 1 1 0 0,1-1-1 0 0,0 1 1 0 0,0-1 0 0 0,-1 0-1 0 0,1 1 1 0 0,0-1 0 0 0,0 1-1 0 0,0-1 1 0 0,0 1-1 0 0,0-1 1 0 0,-1 1 0 0 0,1-1-1 0 0,0 0 1 0 0,0 1-1 0 0,1-1 1 0 0,-1 1 0 0 0,0-1-1 0 0,0 0 1 0 0,0 1-1 0 0,0-1 1 0 0,0 1 0 0 0,1-1-1 0 0,-1 1 1 0 0,0-1-1 0 0,0 1 1 0 0,1-1 0 0 0,-1 1-1 0 0,0-1 1 0 0,1 1 0 0 0,-1-1-1 0 0,1 1 1 0 0,-1 0-1 0 0,1-1 1 0 0,-1 1 30 0 0,1 30 2917 0 0,-1-29-2405 0 0,0-1-69 0 0,0 1-294 0 0,0 2-1267 0 0,0-2-4786 0 0,0-1-2057 0 0</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3:04.190"/>
    </inkml:context>
    <inkml:brush xml:id="br0">
      <inkml:brushProperty name="width" value="0.05" units="cm"/>
      <inkml:brushProperty name="height" value="0.05" units="cm"/>
    </inkml:brush>
  </inkml:definitions>
  <inkml:trace contextRef="#ctx0" brushRef="#br0">51 0 5552 0 0,'0'0'256'0'0,"0"0"-7"0"0,0 0 10 0 0,0 0 617 0 0,0 0 290 0 0,0 0 61 0 0,0 0 8 0 0,0 0-15 0 0,-1 4 5456 0 0,-3 13-1979 0 0,-5 18-2761 0 0,1 0 1 0 0,-3 26-1937 0 0,4-14 321 0 0,-3 10-165 0 0,9-38-157 0 0,1-18-325 0 0,0-1-137 0 0,0 0-1723 0 0,0 0-6769 0 0</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3:04.544"/>
    </inkml:context>
    <inkml:brush xml:id="br0">
      <inkml:brushProperty name="width" value="0.05" units="cm"/>
      <inkml:brushProperty name="height" value="0.05" units="cm"/>
    </inkml:brush>
  </inkml:definitions>
  <inkml:trace contextRef="#ctx0" brushRef="#br0">0 1 19871 0 0,'0'0'910'0'0,"10"6"332"0"0,1 3-282 0 0,0 0-1 0 0,9 4-959 0 0,-9-6 630 0 0,-1 0-1 0 0,1 1 1 0 0,2 3-630 0 0,-7-5 53 0 0,-1 0 0 0 0,0 0 0 0 0,0 1 0 0 0,-1-1 0 0 0,1 1 0 0 0,-2 0 0 0 0,1 0 0 0 0,-1 1 0 0 0,0-1 0 0 0,0 1 0 0 0,-1-1 0 0 0,0 1 0 0 0,0 0 0 0 0,-1 0 0 0 0,0 0 0 0 0,0 0 0 0 0,-1 0 0 0 0,0 0 0 0 0,-1 0-1 0 0,1 0 1 0 0,-2 0 0 0 0,1 0 0 0 0,-1-1 0 0 0,0 1 0 0 0,-1 0 0 0 0,1-1 0 0 0,-2 1 0 0 0,1-1 0 0 0,-3 4-53 0 0,-5 9-398 0 0,-1 0 1 0 0,-1-1-1 0 0,-3 4 398 0 0,1-3-463 0 0</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3:05.123"/>
    </inkml:context>
    <inkml:brush xml:id="br0">
      <inkml:brushProperty name="width" value="0.05" units="cm"/>
      <inkml:brushProperty name="height" value="0.05" units="cm"/>
    </inkml:brush>
  </inkml:definitions>
  <inkml:trace contextRef="#ctx0" brushRef="#br0">24 0 17503 0 0,'-4'0'283'0'0,"3"0"-85"0"0,-1 0 1 0 0,0 0-1 0 0,0 0 0 0 0,1 1 1 0 0,-1-1-1 0 0,0 0 1 0 0,1 1-1 0 0,-1-1 0 0 0,-1 2-198 0 0,2-2 847 0 0,1 0 276 0 0,0 1-946 0 0,1 0 0 0 0,-1 0 0 0 0,0-1 0 0 0,1 1 0 0 0,-1 0 0 0 0,1 0 0 0 0,-1 0 0 0 0,1-1 0 0 0,-1 1 0 0 0,1 0 0 0 0,0-1 0 0 0,-1 1 0 0 0,1-1 0 0 0,0 1 0 0 0,0-1 0 0 0,-1 1 1 0 0,1-1-1 0 0,1 1-177 0 0,17 9 651 0 0,-15-8-315 0 0,28 10 327 0 0,-28-11-618 0 0,1 1 0 0 0,0-1 0 0 0,-1 1 0 0 0,1 0 0 0 0,-1 0 0 0 0,1 1 0 0 0,-1-1 0 0 0,3 3-45 0 0,-2 0 27 0 0,-2-3-20 0 0,-1 0 0 0 0,1 0 0 0 0,-1 0 1 0 0,0 1-1 0 0,0-1 0 0 0,0 1 0 0 0,1 1-7 0 0,-2-2 7 0 0,-1-1 0 0 0,1 1 0 0 0,-1 0 0 0 0,1-1 0 0 0,-1 1 0 0 0,0 0 0 0 0,0 0 0 0 0,0 0 0 0 0,0-1-1 0 0,0 1 1 0 0,0 0 0 0 0,0 0 0 0 0,0-1 0 0 0,-1 1 0 0 0,0 2-7 0 0,0 1 36 0 0,-1 0-1 0 0,0 0 0 0 0,0 0 1 0 0,-1 0-1 0 0,1 0 1 0 0,-1 0-1 0 0,0 0 0 0 0,-3 2-35 0 0,-31 34 230 0 0,26-30-52 0 0,1 0 1 0 0,0 1-1 0 0,-2 3-178 0 0,-9 17 832 0 0,21-32-814 0 0,0 0 0 0 0,0 0-1 0 0,0 1 1 0 0,-1-1 0 0 0,1 0 0 0 0,0 0 0 0 0,0 0-1 0 0,0 0 1 0 0,0 1 0 0 0,0-1 0 0 0,0 0 0 0 0,0 0-1 0 0,0 0 1 0 0,0 0 0 0 0,0 0 0 0 0,0 1 0 0 0,0-1-1 0 0,0 0 1 0 0,0 0 0 0 0,0 0 0 0 0,0 0 0 0 0,0 1-1 0 0,0-1 1 0 0,0 0 0 0 0,0 0 0 0 0,0 0-1 0 0,0 0 1 0 0,1 1 0 0 0,-1-1 0 0 0,0 0 0 0 0,0 0-1 0 0,0 0 1 0 0,0 0 0 0 0,0 0 0 0 0,0 0 0 0 0,0 1-1 0 0,0-1 1 0 0,1 0 0 0 0,-1 0 0 0 0,0 0 0 0 0,0 0-1 0 0,0 0 1 0 0,0 0 0 0 0,0 0 0 0 0,1 0-1 0 0,-1 0 1 0 0,0 0 0 0 0,0 0 0 0 0,0 0 0 0 0,0 0-18 0 0,15 2 234 0 0,17-5-186 0 0,9-8-253 0 0,9-4 205 0 0,9-9-5149 0 0,-41 17-3908 0 0</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3:05.493"/>
    </inkml:context>
    <inkml:brush xml:id="br0">
      <inkml:brushProperty name="width" value="0.05" units="cm"/>
      <inkml:brushProperty name="height" value="0.05" units="cm"/>
    </inkml:brush>
  </inkml:definitions>
  <inkml:trace contextRef="#ctx0" brushRef="#br0">0 0 20471 0 0,'0'0'464'0'0,"0"0"68"0"0,0 0 34 0 0,0 0-69 0 0,0 0-208 0 0,0 0 343 0 0,8 9 1860 0 0,-1-2-1900 0 0,3 2 84 0 0,-1 1 0 0 0,0 1 0 0 0,1 2-676 0 0,-7-9 50 0 0,-1-1-1 0 0,1 1 1 0 0,-1 0 0 0 0,0 1 0 0 0,-1-1-1 0 0,1 0 1 0 0,-1 0 0 0 0,1 1-1 0 0,-1-1 1 0 0,-1 1 0 0 0,1 3-50 0 0,0 5 65 0 0,-1 0 1 0 0,0 0-1 0 0,-1 0 1 0 0,-1 4-66 0 0,1-11-101 0 0,0 0 0 0 0,-1-1 0 0 0,0 1 0 0 0,0 0 0 0 0,0-1 0 0 0,-1 1 0 0 0,0-1 0 0 0,0 0 0 0 0,0 0 0 0 0,-2 3 101 0 0,-11 11-1048 0 0,1 0-51 0 0</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3:05.947"/>
    </inkml:context>
    <inkml:brush xml:id="br0">
      <inkml:brushProperty name="width" value="0.05" units="cm"/>
      <inkml:brushProperty name="height" value="0.05" units="cm"/>
    </inkml:brush>
  </inkml:definitions>
  <inkml:trace contextRef="#ctx0" brushRef="#br0">7 0 15664 0 0,'0'0'718'0'0,"0"0"-19"0"0,13 7 1431 0 0,-10-5-1784 0 0,-1 0 0 0 0,1-1 0 0 0,-1 0 0 0 0,1 1 0 0 0,-1-1 0 0 0,1 0 0 0 0,0-1 0 0 0,2 2-346 0 0,-3-2 65 0 0,0 1 0 0 0,1 0 0 0 0,-1 0 0 0 0,0 0 0 0 0,0 0 0 0 0,1 1 0 0 0,-1-1 0 0 0,0 1 0 0 0,0-1 0 0 0,0 1 0 0 0,-1 0 0 0 0,1-1 0 0 0,1 3-65 0 0,3 3 232 0 0,-1 1 0 0 0,0 0-1 0 0,3 5-231 0 0,-8-12 14 0 0,1 1 1 0 0,-1-1-1 0 0,1 1 0 0 0,-1-1 0 0 0,1 1 0 0 0,-1-1 0 0 0,0 1 1 0 0,0 0-1 0 0,0-1 0 0 0,0 1 0 0 0,0-1 0 0 0,0 1 0 0 0,0 0 1 0 0,-1-1-1 0 0,1 1 0 0 0,0-1 0 0 0,-1 1 0 0 0,1-1 1 0 0,-1 1-1 0 0,0-1 0 0 0,1 1 0 0 0,-2 0-14 0 0,-2 5 126 0 0,-1 0 0 0 0,0 0 0 0 0,0-1-1 0 0,-2 1-125 0 0,-3 5 115 0 0,6-8-95 0 0,0 0 0 0 0,0 0 0 0 0,-1 0 0 0 0,1 0 0 0 0,-1-1 0 0 0,0 0 0 0 0,-2 2-20 0 0,0-1 58 0 0,5-3-44 0 0,1 0-1 0 0,0 0 1 0 0,-1 0-1 0 0,1 0 0 0 0,0 1 1 0 0,0-1-1 0 0,0 0 1 0 0,0 0-1 0 0,0 1 1 0 0,0-1-1 0 0,0 0 0 0 0,1 1 1 0 0,-2 0-14 0 0,15 5 537 0 0,-7-5-576 0 0,0 0 0 0 0,0-1 0 0 0,0 1 0 0 0,1-1 0 0 0,-1-1 0 0 0,5 1 39 0 0,-6-1-10 0 0,0 0-1 0 0,1 0 1 0 0,-1 1 0 0 0,0 0 0 0 0,0 0 0 0 0,0 0 0 0 0,0 1 0 0 0,-1 0-1 0 0,1 0 1 0 0,1 1 10 0 0,-5-3 11 0 0,0 1 0 0 0,0-1-1 0 0,0 1 1 0 0,0 0-1 0 0,0-1 1 0 0,0 1 0 0 0,0 0-1 0 0,0 0 1 0 0,-1 0 0 0 0,1-1-1 0 0,0 1 1 0 0,-1 0 0 0 0,1 0-1 0 0,-1 0 1 0 0,1 1-11 0 0,0 0 19 0 0,-1 0 1 0 0,0 0 0 0 0,0 0-1 0 0,0 0 1 0 0,0 0-1 0 0,0 0 1 0 0,-1 0 0 0 0,1 0-1 0 0,-1 0-19 0 0,1 0 38 0 0,-1 0 1 0 0,1 0-1 0 0,-1 0 0 0 0,0 0 0 0 0,0 0 0 0 0,0 0 1 0 0,0-1-1 0 0,0 1 0 0 0,0 0 0 0 0,-1-1 0 0 0,1 1 1 0 0,0-1-1 0 0,-2 1-38 0 0,-21 17 1348 0 0,13-11-978 0 0,9-7-449 0 0,0 1-1 0 0,0-1 1 0 0,0 0 0 0 0,0 0-1 0 0,-1 0 1 0 0,1 0 0 0 0,0 0-1 0 0,0 0 1 0 0,-1-1 0 0 0,1 1-1 0 0,-1-1 1 0 0,1 0 0 0 0,0 1 0 0 0,-1-1-1 0 0,1 0 1 0 0,-1 0 0 0 0,1-1-1 0 0,0 1 1 0 0,-1 0 0 0 0,1-1-1 0 0,-1 0 1 0 0,1 1 0 0 0,0-1 0 0 0,0 0-1 0 0,-2-1 80 0 0,3 1-1144 0 0,-1-5-8 0 0</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23:06.310"/>
    </inkml:context>
    <inkml:brush xml:id="br0">
      <inkml:brushProperty name="width" value="0.05" units="cm"/>
      <inkml:brushProperty name="height" value="0.05" units="cm"/>
    </inkml:brush>
  </inkml:definitions>
  <inkml:trace contextRef="#ctx0" brushRef="#br0">0 1 6912 0 0,'0'0'528'0'0,"2"1"-342"0"0,9 6 1239 0 0,-5-4 457 0 0,-1 0 1 0 0,1 1-1 0 0,-1 0 1 0 0,0 0-1 0 0,4 4-1882 0 0,7 10 2783 0 0,-1 1 0 0 0,4 8-2783 0 0,-6-9 1001 0 0,-7-10-689 0 0,0 1 1 0 0,0 1-1 0 0,-1-1 1 0 0,0 1-1 0 0,-1 0 1 0 0,0 0-1 0 0,-1 1 1 0 0,1 5-313 0 0,-2-10 89 0 0,-1 0 0 0 0,-1-1 1 0 0,1 1-1 0 0,-1 0 0 0 0,0 0 0 0 0,0 0 1 0 0,-1 0-1 0 0,0-1 0 0 0,0 1 0 0 0,0 0 1 0 0,-1 0-1 0 0,1-1 0 0 0,-1 1 0 0 0,-1-1 1 0 0,1 0-1 0 0,-3 4-89 0 0,-9 17 299 0 0,11-19-371 0 0,-1 0 1 0 0,1-1 0 0 0,-2 1-1 0 0,1-1 1 0 0,-1 1-1 0 0,-3 2 72 0 0,-7 3-941 0 0</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24:26.053"/>
    </inkml:context>
    <inkml:brush xml:id="br0">
      <inkml:brushProperty name="width" value="0.05" units="cm"/>
      <inkml:brushProperty name="height" value="0.05" units="cm"/>
    </inkml:brush>
  </inkml:definitions>
  <inkml:trace contextRef="#ctx0" brushRef="#br0">0 0 11976 0 0,'0'0'1064'0'0,"0"0"-848"0"0,0 0-216 0 0,0 0 0 0 0,0 0 1088 0 0,0 0 168 0 0,0 0 39 0 0,0 0 9 0 0,0 0-824 0 0,0 0-160 0 0,0 0-32 0 0,0 0-5391 0 0,0 0-1081 0 0</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25:50.214"/>
    </inkml:context>
    <inkml:brush xml:id="br0">
      <inkml:brushProperty name="width" value="0.05" units="cm"/>
      <inkml:brushProperty name="height" value="0.05" units="cm"/>
    </inkml:brush>
  </inkml:definitions>
  <inkml:trace contextRef="#ctx0" brushRef="#br0">36 39 20647 0 0,'0'0'944'0'0,"0"0"-18"0"0,0 0-486 0 0,0 0 146 0 0,0 0 136 0 0,0 0 22 0 0,10 4 661 0 0,1 1-1169 0 0,-1-1 1 0 0,1 0-1 0 0,0-1 0 0 0,6 1-236 0 0,-10-1 80 0 0,-6-2-66 0 0,0-1 0 0 0,0 1 0 0 0,0-1 0 0 0,0 1 0 0 0,0-1 0 0 0,1 1 0 0 0,-1-1 0 0 0,0 0-1 0 0,0 0 1 0 0,0 1 0 0 0,1-1 0 0 0,-1 0 0 0 0,0 0 0 0 0,1 0 0 0 0,-1 0 0 0 0,0-1-14 0 0,1 1 238 0 0,-2 0 70 0 0,0 0 11 0 0,0 0-26 0 0,0 0-110 0 0,0 0-172 0 0,0 0 0 0 0,0-1 1 0 0,0 1-1 0 0,0 0 0 0 0,0-1 0 0 0,0 1 0 0 0,-1-1 1 0 0,1 1-1 0 0,0 0 0 0 0,0-1 0 0 0,0 1 0 0 0,0 0 1 0 0,0-1-1 0 0,-1 1 0 0 0,1 0 0 0 0,0-1 0 0 0,0 1 1 0 0,-1 0-1 0 0,1 0 0 0 0,0-1 0 0 0,0 1 0 0 0,-1 0 1 0 0,1 0-1 0 0,0-1-11 0 0,-14-14 127 0 0,-15-20-142 0 0,22 27-43 0 0,-2 4 32 0 0,7 4 32 0 0,0 0 0 0 0,0 0 0 0 0,0 0-1 0 0,0 0 1 0 0,0 1 0 0 0,0-1 0 0 0,0 0-1 0 0,1 1 1 0 0,-1-1 0 0 0,0 1 0 0 0,0 0 0 0 0,0 0-1 0 0,1 0 1 0 0,-1 0 0 0 0,0 0 0 0 0,1 0-1 0 0,-1 0 1 0 0,0 0 0 0 0,1 0 0 0 0,0 1-1 0 0,-1-1 1 0 0,1 1 0 0 0,-1 0-6 0 0,-1 3 87 0 0,-1-1-1 0 0,1 1 1 0 0,0 0 0 0 0,0 0 0 0 0,1 1 0 0 0,-1-1-1 0 0,0 3-86 0 0,-2 28 559 0 0,5-35-522 0 0,0 0-1 0 0,0 0 0 0 0,0 0 1 0 0,0 1-1 0 0,0-1 1 0 0,0 0-1 0 0,0 0 1 0 0,0 0-1 0 0,1 0 0 0 0,-1 1 1 0 0,0-1-1 0 0,1 0 1 0 0,-1 0-1 0 0,1 0 1 0 0,0 1-37 0 0,-1-2-30 0 0,6 8 41 0 0,-4-8-9 0 0,0 1-1 0 0,0-1 1 0 0,0 1-1 0 0,0-1 1 0 0,-1 0 0 0 0,1 0-1 0 0,0 0 1 0 0,0 0-1 0 0,0 0 1 0 0,0 0-1 0 0,0 0 1 0 0,0-1 0 0 0,-1 1-1 0 0,1-1 1 0 0,0 1-1 0 0,0-1 1 0 0,-1 0 0 0 0,1 0-1 0 0,1 0-1 0 0,5-4 111 0 0,0 0-1 0 0,0 0 1 0 0,3-4-111 0 0,-1 2 175 0 0,-9 6-209 0 0,1-1-1 0 0,-1 1 1 0 0,1 0-1 0 0,-1 0 1 0 0,0-1-1 0 0,0 1 1 0 0,0 0-1 0 0,0-1 1 0 0,0 1-1 0 0,1-2 35 0 0,-2 3-1 0 0,0 0-1 0 0,0-1 1 0 0,0 1 0 0 0,1 0 0 0 0,-1 0-1 0 0,0 0 1 0 0,0-1 0 0 0,0 1-1 0 0,0 0 1 0 0,0 0 0 0 0,1-1-1 0 0,-1 1 1 0 0,0 0 0 0 0,0-1-1 0 0,0 1 1 0 0,0 0 0 0 0,0 0-1 0 0,0-1 1 0 0,0 1 0 0 0,0 0 0 0 0,0 0-1 0 0,0-1 1 0 0,0 1 0 0 0,0 0-1 0 0,0-1 1 0 0,0 1 0 0 0,0 0-1 0 0,0 0 1 0 0,-1-1 0 0 0,1 1-1 0 0,0 0 1 0 0,0 0 0 0 0,0-1 0 0 0,0 1-1 0 0,0 0 1 0 0,-1 0 0 0 0,1 0-1 0 0,0-1 1 0 0,0 1 0 0 0,0 0-1 0 0,-1 0 1 0 0,1 0 0 0 0,0-1-1 0 0,0 1 1 0 0,-1 0 0 0 0,1 0 0 0 0,0 0-1 0 0,0 0 1 0 0,-1 0 0 0 0,1 0-1 0 0,0 0 1 0 0,-1 0 0 0 0,1 0-1 0 0,0 0 1 0 0,0 0 0 0 0,-1 0-1 0 0,1 0 3 0 0,-1-1-6 0 0,-1 1 16 0 0,0-1 0 0 0,-1 1 0 0 0,1 0-1 0 0,0-1 1 0 0,-1 1 0 0 0,1 0 0 0 0,0 0-1 0 0,-1 0 1 0 0,1 1 0 0 0,0-1 0 0 0,-1 0-1 0 0,1 1 1 0 0,-1 0-11 0 0,-31 13 124 0 0,23-9-121 0 0,-5 8 17 0 0,10-7-185 0 0,4-5-97 0 0,2-1-1351 0 0,0 0-5580 0 0,0 0-2389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3:24:25.201"/>
    </inkml:context>
    <inkml:brush xml:id="br0">
      <inkml:brushProperty name="width" value="0.1" units="cm"/>
      <inkml:brushProperty name="height" value="0.1" units="cm"/>
      <inkml:brushProperty name="color" value="#333333"/>
    </inkml:brush>
  </inkml:definitions>
  <inkml:trace contextRef="#ctx0" brushRef="#br0">1 0 10656 0 0,'0'0'42'0'0,"0"1"1"0"0,0-1 0 0 0,0 0-1 0 0,0 0 1 0 0,0 1-1 0 0,0-1 1 0 0,0 0 0 0 0,0 1-1 0 0,0-1 1 0 0,0 0-1 0 0,0 0 1 0 0,0 1 0 0 0,0-1-1 0 0,0 0 1 0 0,0 1-1 0 0,0-1 1 0 0,0 0 0 0 0,0 0-1 0 0,1 1 1 0 0,-1-1 0 0 0,0 0-1 0 0,0 0 1 0 0,0 1-1 0 0,0-1 1 0 0,1 0-43 0 0,1 2 49 0 0,1-1 0 0 0,0 1 1 0 0,-1 0-1 0 0,1 0 0 0 0,-1 0 0 0 0,0 0 1 0 0,0 1-1 0 0,1-1 0 0 0,-2 1 0 0 0,1-1 1 0 0,0 1-1 0 0,0 0 0 0 0,-1-1 0 0 0,0 1 1 0 0,1 0-50 0 0,40 67 2666 0 0,-17-22-2123 0 0,-3 0-1 0 0,-1 2 0 0 0,-2 0 0 0 0,6 34-542 0 0,-16-44 244 0 0,-1 0-1 0 0,-2 1 0 0 0,-2-1 1 0 0,-2 40-244 0 0,-1-72-147 0 0,-1 0-1 0 0,0 0 1 0 0,-1 0 0 0 0,0 0 0 0 0,0 0-1 0 0,0 0 1 0 0,-1 0 0 0 0,0-1 0 0 0,-1 1 0 0 0,0-1-1 0 0,0 1 1 0 0,-2 2 147 0 0,-3-2-510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04.974"/>
    </inkml:context>
    <inkml:brush xml:id="br0">
      <inkml:brushProperty name="width" value="0.05" units="cm"/>
      <inkml:brushProperty name="height" value="0.05" units="cm"/>
    </inkml:brush>
  </inkml:definitions>
  <inkml:trace contextRef="#ctx0" brushRef="#br0">65 29 6912 0 0,'0'0'314'0'0,"5"-14"116"0"0,-5 13-21 0 0,0 0-1 0 0,1 0 1 0 0,-1 1 0 0 0,1-1 0 0 0,-1 0 0 0 0,1 0 0 0 0,0 0-1 0 0,-1 1 1 0 0,1-1 0 0 0,0 0 0 0 0,-1 1 0 0 0,1-1 0 0 0,0 1-1 0 0,0-1 1 0 0,-1 1 0 0 0,1-1 0 0 0,0 1 0 0 0,0-1 0 0 0,0 1-1 0 0,0 0 1 0 0,0-1 0 0 0,0 1 0 0 0,1 0-409 0 0,-1 0 289 0 0,0 0 0 0 0,1 0 0 0 0,-1 1 0 0 0,0-1 1 0 0,0 0-1 0 0,1 1 0 0 0,-1-1 0 0 0,0 1 0 0 0,0-1 0 0 0,0 1 0 0 0,1 0 1 0 0,-1 0-1 0 0,0-1 0 0 0,0 1 0 0 0,1 1-289 0 0,1 1 251 0 0,0 0-1 0 0,0 1 1 0 0,0-1 0 0 0,0 1 0 0 0,-1 0-1 0 0,0 0 1 0 0,1 0 0 0 0,-1 0 0 0 0,1 4-251 0 0,9 39 1269 0 0,-1 1 0 0 0,-3 0 0 0 0,-1 15-1269 0 0,-7-61 46 0 0,2 23 53 0 0,-1 0-1 0 0,-2 10-98 0 0,0 2 73 0 0,1-35-156 0 0,0-1 0 0 0,0 1 0 0 0,0-1 0 0 0,0 1 0 0 0,0-1-1 0 0,-1 1 1 0 0,1-1 0 0 0,-1 0 0 0 0,1 1 0 0 0,-1-1-1 0 0,1 1 1 0 0,-1-1 0 0 0,0 0 83 0 0,-6 3-7494 0 0,-1-3-771 0 0</inkml:trace>
  <inkml:trace contextRef="#ctx0" brushRef="#br0" timeOffset="1">0 271 23039 0 0,'0'0'528'0'0,"0"0"70"0"0,0 0 36 0 0,0 0-79 0 0,0 0-291 0 0,0 0 128 0 0,7-4 605 0 0,10-8 62 0 0,-9 6-627 0 0,0 0 0 0 0,1 0 0 0 0,7-3-432 0 0,43-14-2492 0 0,-43 16 1469 0 0</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25:52.956"/>
    </inkml:context>
    <inkml:brush xml:id="br0">
      <inkml:brushProperty name="width" value="0.05" units="cm"/>
      <inkml:brushProperty name="height" value="0.05" units="cm"/>
    </inkml:brush>
  </inkml:definitions>
  <inkml:trace contextRef="#ctx0" brushRef="#br0">10 5 4608 0 0,'0'0'353'0'0,"0"0"47"0"0,0 0 1060 0 0,0 0 489 0 0,0 0 99 0 0,0 0 666 0 0,-3-2-2672 0 0,1 1 3112 0 0,1 1 3608 0 0,-1-1-4314 0 0,1 0 1531 0 0,4 3-3907 0 0,1 0 0 0 0,-1-1 0 0 0,0 1 0 0 0,0 0-1 0 0,0 1 1 0 0,0-1-72 0 0,27 29 322 0 0,-19-21-186 0 0,-1 1 1 0 0,7 9-137 0 0,2 7 134 0 0,-1 0-1 0 0,-2 1 1 0 0,0 1-1 0 0,-2 1 1 0 0,0 2-134 0 0,8 19 168 0 0,2-1-1 0 0,3-2 1 0 0,30 43-168 0 0,-53-81 61 0 0,-6-7-356 0 0,-6-5-701 0 0,7 1 245 0 0,0-1-1 0 0,-1 1 0 0 0,1-1 0 0 0,0 1 1 0 0,0-1-1 0 0,0 1 0 0 0,0-1 1 0 0,0 1-1 0 0,0-2 752 0 0,-1-1-2312 0 0,-8-15-7071 0 0</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25:53.288"/>
    </inkml:context>
    <inkml:brush xml:id="br0">
      <inkml:brushProperty name="width" value="0.05" units="cm"/>
      <inkml:brushProperty name="height" value="0.05" units="cm"/>
    </inkml:brush>
  </inkml:definitions>
  <inkml:trace contextRef="#ctx0" brushRef="#br0">396 1 3680 0 0,'0'0'167'0'0,"0"0"559"0"0,0 0 2247 0 0,0 0 982 0 0,0 0 196 0 0,0 0-389 0 0,0 0-1782 0 0,0 0-784 0 0,0 0-157 0 0,0 0-86 0 0,0 0-244 0 0,0 0-107 0 0,0 0-24 0 0,0 0-34 0 0,4 6 221 0 0,-6-1-619 0 0,0 0-1 0 0,-1 0 0 0 0,1-1 0 0 0,-1 1 0 0 0,0-1 1 0 0,0 0-1 0 0,0 0 0 0 0,-1 0 0 0 0,-1 1-145 0 0,-13 14 315 0 0,6-7-126 0 0,1 0-1 0 0,1 0 0 0 0,-1 3-188 0 0,-78 112 921 0 0,16-22-208 0 0,-17 22-375 0 0,73-101-185 0 0,14-21-176 0 0,-1 0 0 0 0,1 0 1 0 0,0 0-1 0 0,-1 0 0 0 0,0-1 0 0 0,0 1 0 0 0,-1-1 1 0 0,-2 2 22 0 0,6-5-155 0 0,1-1-86 0 0,0 0-42 0 0,0-1-2025 0 0,0-5-8080 0 0</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25:53.913"/>
    </inkml:context>
    <inkml:brush xml:id="br0">
      <inkml:brushProperty name="width" value="0.05" units="cm"/>
      <inkml:brushProperty name="height" value="0.05" units="cm"/>
    </inkml:brush>
  </inkml:definitions>
  <inkml:trace contextRef="#ctx0" brushRef="#br0">14 0 6848 0 0,'0'0'304'0'0,"0"0"64"0"0,-4 9-296 0 0,4-9-72 0 0,0 0 0 0 0,0 0-2016 0 0,-9 8-416 0 0</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25:54.261"/>
    </inkml:context>
    <inkml:brush xml:id="br0">
      <inkml:brushProperty name="width" value="0.05" units="cm"/>
      <inkml:brushProperty name="height" value="0.05" units="cm"/>
    </inkml:brush>
  </inkml:definitions>
  <inkml:trace contextRef="#ctx0" brushRef="#br0">102 1 3224 0 0,'-1'5'-3142'0'0,"-1"1"4476"0"0,-2 14 14559 0 0,3-14-13588 0 0,1-4-1534 0 0,1 0-97 0 0,1 3-349 0 0,-1 0 0 0 0,0 0 0 0 0,0 0 0 0 0,0 1 0 0 0,-1-1 0 0 0,0 0 0 0 0,0 1 0 0 0,0-1 0 0 0,0 1 0 0 0,-1-1-325 0 0,0 15 717 0 0,2 2-211 0 0,-1 18-203 0 0,1-23-255 0 0,-1-15-53 0 0,1 0 0 0 0,-1 0-1 0 0,0 1 1 0 0,0-1 0 0 0,0 0-1 0 0,0 1 1 0 0,0-1 0 0 0,-1 0-1 0 0,1 1 6 0 0,-3 8-442 0 0,1-1-1 0 0,0 1 1 0 0,1 0-1 0 0,0 0 0 0 0,1 7 443 0 0,-2 23-1928 0 0,-4 26-3040 0 0,2-50 595 0 0,-5-2-988 0 0</inkml:trace>
  <inkml:trace contextRef="#ctx0" brushRef="#br0" timeOffset="1">32 608 2304 0 0,'-2'8'32'0'0,"1"-6"-10"0"0,0 1-1 0 0,1-1 0 0 0,-1 1 1 0 0,1 0-1 0 0,0-1 0 0 0,-1 1 0 0 0,1-1 1 0 0,1 3-22 0 0,-2 3 558 0 0,1 0 1 0 0,-1-1 0 0 0,-1 1 0 0 0,-1 5-559 0 0,2-12 451 0 0,-2 13 7027 0 0,0 6-3712 0 0,0-1-2325 0 0,1 0-290 0 0,2-16-1050 0 0,0 0 0 0 0,0 0 0 0 0,0 0 0 0 0,0 0 0 0 0,-1 0-1 0 0,0 0 1 0 0,0 1-101 0 0,1-1 27 0 0,-1 0 0 0 0,1-1 0 0 0,0 1 0 0 0,-1 0 0 0 0,1-1 0 0 0,0 1-1 0 0,1 0 1 0 0,-1-1 0 0 0,0 1-27 0 0,1 1-27 0 0,-1 0 0 0 0,1 0 0 0 0,-1 0 0 0 0,0 0 0 0 0,-1 0 0 0 0,1 0 27 0 0,-4 26-1714 0 0,4-18-115 0 0</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25:54.615"/>
    </inkml:context>
    <inkml:brush xml:id="br0">
      <inkml:brushProperty name="width" value="0.05" units="cm"/>
      <inkml:brushProperty name="height" value="0.05" units="cm"/>
    </inkml:brush>
  </inkml:definitions>
  <inkml:trace contextRef="#ctx0" brushRef="#br0">2 1 1840 0 0,'0'2'83'0'0,"0"17"103"0"0,-1 13-248 0 0,3-12 2804 0 0,-1-16-1387 0 0,-1-1-1 0 0,0 1 1 0 0,0-1-1 0 0,0 1 1 0 0,0-1-1 0 0,0 1 1 0 0,-2 2-1355 0 0,2-2 286 0 0,-1 0-1 0 0,1 0 1 0 0,-1 0 0 0 0,1 0-1 0 0,0 0 1 0 0,0 0 0 0 0,1 0-1 0 0,-1 0 1 0 0,1 0-1 0 0,0 0-285 0 0,1 5-36 0 0,-1-1 0 0 0,0 1 0 0 0,0 0-1 0 0,-1-1 1 0 0,0 9 36 0 0,-1 0-968 0 0,1-3-282 0 0</inkml:trace>
  <inkml:trace contextRef="#ctx0" brushRef="#br0" timeOffset="1">25 608 4144 0 0,'1'9'428'0'0,"2"16"556"0"0,-2-18 547 0 0,0 0 0 0 0,-1 0 0 0 0,0 0 0 0 0,-1 1 0 0 0,0-1 0 0 0,0 0-1 0 0,0 0 1 0 0,-1 0-1531 0 0,0 1 313 0 0,1 0-1 0 0,-1 0 1 0 0,1 0-1 0 0,1 0 1 0 0,0 0-1 0 0,0 0 1 0 0,0 0-1 0 0,1 0 1 0 0,0 0-1 0 0,1 0 1 0 0,0 0-313 0 0,-2 19-2890 0 0,0-15-3845 0 0</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25:54.964"/>
    </inkml:context>
    <inkml:brush xml:id="br0">
      <inkml:brushProperty name="width" value="0.05" units="cm"/>
      <inkml:brushProperty name="height" value="0.05" units="cm"/>
    </inkml:brush>
  </inkml:definitions>
  <inkml:trace contextRef="#ctx0" brushRef="#br0">6 0 4144 0 0,'-1'24'-295'0'0,"-1"10"4780"0"0,0 23 5036 0 0,6-4-5730 0 0,-3-42-3957 0 0,1 0-1 0 0,-2 1 1 0 0,0-1-1 0 0,0 0 1 0 0,-2 9 166 0 0,2-18-190 0 0,0-1 0 0 0,0 1 0 0 0,0-1 0 0 0,0 1 0 0 0,0-1 0 0 0,0 1 0 0 0,1-1 0 0 0,-1 1 0 0 0,0-1 0 0 0,1 1 190 0 0,1 6-1713 0 0,-1 7-4696 0 0</inkml:trace>
  <inkml:trace contextRef="#ctx0" brushRef="#br0" timeOffset="1">37 526 8752 0 0,'-5'107'1710'0'0,"3"-80"-368"0"0,1-17-583 0 0,1 0 1 0 0,0 0-1 0 0,0 3-759 0 0,2 47 3752 0 0,1-15-1840 0 0,-2-1 0 0 0,-3 2-1912 0 0,1 20-48 0 0,-1-37-476 0 0,1 1-5304 0 0,1-11-742 0 0</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25:55.349"/>
    </inkml:context>
    <inkml:brush xml:id="br0">
      <inkml:brushProperty name="width" value="0.05" units="cm"/>
      <inkml:brushProperty name="height" value="0.05" units="cm"/>
    </inkml:brush>
  </inkml:definitions>
  <inkml:trace contextRef="#ctx0" brushRef="#br0">29 0 5528 0 0,'-3'7'104'0'0,"2"0"1"0"0,-1 0 0 0 0,1 0-1 0 0,0 1 1 0 0,0-1-1 0 0,1 7-104 0 0,-2 10-27 0 0,-1-3 887 0 0,-1 8 4829 0 0,-1 15 2240 0 0,0-1-4905 0 0,10 107-379 0 0,-3-118-3718 0 0,0-14-1066 0 0,-1 0-3710 0 0,-1 1-1573 0 0</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25:55.702"/>
    </inkml:context>
    <inkml:brush xml:id="br0">
      <inkml:brushProperty name="width" value="0.05" units="cm"/>
      <inkml:brushProperty name="height" value="0.05" units="cm"/>
    </inkml:brush>
  </inkml:definitions>
  <inkml:trace contextRef="#ctx0" brushRef="#br0">15 0 7368 0 0,'-1'28'-233'0'0,"-2"13"4602"0"0,-1 29 4878 0 0,0-32-6686 0 0,3-28-2279 0 0,0-1 0 0 0,0 0 0 0 0,1 1 0 0 0,0-1 1 0 0,1 0-1 0 0,0 3-282 0 0,0-12 1 0 0,-1 3 15 0 0,1-1 0 0 0,-1 1 0 0 0,1-1 0 0 0,-1 1 1 0 0,0-1-1 0 0,0 1 0 0 0,0 0 0 0 0,0-1 0 0 0,0 1 0 0 0,-1-1 0 0 0,1 1 0 0 0,-1 0 0 0 0,0 0-16 0 0,1-2 0 0 0,0 1 0 0 0,0-1 0 0 0,0 1 0 0 0,0-1 0 0 0,0 1 0 0 0,1 0 0 0 0,-1-1 0 0 0,0 1 0 0 0,1-1 0 0 0,-1 1 0 0 0,1-1 0 0 0,0 1 0 0 0,3 17 0 0 0,-3 10 23 0 0,4 18-23 0 0,-3-27 10 0 0,0 1 0 0 0,-1-1 1 0 0,-1 0-1 0 0,-2 17-10 0 0,-3 1 170 0 0,2 0 0 0 0,2 22-170 0 0,1-55 23 0 0,1 0 0 0 0,0 0-1 0 0,1 0 1 0 0,-1 0 0 0 0,1-1-1 0 0,0 3-22 0 0,1 0 2 0 0,-1-1 0 0 0,-1 1 0 0 0,1 0 0 0 0,-1 0 0 0 0,0 0 1 0 0,-1 0-1 0 0,0 1-2 0 0,3 23-3 0 0,-2-19 19 0 0,0 0 0 0 0,-1 0 0 0 0,-1 4-16 0 0,1 7 32 0 0,-2-14 24 0 0,1-6-64 0 0,0-1 0 0 0,1 1 0 0 0,-1-1 0 0 0,1 0 0 0 0,0 1 0 0 0,-1 0 0 0 0,1-1 0 0 0,0 1 0 0 0,0-1 0 0 0,1 1 0 0 0,-1-1 8 0 0,-4 2-1556 0 0,1 1 0 0 0,-1-2 0 0 0,0 1 0 0 0,0 0 0 0 0,-2 0 1556 0 0,5-3-6771 0 0</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25:56.103"/>
    </inkml:context>
    <inkml:brush xml:id="br0">
      <inkml:brushProperty name="width" value="0.05" units="cm"/>
      <inkml:brushProperty name="height" value="0.05" units="cm"/>
    </inkml:brush>
  </inkml:definitions>
  <inkml:trace contextRef="#ctx0" brushRef="#br0">40 40 15264 0 0,'0'0'696'0'0,"0"0"-14"0"0,0 0-285 0 0,0 0 427 0 0,0 0 230 0 0,0 0 46 0 0,0 0-83 0 0,0 0-389 0 0,0 0-168 0 0,0 0-39 0 0,0 0-57 0 0,0 0-214 0 0,-1-1-105 0 0,-3-5-106 0 0,0 2-18 0 0,0-1 23 0 0,-1 2 67 0 0,5 3 90 0 0,0 0-1 0 0,0 0-7 0 0,0 0 17 0 0,-9 0 638 0 0,7 1-720 0 0,1-1 48 0 0,1 0 1 0 0,0 0-1 0 0,-1 0 0 0 0,1 0 0 0 0,-1 0 1 0 0,1 0-1 0 0,-1 0 0 0 0,1 0 1 0 0,-1 0-1 0 0,1 1 0 0 0,-1-1 0 0 0,1 0 1 0 0,-1 0-1 0 0,1 1 0 0 0,0-1 1 0 0,-1 0-1 0 0,1 0 0 0 0,0 1 0 0 0,-1-1 1 0 0,1 1-1 0 0,0-1 0 0 0,-1 0 1 0 0,1 1-1 0 0,0-1 0 0 0,0 1 1 0 0,-1-1-77 0 0,1 1 438 0 0,0-1-15 0 0,0 0-72 0 0,0 0-30 0 0,0 0-8 0 0,0 0-22 0 0,0 0-90 0 0,0 0-38 0 0,1 7 127 0 0,16 27 17 0 0,-17-32-192 0 0,13 6 93 0 0,-11-7-186 0 0,0 0 0 0 0,0 0 0 0 0,0 0 0 0 0,0 0 1 0 0,0 0-1 0 0,0-1 0 0 0,1 1 0 0 0,-1-1 0 0 0,0 1 1 0 0,0-1-1 0 0,1 0 0 0 0,-1 0 0 0 0,0 0 0 0 0,0 0 0 0 0,1 0 1 0 0,-1-1-1 0 0,0 1 0 0 0,1-1 0 0 0,-1 1 0 0 0,0-1 0 0 0,0 0 1 0 0,0 0-1 0 0,0 0 0 0 0,0 0 0 0 0,0 0 0 0 0,0 0 1 0 0,0-1-1 0 0,0 1 0 0 0,-1-1 0 0 0,2 0-22 0 0,3-4 63 0 0,0 0 1 0 0,0 0-1 0 0,-1 0 0 0 0,0-1-63 0 0,-3 5 18 0 0,-1 0-1 0 0,1-1 0 0 0,-1 1 1 0 0,0 0-1 0 0,0-1 0 0 0,0 0 1 0 0,0 1-1 0 0,0-1 0 0 0,0 0 1 0 0,-1 1-1 0 0,1-1 0 0 0,-1-2-17 0 0,0 4 3 0 0,0 1 1 0 0,-1 0-1 0 0,1-1 0 0 0,0 1 0 0 0,0 0 0 0 0,-1-1 0 0 0,1 1 0 0 0,0 0 0 0 0,-1 0 0 0 0,1-1 0 0 0,-1 1 0 0 0,1 0 0 0 0,0 0 1 0 0,-1 0-1 0 0,1 0 0 0 0,-1 0 0 0 0,1-1 0 0 0,0 1 0 0 0,-1 0 0 0 0,1 0 0 0 0,-1 0 0 0 0,1 0 0 0 0,0 0 0 0 0,-1 0 1 0 0,1 0-4 0 0,-13 0-121 0 0,12 0 78 0 0,-21 3-1819 0 0,10-3 741 0 0</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25:56.504"/>
    </inkml:context>
    <inkml:brush xml:id="br0">
      <inkml:brushProperty name="width" value="0.05" units="cm"/>
      <inkml:brushProperty name="height" value="0.05" units="cm"/>
    </inkml:brush>
  </inkml:definitions>
  <inkml:trace contextRef="#ctx0" brushRef="#br0">11 1 16583 0 0,'-1'0'168'0'0,"1"1"0"0"0,-1 0 0 0 0,0-1 0 0 0,0 1 0 0 0,1 0 0 0 0,-1-1 0 0 0,0 1-1 0 0,1 0 1 0 0,-1 0 0 0 0,1 0 0 0 0,-1-1 0 0 0,1 1 0 0 0,-1 0 0 0 0,1 0 0 0 0,0 0-1 0 0,-1 0 1 0 0,1 0 0 0 0,0 0 0 0 0,0 0 0 0 0,0 1-168 0 0,0 0 559 0 0,0 1 0 0 0,0-1 0 0 0,0 0 0 0 0,1 0 0 0 0,-1 0 1 0 0,1 1-1 0 0,-1-1 0 0 0,1 0 0 0 0,1 1-559 0 0,14 25 4771 0 0,-5-14-4335 0 0,-2-3-90 0 0,87 103 772 0 0,-64-63-1238 0 0,-14-19-34 0 0,0-2-2170 0 0,-4-13-6084 0 0,-6-12-486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05.338"/>
    </inkml:context>
    <inkml:brush xml:id="br0">
      <inkml:brushProperty name="width" value="0.05" units="cm"/>
      <inkml:brushProperty name="height" value="0.05" units="cm"/>
    </inkml:brush>
  </inkml:definitions>
  <inkml:trace contextRef="#ctx0" brushRef="#br0">26 0 19207 0 0,'0'0'432'0'0,"0"0"66"0"0,0 0 24 0 0,0 0-54 0 0,0 0-216 0 0,3 13 1426 0 0,-2 13-306 0 0,-1-15-1039 0 0,1 0 0 0 0,-2 0 1 0 0,0 7-334 0 0,-5 30 1306 0 0,2 0-1 0 0,2 12-1305 0 0,2-41 343 0 0,-2 0 0 0 0,-1 2-343 0 0,0-2 265 0 0,2 0-1 0 0,0 1-264 0 0,0-14-100 0 0,-2-6-324 0 0,0-12-2132 0 0,5 1-3937 0 0,-2-2-1989 0 0</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25:56.883"/>
    </inkml:context>
    <inkml:brush xml:id="br0">
      <inkml:brushProperty name="width" value="0.05" units="cm"/>
      <inkml:brushProperty name="height" value="0.05" units="cm"/>
    </inkml:brush>
  </inkml:definitions>
  <inkml:trace contextRef="#ctx0" brushRef="#br0">253 1 12440 0 0,'0'0'957'0'0,"0"0"-236"0"0,0 0 1327 0 0,0 0 647 0 0,1 0 783 0 0,5 2-2422 0 0,-6 0 5961 0 0,-8 1-6889 0 0,1 1 1 0 0,-1 1-1 0 0,1-1 0 0 0,0 1 0 0 0,0 0 0 0 0,0 1 0 0 0,1 0 0 0 0,-2 2-128 0 0,-14 16-504 0 0,-11 17 504 0 0,-5 5 507 0 0,-15 10-268 0 0,24-24-239 0 0,13-13 0 0 0,15-18 3 0 0,1 0 0 0 0,-1-1-1 0 0,1 1 1 0 0,0 0 0 0 0,-1 0 0 0 0,1 0-1 0 0,0-1 1 0 0,0 1 0 0 0,-1 0 0 0 0,1 0-1 0 0,0 0 1 0 0,0 0 0 0 0,0 0 0 0 0,0-1-1 0 0,0 1 1 0 0,0 0 0 0 0,0 0 0 0 0,0 0 0 0 0,1 0-1 0 0,-1 0 1 0 0,0 0-3 0 0,9 21 104 0 0,-2-7-61 0 0,-3-2-54 0 0,0 0-1 0 0,-1 1 1 0 0,0-1-1 0 0,-1 1 1 0 0,-1 0-1 0 0,0 11 12 0 0,7 163 0 0 0,-8-167 346 0 0,0 24-2819 0 0,-3-32-8160 0 0</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25:58.039"/>
    </inkml:context>
    <inkml:brush xml:id="br0">
      <inkml:brushProperty name="width" value="0.05" units="cm"/>
      <inkml:brushProperty name="height" value="0.05" units="cm"/>
    </inkml:brush>
  </inkml:definitions>
  <inkml:trace contextRef="#ctx0" brushRef="#br0">10 1 1376 0 0,'0'1'107'0'0,"0"2"130"0"0,0-1 0 0 0,0 1 0 0 0,0-1 1 0 0,-1 1-1 0 0,1-1 0 0 0,-1 1 0 0 0,0-1 0 0 0,1 0 1 0 0,-1 1-1 0 0,0-1 0 0 0,0 0 0 0 0,-2 2-237 0 0,3-3 192 0 0,-1 0 1488 0 0,1-1-77 0 0,0 9 662 0 0,1-5-1877 0 0,-1 0 0 0 0,1 0 0 0 0,0 0 0 0 0,0 0 0 0 0,0-1 0 0 0,0 1 0 0 0,2 2-388 0 0,-1-2 813 0 0,-1 0 0 0 0,1 0 0 0 0,-1 0 0 0 0,0 1-1 0 0,0-1 1 0 0,0 0 0 0 0,-1 4-813 0 0,13-5 586 0 0,-8-1-435 0 0,-1 0 1 0 0,1-1-1 0 0,0 1 1 0 0,0-1-1 0 0,0 0 1 0 0,0-1-1 0 0,0 1 1 0 0,0-1-1 0 0,0 0 1 0 0,0 0-1 0 0,1-1-151 0 0,16 1 478 0 0,-19 1-470 0 0,0-1 1 0 0,-1 0-1 0 0,1 1 0 0 0,0-1 0 0 0,-1-1 0 0 0,1 1 1 0 0,-1 0-1 0 0,1-1 0 0 0,0 1 0 0 0,0-1-8 0 0,9-4-147 0 0,-1 2-1 0 0,1-1 0 0 0,6 0 148 0 0,-13 4-175 0 0,0-1 0 0 0,0 1 0 0 0,-1 0 0 0 0,1 0 0 0 0,0 0 0 0 0,0 1 0 0 0,0 0 0 0 0,0 0 0 0 0,0 0 0 0 0,0 1 175 0 0,44 10-2499 0 0,-28-5 704 0 0</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25:58.388"/>
    </inkml:context>
    <inkml:brush xml:id="br0">
      <inkml:brushProperty name="width" value="0.05" units="cm"/>
      <inkml:brushProperty name="height" value="0.05" units="cm"/>
    </inkml:brush>
  </inkml:definitions>
  <inkml:trace contextRef="#ctx0" brushRef="#br0">1 13 8752 0 0,'0'0'673'0'0,"5"3"-410"0"0,-3-1 181 0 0,0-1 1 0 0,0 0-1 0 0,1 0 1 0 0,-1 0-1 0 0,0 0 1 0 0,0 0-1 0 0,1 0 1 0 0,-1-1-1 0 0,1 1 1 0 0,-1-1-1 0 0,0 0 1 0 0,1 0-1 0 0,-1 1 1 0 0,1-2-1 0 0,-1 1 1 0 0,1 0-1 0 0,-1 0 1 0 0,0-1-1 0 0,1 1 1 0 0,-1-1-1 0 0,0 0 1 0 0,1 0-1 0 0,0 0-444 0 0,45-9 2547 0 0,-16 4-1927 0 0,-19 4-568 0 0,0 1 1 0 0,0 0-1 0 0,-1 0 0 0 0,1 2 1 0 0,0 0-53 0 0,17-1-95 0 0,-23 1-270 0 0,-1 1 1 0 0,1-1 0 0 0,0 1 0 0 0,-1 0-1 0 0,0 0 1 0 0,1 1 0 0 0,-1 0 0 0 0,0 0 0 0 0,0 0-1 0 0,-1 1 1 0 0,2 1 364 0 0,6 3-1927 0 0</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26:00.091"/>
    </inkml:context>
    <inkml:brush xml:id="br0">
      <inkml:brushProperty name="width" value="0.05" units="cm"/>
      <inkml:brushProperty name="height" value="0.05" units="cm"/>
    </inkml:brush>
  </inkml:definitions>
  <inkml:trace contextRef="#ctx0" brushRef="#br0">0 12 4144 0 0,'0'0'368'0'0,"0"0"-296"0"0,0 0-72 0 0,0 0 0 0 0,0 0 1144 0 0,0 0 208 0 0,0 0 48 0 0,0 0 8 0 0,0 0-928 0 0,0 0-176 0 0,0 0-40 0 0,0 0-8 0 0,0 0-256 0 0,5-3-72 0 0,3-2-8 0 0,-8 5-2872 0 0,5-4-576 0 0</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26:03.843"/>
    </inkml:context>
    <inkml:brush xml:id="br0">
      <inkml:brushProperty name="width" value="0.05" units="cm"/>
      <inkml:brushProperty name="height" value="0.05" units="cm"/>
    </inkml:brush>
  </inkml:definitions>
  <inkml:trace contextRef="#ctx0" brushRef="#br0">1 51 5528 0 0,'0'1'422'0'0,"0"0"-121"0"0,0 1-1 0 0,0-1 0 0 0,0 1 0 0 0,0-1 0 0 0,1 1 1 0 0,-1-1-1 0 0,1 1 0 0 0,-1-1 0 0 0,1 0 0 0 0,-1 1 1 0 0,1-1-1 0 0,0 0 0 0 0,0 0 0 0 0,0 1 0 0 0,0-1 1 0 0,-1 0-1 0 0,2 0 0 0 0,-1 0 0 0 0,0 0 0 0 0,0 0 1 0 0,0 0-1 0 0,0 0 0 0 0,1-1 0 0 0,-1 1 0 0 0,0 0 1 0 0,2 0-301 0 0,-2-1 1024 0 0,-1 0-38 0 0,0 0-33 0 0,0 0-102 0 0,0 0-47 0 0,0 0-11 0 0,1-1-463 0 0,1 0 0 0 0,0 0 0 0 0,0 0 0 0 0,-1 0 0 0 0,1 0 0 0 0,0 0 0 0 0,0 1 0 0 0,1-1-330 0 0,19 1 1183 0 0,0 1 0 0 0,0 1-1 0 0,0 1 1 0 0,9 2-1183 0 0,-5 2 373 0 0,-17-4-304 0 0,1 0 0 0 0,-1-1 0 0 0,1 0-1 0 0,0-1 1 0 0,-1 0 0 0 0,1 0 0 0 0,0-1 0 0 0,0 0 0 0 0,-1-1 0 0 0,1 0-1 0 0,1-1-68 0 0,-4 1-9 0 0,-1-1-1 0 0,0 0 0 0 0,0-1 1 0 0,0 1-1 0 0,0-1 0 0 0,0 0 0 0 0,0-1 1 0 0,-1 0-1 0 0,0 1 0 0 0,1-2 0 0 0,-2 1 1 0 0,1-1-1 0 0,1 0 10 0 0,3-5-92 0 0,-3 3-1140 0 0,0 1 0 0 0,0-2 0 0 0,-1 1 0 0 0,2-4 1232 0 0,-3 5-5725 0 0,-3 4-1536 0 0</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26:04.194"/>
    </inkml:context>
    <inkml:brush xml:id="br0">
      <inkml:brushProperty name="width" value="0.05" units="cm"/>
      <inkml:brushProperty name="height" value="0.05" units="cm"/>
    </inkml:brush>
  </inkml:definitions>
  <inkml:trace contextRef="#ctx0" brushRef="#br0">0 4 14136 0 0,'0'0'646'0'0,"2"0"-10"0"0,-1 2-529 0 0,0-1-99 0 0,-1-1-1 0 0,1 1 0 0 0,0-1 1 0 0,-1 0-1 0 0,1 1 0 0 0,-1-1 1 0 0,1 1-1 0 0,0-1 0 0 0,0 0 1 0 0,-1 1-1 0 0,1-1 0 0 0,0 0 0 0 0,0 0 1 0 0,-1 0-1 0 0,1 0 0 0 0,0 0 1 0 0,0 0-1 0 0,-1 0 0 0 0,1 0 1 0 0,0 0-8 0 0,19 1 1076 0 0,-16-1-644 0 0,-1 0 1 0 0,0 0-1 0 0,0 0 1 0 0,0 0-1 0 0,0 1 1 0 0,0-1-1 0 0,1 1 0 0 0,0 0-432 0 0,5 2 729 0 0,0-2-1 0 0,1 1 0 0 0,-1-1 0 0 0,0-1 1 0 0,1 1-1 0 0,-1-2 0 0 0,8 0-728 0 0,13 0 262 0 0,-23 0-511 0 0,0 0 0 0 0,0-1-1 0 0,1 0 1 0 0,-1 0-1 0 0,0 0 1 0 0,6-4 249 0 0,-6 3-1069 0 0,-5 2-856 0 0,-2 1-3411 0 0,0 0-1461 0 0</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26:04.530"/>
    </inkml:context>
    <inkml:brush xml:id="br0">
      <inkml:brushProperty name="width" value="0.05" units="cm"/>
      <inkml:brushProperty name="height" value="0.05" units="cm"/>
    </inkml:brush>
  </inkml:definitions>
  <inkml:trace contextRef="#ctx0" brushRef="#br0">0 0 12552 0 0,'0'0'572'0'0,"0"0"-10"0"0,2 2-246 0 0,2-1 346 0 0,0 1 1 0 0,0-1-1 0 0,0 0 0 0 0,1 0 0 0 0,-1-1 0 0 0,0 1 1 0 0,0-1-1 0 0,0 0 0 0 0,3 0-662 0 0,-5 0 392 0 0,3-1-20 0 0,-2 0-330 0 0,10 7 353 0 0,-10-4-347 0 0,3 2-73 0 0,-5-3-167 0 0,-1-1-59 0 0,0 0-6 0 0,0 0-148 0 0,0 0-602 0 0,0 0-265 0 0,0 0-950 0 0,0 0-3606 0 0</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26:05.765"/>
    </inkml:context>
    <inkml:brush xml:id="br0">
      <inkml:brushProperty name="width" value="0.05" units="cm"/>
      <inkml:brushProperty name="height" value="0.05" units="cm"/>
    </inkml:brush>
  </inkml:definitions>
  <inkml:trace contextRef="#ctx0" brushRef="#br0">0 1 3600 0 0,'0'0'160'0'0,"0"0"32"0"0,0 0-192 0 0,0 0 0 0 0,5 8 0 0 0,-5-8-1568 0 0</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26:11.745"/>
    </inkml:context>
    <inkml:brush xml:id="br0">
      <inkml:brushProperty name="width" value="0.05" units="cm"/>
      <inkml:brushProperty name="height" value="0.05" units="cm"/>
    </inkml:brush>
  </inkml:definitions>
  <inkml:trace contextRef="#ctx0" brushRef="#br0">5343 26 16384 0 0,'0'0'751'0'0,"0"0"-19"0"0,0 0-408 0 0,0 0 19 0 0,0 0 60 0 0,9-6 777 0 0,-7 4-1097 0 0,0 0 0 0 0,0 0 0 0 0,-1 1 0 0 0,1-1 0 0 0,0 1 0 0 0,0-1 1 0 0,3 0-84 0 0,-4 1 228 0 0,0 1 1 0 0,0-1 0 0 0,0 0-1 0 0,0 1 1 0 0,0-1 0 0 0,0 1-1 0 0,0 0 1 0 0,1-1 0 0 0,-1 1 0 0 0,0 0-1 0 0,0 0 1 0 0,0 0 0 0 0,1 0-1 0 0,-1 0 1 0 0,0 0 0 0 0,0 0 0 0 0,1 0-1 0 0,0 0-228 0 0,-2 2 275 0 0,1 0-1 0 0,0 0 0 0 0,-1 1 1 0 0,1-1-1 0 0,-1 0 1 0 0,0 0-1 0 0,1 0 0 0 0,-1 0 1 0 0,0 1-1 0 0,-1-1 1 0 0,1 2-275 0 0,0-2-99 0 0,0-1 355 0 0,0-1-5 0 0,0 11 201 0 0,-1-6-261 0 0,0 0 1 0 0,-1-1 0 0 0,1 1-1 0 0,-1-1 1 0 0,0 1 0 0 0,0-1-1 0 0,-1 1-191 0 0,-1 3 84 0 0,-8 18 307 0 0,11-24-278 0 0,-7 9 106 0 0,-6 8 134 0 0,-1 0 1 0 0,-2 1-354 0 0,4-6 233 0 0,1 0-1 0 0,1 1 1 0 0,-7 11-233 0 0,-15 13 304 0 0,1 0-92 0 0,15-26-208 0 0,14-11-4 0 0,1-1 0 0 0,-1 1 0 0 0,1 0 0 0 0,0 0 0 0 0,0 0 0 0 0,-1 0 0 0 0,1 1 0 0 0,-2 0 0 0 0,0 0 0 0 0,1 0 0 0 0,-2 0 0 0 0,1-1 0 0 0,0 0 0 0 0,0 1 0 0 0,-1-1 0 0 0,1-1 0 0 0,-5 2 0 0 0,-7 4 0 0 0,2-2 0 0 0,0 2 0 0 0,0-1 0 0 0,0 2 0 0 0,1 0 0 0 0,0 1 0 0 0,1 0 0 0 0,0 0 0 0 0,-2 4 0 0 0,9-8 0 0 0,-2 0 0 0 0,1 0 0 0 0,-1 0 0 0 0,1-1 0 0 0,-1 0 0 0 0,-6 2 0 0 0,-11 8 0 0 0,10-7 0 0 0,0 0 0 0 0,0-1 0 0 0,-1-1 0 0 0,-2 0 0 0 0,-6 3 0 0 0,19-8 0 0 0,1 0 0 0 0,-12 5 0 0 0,8-2 0 0 0,5-2 0 0 0,1 0 0 0 0,-1 0 0 0 0,1-1 0 0 0,-1 1 0 0 0,1-1 0 0 0,-1 1 0 0 0,0-1 0 0 0,1 0 0 0 0,-1 0 0 0 0,1 0 0 0 0,-1 0 0 0 0,0 0 0 0 0,1 0 0 0 0,-1 0 0 0 0,0 0 0 0 0,-2 0 0 0 0,0 1 0 0 0,0 0 0 0 0,0 0 0 0 0,0 0 0 0 0,0 0 0 0 0,0 1 0 0 0,-3 1 0 0 0,-16 6 0 0 0,16-6 0 0 0,0 0 0 0 0,0 1 0 0 0,0 0 0 0 0,-6 4 0 0 0,-20 11 0 0 0,14-10 0 0 0,15-6 0 0 0,0-1 0 0 0,0 0 0 0 0,0 0 0 0 0,-1 0 0 0 0,1 0 0 0 0,0-1 0 0 0,-1 0 0 0 0,0 0 0 0 0,1 0 0 0 0,-2 0 0 0 0,-10 0 0 0 0,0 0 0 0 0,1 2 0 0 0,-5 1 0 0 0,-28 4 0 0 0,42-8 0 0 0,-1 2 0 0 0,1-1 0 0 0,0 0 0 0 0,0 1 0 0 0,0 0 0 0 0,0 1 0 0 0,1 0 0 0 0,-1-1 0 0 0,-3 4 0 0 0,-8 2 0 0 0,13-6 0 0 0,0-1 0 0 0,1 1 0 0 0,0 0 0 0 0,-1 0 0 0 0,1 0 0 0 0,-1 2 0 0 0,-82 71 0 0 0,83-72 0 0 0,0-1 0 0 0,0 0 0 0 0,-1 0 0 0 0,1 0 0 0 0,-1 0 0 0 0,-1 0 0 0 0,-19 11 0 0 0,16-7 0 0 0,-1-1 0 0 0,0 0 0 0 0,0 0 0 0 0,-3 0 0 0 0,-16 8 0 0 0,-56 26 0 0 0,75-35 0 0 0,0 0 0 0 0,-1-1 0 0 0,1 0 0 0 0,-9 1 0 0 0,-11 4 0 0 0,16-6 0 0 0,1 1 0 0 0,-1-2 0 0 0,1 1 0 0 0,-1-2 0 0 0,-7 0 0 0 0,-30 2 0 0 0,-57 10 0 0 0,93-10 0 0 0,-1 1 0 0 0,1 1 0 0 0,0 0 0 0 0,-9 4 0 0 0,4-1 0 0 0,0-1 0 0 0,-1-1 0 0 0,-206 43 0 0 0,214-44 0 0 0,1 0 0 0 0,0 0 0 0 0,-10 5 0 0 0,-16 7 0 0 0,-2 0 0 0 0,29-12 0 0 0,0 0 0 0 0,0 0 0 0 0,-7 1 0 0 0,-8-1 0 0 0,-1 0 0 0 0,1-2 0 0 0,-1-1 0 0 0,0-1 0 0 0,0-1 0 0 0,1-1 0 0 0,-15-4 0 0 0,24 5 0 0 0,-1 0 0 0 0,-13 2 0 0 0,6-1 0 0 0,13 1 0 0 0,0 0 0 0 0,-1 1 0 0 0,1 0 0 0 0,0 1 0 0 0,0-1 0 0 0,0 0 0 0 0,-1 0 0 0 0,1-1 0 0 0,0 0 0 0 0,-39 3 10 0 0,38-2-127 0 0,0 0 0 0 0,0-1 1 0 0,0-1-1 0 0,-5-1 117 0 0,-29-1 228 0 0,-1 1 1 0 0,-38 4-229 0 0,-20 8 0 0 0,80-9-178 0 0,0-1 0 0 0,1 0 0 0 0,-1-2 0 0 0,-2-1 178 0 0,14 0-29 0 0,-1-1-1 0 0,1-1 1 0 0,0 0-1 0 0,0-1 1 0 0,0 0-1 0 0,0-1 1 0 0,-7-5 29 0 0,4 3-13 0 0,0 0 1 0 0,0 1-1 0 0,-1 1 1 0 0,-5-1 12 0 0,-27-5 0 0 0,34 9 47 0 0,-29-2 302 0 0,-39 2-489 0 0,66 2 46 0 0,0-1 0 0 0,0 0-1 0 0,-2-1 95 0 0,-30-5 199 0 0,-27-5 361 0 0,-67-14-1120 0 0,138 26 662 0 0,0 0-1 0 0,0-1 1 0 0,1 1 0 0 0,-1-1-1 0 0,-2-1-101 0 0,2 1 45 0 0,0 0 0 0 0,0 0 0 0 0,-1 0-1 0 0,1 1 1 0 0,-1 0-45 0 0,-5-2 6 0 0,0 0 0 0 0,0 0 0 0 0,1-1 0 0 0,-2-1-6 0 0,-11-4-175 0 0,-6-1-410 0 0,13 5 916 0 0,0-1 1 0 0,-9-4-332 0 0,-27-10 16 0 0,46 18-116 0 0,0-1 0 0 0,0 1 0 0 0,0 1 0 0 0,-4-2 100 0 0,-19-5-379 0 0,-1-5 849 0 0,5 4-592 0 0,1-2 0 0 0,1-1 0 0 0,-18-11 122 0 0,6 5 487 0 0,27 14-410 0 0,0 1 0 0 0,1-2 1 0 0,-1 1-1 0 0,0-2-77 0 0,-1 1 0 0 0,0 0 0 0 0,0 0 0 0 0,0 1 0 0 0,-1 0 0 0 0,-9-2 0 0 0,-9-5 0 0 0,9 3 0 0 0,-1 1 0 0 0,0-2 0 0 0,1-1 0 0 0,-10-6 0 0 0,8 2-229 0 0,2 0 1 0 0,-2-3 228 0 0,17 14-58 0 0,0-1 0 0 0,-1 1 0 0 0,1 0 1 0 0,-1 0-1 0 0,0 1 0 0 0,-5-3 58 0 0,9 4 27 0 0,-1 0 0 0 0,1 0 0 0 0,-1 0 0 0 0,1 0 0 0 0,0 0 0 0 0,0 0 0 0 0,-1 0 0 0 0,1-1 0 0 0,0 1 0 0 0,0-1 0 0 0,0 1 0 0 0,0-1 0 0 0,0 1-27 0 0,0-1 29 0 0,1 1 0 0 0,-1-1-1 0 0,0 1 1 0 0,0-1 0 0 0,-1 1-1 0 0,1 0 1 0 0,0 0 0 0 0,0-1-1 0 0,-1 1 1 0 0,1 0 0 0 0,-1 0-29 0 0,-29-20 110 0 0,26 18-103 0 0,1 0 0 0 0,-1 0 0 0 0,0 1 0 0 0,-4-2-7 0 0,4 3 0 0 0,0-2 0 0 0,0 1-1 0 0,0 0 1 0 0,1-1 0 0 0,-1 0 0 0 0,-36-23 0 0 0,31 20 0 0 0,-1 0 0 0 0,2-1 0 0 0,-1 0 0 0 0,-3-3 0 0 0,-88-73 0 0 0,96 78 0 0 0,-1 1 0 0 0,0 0 0 0 0,0 0 0 0 0,-3-1 0 0 0,4 2 0 0 0,0 0 0 0 0,-1 0 0 0 0,2-1 0 0 0,-1 1 0 0 0,-1-3 0 0 0,-39-27 0 0 0,-11-9 0 0 0,45 34 0 0 0,4 2-91 0 0,0 0-1 0 0,1 0 1 0 0,0 0-1 0 0,0-1 1 0 0,-1-2 91 0 0,3 4 44 0 0,-1 0 0 0 0,0 1 0 0 0,0-1 1 0 0,-1 1-1 0 0,-4-3-44 0 0,2-3-593 0 0,1-1 618 0 0,4 8 37 0 0,0 1 0 0 0,0-1 0 0 0,1 1-1 0 0,-1-1 1 0 0,1 0 0 0 0,-1 0 0 0 0,1 0 0 0 0,0 0 0 0 0,0-1-1 0 0,1 1 1 0 0,-1-1 0 0 0,1 1 0 0 0,-1-2-62 0 0,2 5 0 0 0,-1-1 0 0 0,1 0 0 0 0,0 0 0 0 0,-1 0 0 0 0,1 1 0 0 0,0-1 0 0 0,-1 0 0 0 0,1 1 0 0 0,-1-1 0 0 0,1 0 0 0 0,-1 1 0 0 0,0-1 0 0 0,1 0 0 0 0,-1 1 0 0 0,-5-9 0 0 0,-3-8-215 0 0,0 6 419 0 0,10 5-193 0 0,-1 5-11 0 0,0 1 0 0 0,0 0 0 0 0,0-1 0 0 0,0 1 0 0 0,1 0 0 0 0,-1 0 0 0 0,0-1 0 0 0,0 1 0 0 0,0 0 0 0 0,0-1 0 0 0,1 1 0 0 0,-1 0 0 0 0,0 0 0 0 0,0 0 0 0 0,0-1 0 0 0,1 1 0 0 0,-1 0 0 0 0,0 0 0 0 0,0 0 0 0 0,1-1 0 0 0,-1 1 0 0 0,0 0 0 0 0,0 0 0 0 0,1 0 0 0 0,-1 0 0 0 0,0 0 0 0 0,1 0 0 0 0,-1 0 0 0 0,0 0 0 0 0,1 0 0 0 0,2 1 0 0 0,28 10-1909 0 0,-19-10 842 0 0</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26:13.706"/>
    </inkml:context>
    <inkml:brush xml:id="br0">
      <inkml:brushProperty name="width" value="0.05" units="cm"/>
      <inkml:brushProperty name="height" value="0.05" units="cm"/>
    </inkml:brush>
  </inkml:definitions>
  <inkml:trace contextRef="#ctx0" brushRef="#br0">2941 0 17135 0 0,'-3'9'857'0'0,"-5"20"-1421"0"0,8-15 3009 0 0,5-1 4736 0 0,-8-4-6780 0 0,0 9-56 0 0,3-14-274 0 0,0-1 0 0 0,-1 1 0 0 0,1-1 1 0 0,-1 1-1 0 0,0-1 0 0 0,0 1 0 0 0,-1 0-71 0 0,-3 8 173 0 0,3-9-127 0 0,1 0-1 0 0,-1 1 0 0 0,0-1 0 0 0,1 0 0 0 0,-1 0 0 0 0,-1 0 0 0 0,1 0 1 0 0,0 0-1 0 0,-3 1-45 0 0,1 1 33 0 0,0-1 0 0 0,0 0 0 0 0,0 1 1 0 0,1 0-1 0 0,-1 0 0 0 0,1 0 0 0 0,0 0 0 0 0,0 1-33 0 0,-20 47 86 0 0,16-35-47 0 0,-12 28 161 0 0,-20 33-200 0 0,-28 49 75 0 0,55-107-75 0 0,-18 30 0 0 0,-24 31 0 0 0,10-20 0 0 0,-5 18 0 0 0,8-13 0 0 0,8-8 0 0 0,22-36 0 0 0,-12 16 0 0 0,-33 46 117 0 0,-17 42-117 0 0,25-42 13 0 0,26-49-14 0 0,2 0 0 0 0,-4 15 1 0 0,-3 8 72 0 0,-2-1 0 0 0,-14 18-72 0 0,10-25-17 0 0,7-9-22 0 0,1 1-1 0 0,-6 18 40 0 0,8-16 0 0 0,-2-1 0 0 0,-9 12 0 0 0,9-17 0 0 0,16-26 38 0 0,0-1 0 0 0,-1 0 0 0 0,0 0 0 0 0,-2-1-38 0 0,0 2 39 0 0,1 0-73 0 0,2 0 0 0 0,0 0-1 0 0,0 1 1 0 0,1 0 0 0 0,1 1 0 0 0,-3 8 34 0 0,-4 5 25 0 0,-60 142 236 0 0,34-71-261 0 0,33-82 0 0 0,-1-1 0 0 0,0 0 0 0 0,-1 0 0 0 0,0 1 0 0 0,0 0 0 0 0,-3 10 0 0 0,8-17 9 0 0,-1 0-1 0 0,-1 0 1 0 0,0 0-1 0 0,-3 3-8 0 0,2-2 10 0 0,0 0 0 0 0,1 1 0 0 0,-3 5-10 0 0,-11 35 0 0 0,7-16 0 0 0,-7 10 0 0 0,8-21 0 0 0,-47 92 0 0 0,48-98-2 0 0,-71 135-127 0 0,69-127 149 0 0,-2-2-1 0 0,-3 2-19 0 0,4-5 58 0 0,1 0 0 0 0,-11 24-58 0 0,15-27 0 0 0,-1-1 0 0 0,-1 1 0 0 0,-4 3 0 0 0,-12 19 0 0 0,-65 129-139 0 0,74-138 180 0 0,1 1-1 0 0,2 1 1 0 0,-10 33-41 0 0,8-23 21 0 0,-1-2 0 0 0,-13 20-21 0 0,-15 35 7 0 0,-15 49-7 0 0,49-113 0 0 0,-8 21 0 0 0,-16 28 0 0 0,4-7 0 0 0,20-44 0 0 0,3-8 0 0 0,6-13 0 0 0,-1 0 0 0 0,0 0 0 0 0,-3 5 0 0 0,-7 10 0 0 0,-8 14 0 0 0,4-11 0 0 0,-9 19 0 0 0,-12 19 0 0 0,27-46 0 0 0,0 2 0 0 0,-5 13 0 0 0,6-9 0 0 0,-13 18 0 0 0,-24 34 0 0 0,40-62 0 0 0,0 1 0 0 0,1-1 0 0 0,-3 11 0 0 0,3-6 0 0 0,-11 19 0 0 0,-8 19-114 0 0,21-43 72 0 0,-2-1 1 0 0,0 0 0 0 0,-1 0-1 0 0,-1 0 1 0 0,-4 5 41 0 0,-18 36 302 0 0,21-40-298 0 0,1-1 0 0 0,1 1 0 0 0,0 0-1 0 0,1 1 1 0 0,-1 5-4 0 0,-2 6 0 0 0,-1-2 0 0 0,-3 3 0 0 0,-14 34 0 0 0,17-40 0 0 0,8-20 0 0 0,1 1 0 0 0,0-1 0 0 0,1 1 0 0 0,-1 0 0 0 0,0-1 0 0 0,1 1 0 0 0,0 0 0 0 0,0 0 0 0 0,0 0 0 0 0,1 0 0 0 0,-1 0 0 0 0,1 2 0 0 0,0-3 0 0 0,0-1 0 0 0,0 1 0 0 0,-1-1 0 0 0,1 1 0 0 0,0-1 0 0 0,-1 1 0 0 0,0-1 0 0 0,0 1 0 0 0,0-1 0 0 0,0 0 0 0 0,0 1 0 0 0,0-1 0 0 0,0 0 0 0 0,-1 0 0 0 0,1 0 0 0 0,-1 0 0 0 0,0 0 0 0 0,1 0 0 0 0,-1 0 0 0 0,0-1 0 0 0,-1 2 0 0 0,0-1 0 0 0,0 1 0 0 0,0 1 0 0 0,0-1 0 0 0,1 0 0 0 0,-1 1 0 0 0,1-1 0 0 0,-1 4 0 0 0,-10 9-24 0 0,12-15-91 0 0,1-1-1 0 0,0 0-245 0 0,0-2-1075 0 0,0-8-464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06.294"/>
    </inkml:context>
    <inkml:brush xml:id="br0">
      <inkml:brushProperty name="width" value="0.05" units="cm"/>
      <inkml:brushProperty name="height" value="0.05" units="cm"/>
    </inkml:brush>
  </inkml:definitions>
  <inkml:trace contextRef="#ctx0" brushRef="#br0">0 44 10136 0 0,'0'0'777'0'0,"8"-16"5208"0"0,-6 13-5239 0 0,1 1 0 0 0,1 0 0 0 0,-1 0 0 0 0,0 0 0 0 0,0 0 0 0 0,1 1 0 0 0,0-1-746 0 0,6-1 588 0 0,-1 0 0 0 0,1 1 1 0 0,8 0-589 0 0,-14 1 200 0 0,-2 1-194 0 0,-1-1 1 0 0,1 1-1 0 0,-1 0 1 0 0,1 0-1 0 0,-1 0 1 0 0,1 0-1 0 0,-1 1 1 0 0,1-1 0 0 0,-1 0-1 0 0,0 1 1 0 0,1-1-1 0 0,-1 1 1 0 0,1-1-1 0 0,-1 1 1 0 0,0 0-1 0 0,0-1 1 0 0,1 1 0 0 0,-1 0-1 0 0,0 0 1 0 0,0 0-1 0 0,0 0 1 0 0,0 0-1 0 0,0 0 1 0 0,0 0-1 0 0,0 1 1 0 0,0-1 0 0 0,0 0-1 0 0,-1 0 1 0 0,1 1-1 0 0,0-1 1 0 0,-1 0-1 0 0,1 1 1 0 0,-1-1-1 0 0,1 2-6 0 0,0 1 13 0 0,0 1 0 0 0,0-1 0 0 0,-1 1 0 0 0,1 0 0 0 0,-1-1 0 0 0,0 1 0 0 0,0 0 0 0 0,-1-1 0 0 0,1 1 0 0 0,-1 3-13 0 0,-6 12 188 0 0,0 0 1 0 0,0 0 0 0 0,-3 1-189 0 0,1 0 300 0 0,2-6 3 0 0,5-11-210 0 0,0 1 1 0 0,0 0-1 0 0,0-1 0 0 0,0 1 1 0 0,1 0-1 0 0,0 0 0 0 0,0 0 1 0 0,0 0-1 0 0,0 2-93 0 0,1-3-113 0 0,0-3-454 0 0,5-6 207 0 0,5-2 535 0 0,0 0-1 0 0,0 0 1 0 0,1 1 0 0 0,0 1-1 0 0,0 0 1 0 0,1 0 0 0 0,0 1-1 0 0,-1 1 1 0 0,1 0 0 0 0,0 0-1 0 0,1 1 1 0 0,-1 1-1 0 0,9 0-174 0 0,-20 1 6 0 0,1 0-1 0 0,-1 0 0 0 0,0 0 1 0 0,0 0-1 0 0,1 0 0 0 0,-1 0 1 0 0,0 1-1 0 0,1-1 0 0 0,-1 0 0 0 0,0 1 1 0 0,0-1-1 0 0,0 1 0 0 0,1-1 1 0 0,-1 1-1 0 0,0 0 0 0 0,0-1 1 0 0,0 1-1 0 0,0 0 0 0 0,0 0 0 0 0,0 0 1 0 0,0 0-1 0 0,-1 0 0 0 0,1 0 1 0 0,0 0-6 0 0,0 1 10 0 0,0 0 1 0 0,-1 0 0 0 0,1 0-1 0 0,0 0 1 0 0,-1 0 0 0 0,0 0 0 0 0,1 0-1 0 0,-1 0 1 0 0,0 0 0 0 0,0 0-1 0 0,0 0 1 0 0,0 0 0 0 0,-1 0-1 0 0,1 0-10 0 0,-2 6 46 0 0,0 0 0 0 0,0 0-1 0 0,-1 0 1 0 0,0-1-1 0 0,0 1 1 0 0,-1-1-1 0 0,-1 2-45 0 0,-4 5 144 0 0,0 0 0 0 0,-1 0 0 0 0,-1-1 0 0 0,0-1 0 0 0,-1 0 0 0 0,0-1 0 0 0,0 0-1 0 0,-2 0 1 0 0,1-1 0 0 0,-8 3-144 0 0,19-12-1 0 0,1 0-62 0 0,0-1-1 0 0,0 1 1 0 0,0 0 0 0 0,0-1-1 0 0,-1 1 1 0 0,1-1 0 0 0,0 1-1 0 0,0-1 1 0 0,-1 0 0 0 0,1 1 0 0 0,0-1-1 0 0,0 0 1 0 0,-1 0 0 0 0,1 0-1 0 0,0 0 1 0 0,-1 0 0 0 0,0 0 63 0 0,-4-4-667 0 0</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26:14.392"/>
    </inkml:context>
    <inkml:brush xml:id="br0">
      <inkml:brushProperty name="width" value="0.05" units="cm"/>
      <inkml:brushProperty name="height" value="0.05" units="cm"/>
    </inkml:brush>
  </inkml:definitions>
  <inkml:trace contextRef="#ctx0" brushRef="#br0">35 189 2760 0 0,'0'0'125'0'0,"-4"-11"4716"0"0,3 9-4064 0 0,1 0 0 0 0,-1 0 0 0 0,0 0-1 0 0,1 0 1 0 0,0 0 0 0 0,0 0 0 0 0,-1-1 0 0 0,1 1-1 0 0,1-2-776 0 0,2-19 2744 0 0,1-1-2223 0 0,-4 23-424 0 0,0-9 53 0 0,0 5-144 0 0,0 1-6 0 0,1 1 0 0 0,-1-1 1 0 0,-1 1-1 0 0,1-1 1 0 0,-1 1-1 0 0,1-1 1 0 0,-1 1-1 0 0,0-1 1 0 0,0 1-1 0 0,0 0 0 0 0,-2-3 0 0 0,-9-24-456 0 0,11 29 279 0 0,1 1-14 0 0,0 0-1 0 0,-2-2 32 0 0,-5-5 128 0 0,3 1 48 0 0,4 4 79 0 0,0 2 76 0 0,0 0 21 0 0,0 3-83 0 0,1-1-1 0 0,-1 0 1 0 0,1 1 0 0 0,0-1 0 0 0,0 0 0 0 0,0 1-1 0 0,0-1 1 0 0,0 0 0 0 0,0 0 0 0 0,1 0-1 0 0,-1 0 1 0 0,1 0 0 0 0,0 0-109 0 0,3 7 355 0 0,3 2 221 0 0,1 0 0 0 0,-1-1 0 0 0,2 0 0 0 0,-1 0 0 0 0,1-1 0 0 0,11 8-576 0 0,13 13 1324 0 0,-13-10-647 0 0,-9-7 205 0 0,0-2 0 0 0,14 11-882 0 0,1 4 992 0 0,-1-2-864 0 0,-21-20-484 0 0,1 0-1 0 0,-1-1 1 0 0,1 0-1 0 0,0 0 1 0 0,1 0 356 0 0,2 2-1010 0 0</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26:16.544"/>
    </inkml:context>
    <inkml:brush xml:id="br0">
      <inkml:brushProperty name="width" value="0.05" units="cm"/>
      <inkml:brushProperty name="height" value="0.05" units="cm"/>
    </inkml:brush>
  </inkml:definitions>
  <inkml:trace contextRef="#ctx0" brushRef="#br0">1 1 22607 0 0,'0'11'1000'0'0,"0"-2"208"0"0,0-9-968 0 0,0 0-240 0 0,0 0 0 0 0,4 4 0 0 0,-4-4 784 0 0,5 4 112 0 0,-5-4 16 0 0,9 0 8 0 0,-4 0-568 0 0,3-4-120 0 0,2 4-16 0 0,-2 0-11944 0 0</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26:17.416"/>
    </inkml:context>
    <inkml:brush xml:id="br0">
      <inkml:brushProperty name="width" value="0.05" units="cm"/>
      <inkml:brushProperty name="height" value="0.05" units="cm"/>
    </inkml:brush>
  </inkml:definitions>
  <inkml:trace contextRef="#ctx0" brushRef="#br0">13 265 17503 0 0,'0'0'399'0'0,"0"0"60"0"0,0 0 21 0 0,0 0-59 0 0,-1 0 58 0 0,0 0 0 0 0,1 0 0 0 0,-1 0 0 0 0,0 0 0 0 0,0 0 0 0 0,0 0 0 0 0,1 0 0 0 0,-1 0 0 0 0,0 0 0 0 0,0 0 0 0 0,1 0 0 0 0,-1-1 0 0 0,0 1 0 0 0,0 0 0 0 0,1 0-479 0 0,12-20 156 0 0,0 2 1 0 0,2-1-1 0 0,0 2 0 0 0,2 0 0 0 0,-1 1 0 0 0,2 0 0 0 0,15-10-156 0 0,-8 7-463 0 0,23-18-4021 0 0,19-9 4484 0 0,-44 34-1690 0 0</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26:17.749"/>
    </inkml:context>
    <inkml:brush xml:id="br0">
      <inkml:brushProperty name="width" value="0.05" units="cm"/>
      <inkml:brushProperty name="height" value="0.05" units="cm"/>
    </inkml:brush>
  </inkml:definitions>
  <inkml:trace contextRef="#ctx0" brushRef="#br0">1 82 10136 0 0,'0'0'777'0'0,"0"0"-89"0"0,0 0 1499 0 0,1-1 704 0 0,35-13 5561 0 0,20-14-6254 0 0,-42 20-1836 0 0,0 2-505 0 0,1 1 0 0 0,0 0-1 0 0,0 2 1 0 0,0-1 0 0 0,8 1 143 0 0,-19 2-201 0 0,8-1-1208 0 0,1 1 0 0 0,-1 1 0 0 0,1 0 0 0 0,-1 0 0 0 0,2 2 1409 0 0,3-2-7385 0 0</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26:18.106"/>
    </inkml:context>
    <inkml:brush xml:id="br0">
      <inkml:brushProperty name="width" value="0.05" units="cm"/>
      <inkml:brushProperty name="height" value="0.05" units="cm"/>
    </inkml:brush>
  </inkml:definitions>
  <inkml:trace contextRef="#ctx0" brushRef="#br0">1 99 8288 0 0,'7'5'202'0'0,"-6"-4"-167"0"0,-1 0 1 0 0,1 0-1 0 0,0 0 0 0 0,1-1 0 0 0,-1 1 0 0 0,0 0 0 0 0,0-1 0 0 0,0 1 0 0 0,0-1 0 0 0,0 1 0 0 0,1-1 0 0 0,-1 0 0 0 0,0 1 0 0 0,0-1 0 0 0,1 0 0 0 0,-1 0 1 0 0,0 0-1 0 0,0 0 0 0 0,1 0 0 0 0,-1 0-35 0 0,37-6 5024 0 0,-11 3 891 0 0,-8-1-5184 0 0,8-5 657 0 0,0-1-1 0 0,16-9-1387 0 0,20-14-2223 0 0,-16 11-2692 0 0,-28 16 2360 0 0</inkml:trace>
  <inkml:trace contextRef="#ctx0" brushRef="#br0" timeOffset="1">685 37 7832 0 0,'0'0'696'0'0,"0"0"-560"0"0,0 0-136 0 0,8 3 0 0 0,2 5 2320 0 0,-2-3 432 0 0,2-1 95 0 0,-2-1 9 0 0,0-3-2120 0 0,5 0-416 0 0,-3-3-96 0 0,-2-1-8 0 0,6-1-216 0 0,-5 5 0 0 0,0-3 0 0 0,4-5-5559 0 0,-3 5-1153 0 0</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26:18.450"/>
    </inkml:context>
    <inkml:brush xml:id="br0">
      <inkml:brushProperty name="width" value="0.05" units="cm"/>
      <inkml:brushProperty name="height" value="0.05" units="cm"/>
    </inkml:brush>
  </inkml:definitions>
  <inkml:trace contextRef="#ctx0" brushRef="#br0">32 163 9728 0 0,'-1'0'88'0'0,"-1"-1"0"0"0,0 0 0 0 0,0 0 0 0 0,0 0 0 0 0,1 0 0 0 0,-1 0 0 0 0,1 0 0 0 0,-1-1 0 0 0,1 1 0 0 0,-1-1 0 0 0,1 1 0 0 0,-1-1-88 0 0,-2-2 85 0 0,4 4 9 0 0,-1 0 1 0 0,1 0-1 0 0,0 0 0 0 0,-1 0 1 0 0,1-1-1 0 0,0 1 0 0 0,-1 0 1 0 0,1 0-1 0 0,0 0 0 0 0,0-1 0 0 0,-1 1 1 0 0,1 0-1 0 0,0 0 0 0 0,0-1 1 0 0,-1 1-1 0 0,1 0 0 0 0,0-1 1 0 0,0 1-1 0 0,0 0 0 0 0,-1-1 1 0 0,1 1-1 0 0,0 0 0 0 0,0-1 1 0 0,0 1-1 0 0,0 0 0 0 0,0-1 1 0 0,0 1-1 0 0,0 0 0 0 0,0-1 0 0 0,0 1 1 0 0,0-1-1 0 0,0 1 0 0 0,0 0 1 0 0,0-1-1 0 0,0 1 0 0 0,0 0 1 0 0,0-1-1 0 0,0 1 0 0 0,1 0 1 0 0,-1-1-1 0 0,0 1 0 0 0,0 0 1 0 0,0-1-1 0 0,1 1 0 0 0,-1 0 1 0 0,0 0-1 0 0,0-1 0 0 0,1 1-94 0 0,15-10 2374 0 0,-13 9-2418 0 0,47-33 2818 0 0,-27 18-187 0 0,24-13-2587 0 0,-32 21 471 0 0,-11 6-449 0 0,0-1 0 0 0,0 1 0 0 0,0 0 0 0 0,0 1 0 0 0,1-1-1 0 0,-1 1 1 0 0,3-1-22 0 0,18-4-92 0 0,-18 3 86 0 0,0 1 0 0 0,-1 1 1 0 0,1 0-1 0 0,0 0 0 0 0,1 0 0 0 0,-1 0 0 0 0,3 1 6 0 0,16 1-1018 0 0,1-2-4417 0 0,-1 1-1914 0 0</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26:18.789"/>
    </inkml:context>
    <inkml:brush xml:id="br0">
      <inkml:brushProperty name="width" value="0.05" units="cm"/>
      <inkml:brushProperty name="height" value="0.05" units="cm"/>
    </inkml:brush>
  </inkml:definitions>
  <inkml:trace contextRef="#ctx0" brushRef="#br0">0 36 10136 0 0,'4'-6'298'0'0,"16"-14"761"0"0,-19 20-928 0 0,-1-1 0 0 0,1 1 0 0 0,-1 0 0 0 0,1 0 0 0 0,-1-1 0 0 0,1 1 0 0 0,-1 0 0 0 0,1 0-1 0 0,-1-1 1 0 0,1 1 0 0 0,0 0 0 0 0,-1 0 0 0 0,1 0 0 0 0,-1 0 0 0 0,1 0 0 0 0,-1 0 0 0 0,1 0 0 0 0,0 0 0 0 0,-1 0 0 0 0,1 0 0 0 0,0 0-131 0 0,2 1 599 0 0,7-2 1148 0 0,1 0 0 0 0,-1 1 0 0 0,0 1 0 0 0,2 0-1747 0 0,41 6 2916 0 0,-33-3-2190 0 0,1-1 0 0 0,20 0-726 0 0,-13-2-219 0 0,-17 0 141 0 0,0-1 0 0 0,0 0-1 0 0,1-1 1 0 0,3-1 78 0 0,45-6 131 0 0,13-3-5666 0 0,-51 6-2023 0 0</inkml:trace>
  <inkml:trace contextRef="#ctx0" brushRef="#br0" timeOffset="1">817 48 6448 0 0,'7'-14'498'0'0,"-6"13"-411"0"0,0 1-1 0 0,0-1 0 0 0,0 0 0 0 0,0 1 0 0 0,0-1 1 0 0,0 1-1 0 0,0-1 0 0 0,0 1 0 0 0,0-1 0 0 0,0 1 0 0 0,0 0 1 0 0,0 0-1 0 0,1 0 0 0 0,-1-1 0 0 0,0 1 0 0 0,0 0 0 0 0,0 0 1 0 0,0 0-1 0 0,0 1 0 0 0,0-1 0 0 0,0 0 0 0 0,1 1-86 0 0,55 7 8923 0 0,-51-7-8328 0 0,-1 0 0 0 0,1 1 1 0 0,-1 0-1 0 0,1 0 0 0 0,1 1-595 0 0,15 5 1318 0 0,-17-6-1098 0 0,0 0-1 0 0,0 1 1 0 0,0-1 0 0 0,0 1-1 0 0,0 0 1 0 0,-1 1-1 0 0,2 1-219 0 0,-1-1-84 0 0,0 0 0 0 0,1-1 0 0 0,-1 1 1 0 0,1-1-1 0 0,4 2 84 0 0,20 6-2246 0 0,-17-7-5317 0 0</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26:19.290"/>
    </inkml:context>
    <inkml:brush xml:id="br0">
      <inkml:brushProperty name="width" value="0.05" units="cm"/>
      <inkml:brushProperty name="height" value="0.05" units="cm"/>
    </inkml:brush>
  </inkml:definitions>
  <inkml:trace contextRef="#ctx0" brushRef="#br0">4 0 4144 0 0,'-3'1'11279'0'0,"4"0"-4745"0"0,9 2-3156 0 0,8 0-5568 0 0,-8-2 4223 0 0,29 3-520 0 0,-13 0-824 0 0,-9-1-366 0 0,0 1 0 0 0,0 0-1 0 0,12 5-322 0 0,-11-2 36 0 0,1-2 0 0 0,15 2-36 0 0,-21-5-48 0 0,15 2-1503 0 0,0-1 0 0 0,16 0 1551 0 0,-19-3-2923 0 0,-2 0-5368 0 0</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26:19.691"/>
    </inkml:context>
    <inkml:brush xml:id="br0">
      <inkml:brushProperty name="width" value="0.05" units="cm"/>
      <inkml:brushProperty name="height" value="0.05" units="cm"/>
    </inkml:brush>
  </inkml:definitions>
  <inkml:trace contextRef="#ctx0" brushRef="#br0">1 1 15896 0 0,'0'0'727'0'0,"0"0"-16"0"0,2 1-458 0 0,25 14 2564 0 0,1-2 0 0 0,13 4-2817 0 0,-35-14 366 0 0,0-2 1 0 0,1 1-1 0 0,-1-1 0 0 0,6 1-366 0 0,22 6 752 0 0,-15-2-489 0 0,-12-4-234 0 0,1 0 1 0 0,-1 1-1 0 0,0 0 0 0 0,-1 0 0 0 0,2 1-29 0 0,49 27-3014 0 0,-39-22-4402 0 0,-9-6 751 0 0</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26:20.039"/>
    </inkml:context>
    <inkml:brush xml:id="br0">
      <inkml:brushProperty name="width" value="0.05" units="cm"/>
      <inkml:brushProperty name="height" value="0.05" units="cm"/>
    </inkml:brush>
  </inkml:definitions>
  <inkml:trace contextRef="#ctx0" brushRef="#br0">1 0 6448 0 0,'0'0'498'0'0,"1"2"-327"0"0,17 11 466 0 0,14 3 6339 0 0,-31-15-5538 0 0,-1-1-219 0 0,11 6 94 0 0,0 1 0 0 0,0 0-1 0 0,6 7-1312 0 0,19 12 1084 0 0,16 17-179 0 0,-39-33-874 0 0,0 0 0 0 0,0 0 0 0 0,8 11-31 0 0,-1-2-230 0 0,7 11-1463 0 0,-20-22 944 0 0,-1-1-1 0 0,1 0 1 0 0,1 0-1 0 0,2 2 750 0 0,58 34-1139 0 0,-65-40 1373 0 0,0 0 0 0 0,0-1 0 0 0,0 1 0 0 0,-1 0-1 0 0,0 0 1 0 0,1 0 0 0 0,-1 1 0 0 0,1 2-234 0 0,13 17 2397 0 0,-13-19-1895 0 0,1 1 0 0 0,-2 0 0 0 0,1-1-1 0 0,0 2 1 0 0,0 1-502 0 0,6 11 1138 0 0,-8-16-943 0 0,-1 5-1867 0 0,0 1-6801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07.164"/>
    </inkml:context>
    <inkml:brush xml:id="br0">
      <inkml:brushProperty name="width" value="0.05" units="cm"/>
      <inkml:brushProperty name="height" value="0.05" units="cm"/>
    </inkml:brush>
  </inkml:definitions>
  <inkml:trace contextRef="#ctx0" brushRef="#br0">149 27 20527 0 0,'0'0'464'0'0,"0"0"68"0"0,0 0 34 0 0,0 0-68 0 0,-8-9-302 0 0,7 7-145 0 0,0 1 1 0 0,0 0-1 0 0,-1-1 0 0 0,1 1 0 0 0,0 0 0 0 0,-1 0 1 0 0,1 0-1 0 0,-1 0 0 0 0,1 0 0 0 0,-1 0 0 0 0,0 0 1 0 0,1 0-1 0 0,-1 1 0 0 0,0-1 0 0 0,0 1 0 0 0,1-1 1 0 0,-1 1-1 0 0,0 0 0 0 0,0 0 0 0 0,0 0 0 0 0,0 0-51 0 0,-1 0 158 0 0,1 1 0 0 0,0-1-1 0 0,0 1 1 0 0,0 0 0 0 0,0 0-1 0 0,0 0 1 0 0,0 0 0 0 0,0 0-1 0 0,0 1 1 0 0,1-1 0 0 0,-1 0-1 0 0,0 1 1 0 0,1-1 0 0 0,-1 1-1 0 0,0 0-157 0 0,-5 8 574 0 0,1-1-1 0 0,0 1 0 0 0,0 0 0 0 0,1 0 1 0 0,0 1-1 0 0,0 1-573 0 0,-2 6-20 0 0,1 0-1 0 0,0 0 0 0 0,2 1 1 0 0,0 0-1 0 0,1 0 1 0 0,-1 16 20 0 0,4-26 111 0 0,-1 1 1 0 0,2 0 0 0 0,-1 0-1 0 0,1 0 1 0 0,1 0 0 0 0,0-1-1 0 0,0 1 1 0 0,1-1 0 0 0,0 1-1 0 0,1-1 1 0 0,0 0 0 0 0,1 0-1 0 0,-1 0 1 0 0,3 1-112 0 0,-5-7 31 0 0,0 0 0 0 0,0 0 0 0 0,1-1 1 0 0,0 1-1 0 0,-1 0 0 0 0,1-1 0 0 0,0 0 0 0 0,0 0 0 0 0,0 1 0 0 0,1-2 0 0 0,-1 1 1 0 0,0 0-1 0 0,1-1 0 0 0,-1 1 0 0 0,1-1 0 0 0,3 0-31 0 0,-2 0 25 0 0,0 0 0 0 0,0-1 0 0 0,0 0-1 0 0,0 0 1 0 0,0-1 0 0 0,0 1 0 0 0,0-1 0 0 0,0 0 0 0 0,0 0-1 0 0,0-1 1 0 0,3 0-25 0 0,3-3-141 0 0,-1 0-1 0 0,1-1 1 0 0,-1 0-1 0 0,0 0 1 0 0,-1-1-1 0 0,1 0 1 0 0,-1-1-1 0 0,-1 0 1 0 0,0-1-1 0 0,4-4 142 0 0,-4 3-738 0 0,-1 0 1 0 0,0-1-1 0 0,-1 0 0 0 0,2-4 738 0 0,6-20-1533 0 0</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27:18.987"/>
    </inkml:context>
    <inkml:brush xml:id="br0">
      <inkml:brushProperty name="width" value="0.05" units="cm"/>
      <inkml:brushProperty name="height" value="0.05" units="cm"/>
    </inkml:brush>
  </inkml:definitions>
  <inkml:trace contextRef="#ctx0" brushRef="#br0">18 35 5984 0 0,'-8'-29'273'0'0,"6"24"-5"0"0,2 5 155 0 0,0 0 1283 0 0,0 0 581 0 0,0 2 118 0 0,-4 14 488 0 0,0 5 2502 0 0,7-20-5320 0 0,-3-1-77 0 0,1 0-1 0 0,-1 0 1 0 0,0 0 0 0 0,0 0-1 0 0,0 0 1 0 0,1 0-1 0 0,-1 0 1 0 0,0 0-1 0 0,0 0 1 0 0,0 1-1 0 0,0-1 1 0 0,1 0-1 0 0,-1 0 1 0 0,0 0 0 0 0,0 0-1 0 0,0 0 1 0 0,0 0-1 0 0,1 0 1 0 0,-1 0-1 0 0,0 0 1 0 0,0 0-1 0 0,0 1 1 0 0,0-1 0 0 0,0 0-1 0 0,1 0 1 0 0,-1 0-1 0 0,0 0 1 0 0,0 1-1 0 0,0-1 1 0 0,0 0-1 0 0,0 0 1 0 0,0 0-1 0 0,0 0 1 0 0,0 1 2 0 0,4 14-99 0 0,1 36 403 0 0,-3-37-168 0 0,-2-11-86 0 0,0 0-1 0 0,1 0 0 0 0,-1 0 1 0 0,1 0-1 0 0,0 0 0 0 0,1 3-49 0 0,4 10 245 0 0,0-1 0 0 0,0 7-245 0 0,-2-10 86 0 0,-1-1 0 0 0,1 0 0 0 0,1 0 0 0 0,0 0 0 0 0,2 2-86 0 0,13 22 172 0 0,-1 1 0 0 0,1 8-172 0 0,-16-36-8 0 0,16 37 138 0 0,-1 1 0 0 0,-3 1-130 0 0,23 52 100 0 0,-30-72 18 0 0,-1-1-39 0 0,1 0-1 0 0,9 15-78 0 0,7 19 155 0 0,-7-15-27 0 0,15 42-22 0 0,20 47-42 0 0,-38-96-66 0 0,7 36 2 0 0,7 20 13 0 0,-6-27 40 0 0,0 5-53 0 0,-2-6 0 0 0,-11-35 0 0 0,3 9 0 0 0,14 28 0 0 0,-1 6 0 0 0,5 13 0 0 0,-16-39 27 0 0,-10-29-8 0 0,1-1-1 0 0,2 3-18 0 0,21 43 144 0 0,28 70 328 0 0,-8-16-280 0 0,-47-111-166 0 0,0 1 0 0 0,0-1 0 0 0,0 1 0 0 0,-1-1-1 0 0,0 6-25 0 0,0-4 48 0 0,0 1 0 0 0,0-1-1 0 0,3 5-47 0 0,-2-6 23 0 0,5 16 53 0 0,0-1-1 0 0,2 0 0 0 0,1 0 1 0 0,0-1-1 0 0,7 9-75 0 0,-12-23 33 0 0,0 1 1 0 0,-1 1-1 0 0,0-1 0 0 0,0 1 0 0 0,-1 0-33 0 0,8 20 80 0 0,14 29 80 0 0,-15-39-119 0 0,7 11 40 0 0,-6-13-15 0 0,-1 1-1 0 0,0-1 1 0 0,2 9-66 0 0,17 34 137 0 0,-8-21 253 0 0,11 31-390 0 0,4 7 364 0 0,-12-20-194 0 0,-17-37-112 0 0,2-1-1 0 0,4 7-57 0 0,9 25 134 0 0,-13-33-55 0 0,-1 0 0 0 0,0 4-79 0 0,12 27 191 0 0,-3-11-44 0 0,-4-8 119 0 0,13 20-266 0 0,-13-22 77 0 0,-10-23-61 0 0,0 1 0 0 0,0-1 0 0 0,1 0 1 0 0,-1 0-1 0 0,2 1-16 0 0,7 11 53 0 0,0 2 0 0 0,-1 0 0 0 0,-1 0 0 0 0,4 13-53 0 0,19 38 93 0 0,-7-19-57 0 0,6 11 17 0 0,-20-39 4 0 0,0 1 0 0 0,-2 0 0 0 0,4 17-57 0 0,8 19 56 0 0,-15-48-43 0 0,-1 0-1 0 0,2-1 1 0 0,0 0-1 0 0,0 0-12 0 0,10 14 14 0 0,12 18 15 0 0,-13-18 20 0 0,0 0 1 0 0,12 27-50 0 0,10 22 53 0 0,59 130 33 0 0,-92-194-62 0 0,-2 0 1 0 0,1 1 0 0 0,-1 3-25 0 0,0-3 26 0 0,0 0-1 0 0,4 9-25 0 0,7 9 23 0 0,33 60 98 0 0,-9-15-57 0 0,2 0-64 0 0,-32-59-1 0 0,0 1 1 0 0,0 3 0 0 0,3 4 12 0 0,-6-11 23 0 0,1-1 1 0 0,0 0-1 0 0,9 11-35 0 0,-8-11 4 0 0,0-1-1 0 0,-1 2 1 0 0,3 9-4 0 0,1 0 0 0 0,43 82 64 0 0,-37-66-27 0 0,-13-27-28 0 0,0-1 0 0 0,1 0 0 0 0,4 7-9 0 0,38 59 316 0 0,6 21-316 0 0,-49-90 31 0 0,10 22 40 0 0,-5-11 0 0 0,0-1 0 0 0,3 3-71 0 0,-3-4 29 0 0,0 0 0 0 0,2 9-29 0 0,-4-11 6 0 0,31 88 151 0 0,-26-70-70 0 0,-8-21-67 0 0,0 1 0 0 0,1-1 0 0 0,1 0-1 0 0,0 0 1 0 0,0 0 0 0 0,2 0-20 0 0,-1 0 27 0 0,0 1 1 0 0,-1-1-1 0 0,0 2 0 0 0,0-1 1 0 0,-1 1-1 0 0,-1-1 1 0 0,1 8-28 0 0,-5-20 2 0 0,1 1 0 0 0,-1 0 1 0 0,0-1-1 0 0,0 1 1 0 0,0 0-1 0 0,0 0 0 0 0,0-1 1 0 0,0 1-1 0 0,0 0 0 0 0,0-1 1 0 0,0 1-1 0 0,0 0 1 0 0,0 0-1 0 0,0-1 0 0 0,0 1 1 0 0,0 0-1 0 0,-1-1 0 0 0,1 1 1 0 0,0 0-1 0 0,-1-1 1 0 0,1 1-1 0 0,0 0 0 0 0,-1-1 1 0 0,1 1-1 0 0,-1-1 0 0 0,1 1 1 0 0,-1-1-1 0 0,1 1 1 0 0,-1-1-1 0 0,1 1 0 0 0,-1-1 1 0 0,0 1-1 0 0,1-1 1 0 0,-1 0-1 0 0,0 1 0 0 0,1-1-2 0 0,-2 0-59 0 0,1 1-1 0 0,-1-1 1 0 0,1 0-1 0 0,-1 0 0 0 0,1 0 1 0 0,-1 0-1 0 0,1 0 1 0 0,-1 0-1 0 0,1 0 1 0 0,-1-1-1 0 0,1 1 0 0 0,-2-1 60 0 0,-9-4-1561 0 0,-4-4-5680 0 0,16 9 7088 0 0,-20-12-9440 0 0</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27:26.258"/>
    </inkml:context>
    <inkml:brush xml:id="br0">
      <inkml:brushProperty name="width" value="0.05" units="cm"/>
      <inkml:brushProperty name="height" value="0.05" units="cm"/>
    </inkml:brush>
  </inkml:definitions>
  <inkml:trace contextRef="#ctx0" brushRef="#br0">70 1 14280 0 0,'0'0'654'0'0,"1"1"-11"0"0,2 5-115 0 0,11 11 6131 0 0,-13-16-6375 0 0,0 0 0 0 0,1 0 0 0 0,-1 0 0 0 0,0 0 1 0 0,1 0-1 0 0,-1-1 0 0 0,1 1 0 0 0,0 0 1 0 0,-1-1-1 0 0,1 1 0 0 0,-1-1 0 0 0,1 1 0 0 0,0-1 1 0 0,-1 0-1 0 0,1 0 0 0 0,1 0-284 0 0,59 9 1541 0 0,-22-8-1155 0 0,-24 0-159 0 0,-1-1 0 0 0,1 0 0 0 0,9-2-227 0 0,54-6 724 0 0,-73 8-668 0 0,-1 0 0 0 0,0 0 0 0 0,0 1 0 0 0,1-1 1 0 0,-1 1-1 0 0,1 1-56 0 0,21 2 243 0 0,-27-5-240 0 0,0 1 1 0 0,0 0-1 0 0,1 0 0 0 0,-1 0 0 0 0,0 0 0 0 0,0 0 1 0 0,1 0-1 0 0,-1 0 0 0 0,0 0 0 0 0,1 0 1 0 0,-1 0-1 0 0,0 0 0 0 0,0 0 0 0 0,1 0 0 0 0,-1 0 1 0 0,0 0-1 0 0,1 0 0 0 0,-1 0 0 0 0,0 1 1 0 0,0-1-1 0 0,1 0 0 0 0,-1 0 0 0 0,0 0 1 0 0,0 0-1 0 0,1 1 0 0 0,-1-1 0 0 0,0 0 0 0 0,0 0 1 0 0,0 0-1 0 0,1 1-3 0 0,2 2 26 0 0,11 0 219 0 0,-13-3-206 0 0,0 0-20 0 0,0 0-1 0 0,0 0 1 0 0,-1 0-1 0 0,1 0 0 0 0,0 1 1 0 0,0-1-1 0 0,0 0 1 0 0,0 1-1 0 0,0-1 1 0 0,-1 0-1 0 0,1 1 1 0 0,0-1-1 0 0,0 1 0 0 0,0 0-18 0 0,0 0 14 0 0,-1 0 0 0 0,1 0 0 0 0,0 0-1 0 0,0 1 1 0 0,-1-1 0 0 0,1 0-1 0 0,-1 1 1 0 0,1-1 0 0 0,-1 0 0 0 0,1 1-1 0 0,-1-1 1 0 0,0 1 0 0 0,0-1 0 0 0,0 0-1 0 0,0 1 1 0 0,0-1 0 0 0,0 2-14 0 0,-1 2 8 0 0,1 0 0 0 0,-2 0 0 0 0,1 0 0 0 0,0 0 0 0 0,-1-1 0 0 0,0 1 0 0 0,0 0 0 0 0,0-1 0 0 0,-1 1 0 0 0,0 0-8 0 0,-32 46 68 0 0,32-47-67 0 0,-17 24 3 0 0,-2 3 16 0 0,-2 0 0 0 0,-1-1 0 0 0,-27 24-20 0 0,13-17 0 0 0,2 3 0 0 0,-15 21 0 0 0,-1 10 11 0 0,24-30 106 0 0,-19 36-117 0 0,32-42 29 0 0,15-33-26 0 0,0 0 0 0 0,1 0 0 0 0,-1 0 0 0 0,1 0 0 0 0,-1 0-1 0 0,1 0 1 0 0,0 0 0 0 0,0 1 0 0 0,0-1 0 0 0,0 0 0 0 0,0 0-1 0 0,0 0 1 0 0,0 0 0 0 0,1 0 0 0 0,-1 0 0 0 0,1 1-3 0 0,1-1 2 0 0,-1 0 1 0 0,0 1 0 0 0,0-1-1 0 0,1-1 1 0 0,-1 1 0 0 0,1 0-1 0 0,0 0 1 0 0,0-1-1 0 0,-1 1 1 0 0,1-1 0 0 0,0 1-1 0 0,0-1 1 0 0,0 0 0 0 0,1 0-1 0 0,-1 0 1 0 0,0 0 0 0 0,0 0-1 0 0,1 0 1 0 0,-1 0 0 0 0,0-1-1 0 0,1 0 1 0 0,-1 1-1 0 0,0-1 1 0 0,1 0 0 0 0,1 0-3 0 0,6 1 40 0 0,5 1-14 0 0,0-1-1 0 0,0 0 1 0 0,0-2-1 0 0,12-1-25 0 0,61-11 25 0 0,-31 3-29 0 0,-8 2 4 0 0,1-3 0 0 0,0-2 0 0 0,-42 10 0 0 0,4 0 0 0 0,-1-1 0 0 0,0-1 0 0 0,3-1 0 0 0,-7 2 0 0 0,-22-2-370 0 0,-20-9-4117 0 0,18 4-5696 0 0</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27:26.643"/>
    </inkml:context>
    <inkml:brush xml:id="br0">
      <inkml:brushProperty name="width" value="0.05" units="cm"/>
      <inkml:brushProperty name="height" value="0.05" units="cm"/>
    </inkml:brush>
  </inkml:definitions>
  <inkml:trace contextRef="#ctx0" brushRef="#br0">1 25 1840 0 0,'0'-13'4449'0'0,"0"8"1328"0"0,-1 5-5470 0 0,1 0 1 0 0,0-1-1 0 0,0 1 0 0 0,0 0 0 0 0,0 0 0 0 0,0 0 0 0 0,0-1 0 0 0,0 1 0 0 0,0 0 0 0 0,0 0 1 0 0,1-1-1 0 0,-1 1 0 0 0,0 0 0 0 0,0 0 0 0 0,0 0 0 0 0,0-1 0 0 0,0 1 0 0 0,0 0 0 0 0,0 0 1 0 0,0 0-1 0 0,1-1 0 0 0,-1 1 0 0 0,0 0 0 0 0,0 0 0 0 0,0 0 0 0 0,0 0 0 0 0,1-1 0 0 0,-1 1 1 0 0,0 0-1 0 0,0 0 0 0 0,0 0 0 0 0,1 0 0 0 0,-1 0 0 0 0,0 0 0 0 0,0 0 0 0 0,1 0 0 0 0,-1 0-307 0 0,4-1-219 0 0,-3 1 1307 0 0,0 2-915 0 0,-1-1 0 0 0,1 0 0 0 0,0 1 0 0 0,-1-1 0 0 0,1 0 0 0 0,0 0 0 0 0,0 0-1 0 0,0 1 1 0 0,0-1 0 0 0,0 0 0 0 0,0 0 0 0 0,0 0 0 0 0,0 0 0 0 0,0-1 0 0 0,0 1 0 0 0,0 0 0 0 0,1 0 0 0 0,-1-1 0 0 0,1 1-173 0 0,5 3 427 0 0,-2 1-103 0 0,0 0 0 0 0,0 0 0 0 0,-1 0-1 0 0,1 0 1 0 0,0 2-324 0 0,-1-2 301 0 0,0 1 0 0 0,0-1 0 0 0,1 0 0 0 0,0-1 0 0 0,1 2-301 0 0,15 12 654 0 0,-14-11-450 0 0,0-1-1 0 0,0-1 0 0 0,4 3-203 0 0,-1-2 145 0 0,-1 0-89 0 0,1 0 1 0 0,0 0 0 0 0,3 0-57 0 0,-13-7-53 0 0,0-1 1 0 0,1 1-1 0 0,-1-1 1 0 0,0 1-1 0 0,1-1 1 0 0,-1 1 0 0 0,0 0-1 0 0,0-1 1 0 0,0 1-1 0 0,-1-1 1 0 0,1 1-1 0 0,0-1 53 0 0,-4-10-1595 0 0,-5-3-5965 0 0,0 3-2297 0 0</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27:31.946"/>
    </inkml:context>
    <inkml:brush xml:id="br0">
      <inkml:brushProperty name="width" value="0.05" units="cm"/>
      <inkml:brushProperty name="height" value="0.05" units="cm"/>
    </inkml:brush>
  </inkml:definitions>
  <inkml:trace contextRef="#ctx0" brushRef="#br0">17 1 11232 0 0,'0'0'513'0'0,"0"0"-10"0"0,0 2-155 0 0,-1 0-4 0 0,-4 15 650 0 0,-1-5 3447 0 0,5-11-3159 0 0,-2 19 3683 0 0,10-12-3692 0 0,-6-7-1143 0 0,0 0-1 0 0,0 0 0 0 0,0 0 1 0 0,1-1-1 0 0,-1 1 0 0 0,0 0 1 0 0,0-1-1 0 0,0 1 0 0 0,1-1 1 0 0,-1 1-1 0 0,0-1 0 0 0,0 1 1 0 0,1-1-1 0 0,-1 0 1 0 0,0 0-1 0 0,1 0 0 0 0,-1 0 1 0 0,1 0-130 0 0,30-2 926 0 0,-12 0-309 0 0,-14 2-515 0 0,0 1-1 0 0,0-1 1 0 0,0 1-1 0 0,0 0 1 0 0,-1 1 0 0 0,1 0-1 0 0,-1-1 1 0 0,1 2-1 0 0,-1-1 1 0 0,1 1-1 0 0,-1 0-101 0 0,1-1 58 0 0,0 1 0 0 0,-1-2 0 0 0,1 1 1 0 0,0 0-1 0 0,0-1 0 0 0,0 0 0 0 0,0-1 0 0 0,5 1-58 0 0,-5-1 69 0 0,-1 0 1 0 0,1-1 0 0 0,-1 1 0 0 0,1-1 0 0 0,5-2-70 0 0,-7 2-45 0 0,-3 0 55 0 0,-6 0 153 0 0,1 1-153 0 0,-1 1 1 0 0,1 0 0 0 0,-1 0-1 0 0,1 0 1 0 0,-3 1-11 0 0,-9 2 11 0 0,-28 13 42 0 0,41-16-53 0 0,0-1 0 0 0,1 1 0 0 0,-1 0 0 0 0,1 0 0 0 0,-1 0 0 0 0,0 0 0 0 0,1 0 1 0 0,-1 0-1 0 0,-3 2 10 0 0,-32 17 43 0 0,23-14-53 0 0,-27 9 0 0 0,40-14 1 0 0,1 0 2 0 0,1-1 1 0 0,0 0 0 0 0,-1 0 0 0 0,1 1-1 0 0,-1-1 1 0 0,1 0 0 0 0,-1 0 0 0 0,1 0 0 0 0,0 1-1 0 0,-1-1 1 0 0,1 0 0 0 0,-1 0 0 0 0,1 0-1 0 0,-1 0 1 0 0,1 0 0 0 0,-1 0 0 0 0,1 0-1 0 0,-1 0 1 0 0,1 0 0 0 0,-1 0-4 0 0,0 0 61 0 0,1 0 18 0 0,0 0 1 0 0,0 0-1 0 0,13-6 47 0 0,-2 0-108 0 0,0 0-1 0 0,0 0 1 0 0,1 1-1 0 0,0 0 1 0 0,0 1-1 0 0,0 1 1 0 0,0 0-1 0 0,1 0 0 0 0,-1 1 1 0 0,1 1-1 0 0,2 0-17 0 0,-7 1 10 0 0,1-1-1 0 0,-1 1 1 0 0,0-2 0 0 0,1 1-1 0 0,-1-1 1 0 0,5-2-10 0 0,7-4 10 0 0,-14 3-12 0 0,0-1-32 0 0,4 0-146 0 0,-8 5-62 0 0,-2 1-13 0 0,0 0 68 0 0,0 0 290 0 0,0 0 121 0 0,0 0 28 0 0,0 0-65 0 0,0 0-290 0 0,0 0-121 0 0,0 0-28 0 0,0 0 65 0 0,-14-5 990 0 0,7 5-755 0 0,-11 0-32 0 0,1 0 0 0 0,-1 2 0 0 0,0 0-16 0 0,14-2-82 0 0,0 1-1 0 0,-1-1 1 0 0,1 0-1 0 0,0 0 1 0 0,0 0-1 0 0,0-1 1 0 0,0 0-1 0 0,0 0 1 0 0,0 0 0 0 0,0 0-1 0 0,-3-1 83 0 0,-14-8-3710 0 0,14 7-6465 0 0</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27:32.949"/>
    </inkml:context>
    <inkml:brush xml:id="br0">
      <inkml:brushProperty name="width" value="0.05" units="cm"/>
      <inkml:brushProperty name="height" value="0.05" units="cm"/>
    </inkml:brush>
  </inkml:definitions>
  <inkml:trace contextRef="#ctx0" brushRef="#br0">357 5 6912 0 0,'-2'-4'8815'0'0,"2"4"-3678"0"0,5 6-2364 0 0,3 8-4248 0 0,-6-3 3236 0 0,-3-1-1391 0 0,0-1 0 0 0,0 0 0 0 0,-1 1-1 0 0,0-1 1 0 0,0 0 0 0 0,-2 4-370 0 0,-24 55 1360 0 0,12-32-751 0 0,6-12-43 0 0,-1-1 0 0 0,-9 13-566 0 0,11-20 309 0 0,1 1 0 0 0,-2 6-309 0 0,6-13 87 0 0,0 0 0 0 0,-1-1 0 0 0,0 1 0 0 0,-1-1 1 0 0,1 0-1 0 0,-2 0 0 0 0,-6 7-87 0 0,9-12 33 0 0,0 1-1 0 0,-1-1 1 0 0,0 0 0 0 0,1 0-1 0 0,-2-1 1 0 0,1 1 0 0 0,-3 0-33 0 0,6-3 2 0 0,0-1-1 0 0,0 1 1 0 0,0-1 0 0 0,0 1 0 0 0,1-1 0 0 0,-1 0-1 0 0,0 0 1 0 0,0 0 0 0 0,0 0 0 0 0,0 0 0 0 0,0 0-1 0 0,0-1 1 0 0,0 1 0 0 0,0 0 0 0 0,0-1 0 0 0,0 0-1 0 0,0 1 1 0 0,0-1 0 0 0,0 0 0 0 0,1 0 0 0 0,-1 0-1 0 0,0 0 1 0 0,1-1 0 0 0,-2 0-2 0 0,-4-4-28 0 0,1 1 0 0 0,0-2-1 0 0,0 1 1 0 0,0-1 0 0 0,1 0 0 0 0,0 0 0 0 0,1 0-1 0 0,-1-1 1 0 0,1 1 0 0 0,0-1 0 0 0,0-2 28 0 0,-6-19-436 0 0,1 0 0 0 0,-3-17 436 0 0,8 30-178 0 0,-5-42-430 0 0,9 56 591 0 0,0 0 0 0 0,-1 0-1 0 0,1 1 1 0 0,0-1 0 0 0,0 0-1 0 0,0 0 1 0 0,1 1 0 0 0,-1-1 0 0 0,0 0-1 0 0,1 0 1 0 0,-1 1 0 0 0,1-1 0 0 0,-1 0-1 0 0,1 1 1 0 0,0-1 0 0 0,0 1-1 0 0,0-1 1 0 0,0 1 0 0 0,0-1 0 0 0,0 1-1 0 0,0-1 1 0 0,0 1 0 0 0,1 0 17 0 0,-1 0-2 0 0,1 0 0 0 0,0 0 0 0 0,0 1 0 0 0,0-1 0 0 0,0 1 0 0 0,0-1 0 0 0,0 1 0 0 0,0 0 0 0 0,0 0 1 0 0,0 0-1 0 0,0 0 0 0 0,0 0 0 0 0,0 0 0 0 0,0 0 0 0 0,0 1 0 0 0,0-1 0 0 0,0 1 0 0 0,0-1 0 0 0,0 1 0 0 0,0 0 0 0 0,0 0 0 0 0,0 0 1 0 0,-1 0-1 0 0,1 0 0 0 0,0 0 0 0 0,-1 0 0 0 0,2 2 2 0 0,17 10 249 0 0,1 0-1 0 0,8 3-248 0 0,20 12 521 0 0,-10-6 183 0 0,2-1 0 0 0,1-1-704 0 0,1 0 492 0 0,-30-14-369 0 0,44 19 532 0 0,-55-24-582 0 0,-2-1-1449 0 0,0 0-6069 0 0,0 0-2557 0 0</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45:38.672"/>
    </inkml:context>
    <inkml:brush xml:id="br0">
      <inkml:brushProperty name="width" value="0.05" units="cm"/>
      <inkml:brushProperty name="height" value="0.05" units="cm"/>
    </inkml:brush>
  </inkml:definitions>
  <inkml:trace contextRef="#ctx0" brushRef="#br0">37 455 14192 0 0,'0'0'653'0'0,"-2"1"-16"0"0,-5 2-409 0 0,6-2-105 0 0,0 0 0 0 0,0-1 1 0 0,0 1-1 0 0,0-1 0 0 0,0 1 0 0 0,0 0 0 0 0,0 0 0 0 0,1 0 1 0 0,-1 0-1 0 0,0-1 0 0 0,0 1 0 0 0,1 0 0 0 0,-1 0 0 0 0,1 0 0 0 0,-1 0 1 0 0,1 1-1 0 0,-1-1-123 0 0,-3 5 1557 0 0,3-4-1280 0 0,0 0 0 0 0,0 0 1 0 0,0 0-1 0 0,0 0 0 0 0,0 0 1 0 0,1 0-1 0 0,-1 0 0 0 0,1 0 0 0 0,0 0 1 0 0,-1 2-278 0 0,1 0 345 0 0,-1 20 515 0 0,1-23-752 0 0,0-1-10 0 0,8-1-28 0 0,17-4-297 0 0,-18 4-14 0 0,1-1 1 0 0,0 0-1 0 0,-1 0 1 0 0,5-2 240 0 0,28-11-5423 0 0,-22 11-980 0 0</inkml:trace>
  <inkml:trace contextRef="#ctx0" brushRef="#br0" timeOffset="363.272">338 353 1376 0 0,'0'1'107'0'0,"3"5"297"0"0,-3-4 313 0 0,1-1 1 0 0,0 1-1 0 0,0 0 1 0 0,0 0-1 0 0,0-1 1 0 0,1 1-1 0 0,-1 0 1 0 0,0-1-1 0 0,1 1 1 0 0,-1-1-1 0 0,1 0 1 0 0,0 1-1 0 0,-1-1 1 0 0,1 0-718 0 0,1 0 403 0 0,0 1 0 0 0,-1-1-1 0 0,1 0 1 0 0,0 0 0 0 0,0 0 0 0 0,0 0 0 0 0,0-1 0 0 0,0 1 0 0 0,0-1-403 0 0,3 0 252 0 0,0 0 0 0 0,0 0 0 0 0,1 0 1 0 0,-1-1-1 0 0,0 0 0 0 0,0 0 0 0 0,0-1 0 0 0,3-1-252 0 0,2-1 168 0 0,3 0-479 0 0,-2-1-1 0 0,1 0 0 0 0,0-1 1 0 0,1-2 311 0 0,-5 1-1649 0 0</inkml:trace>
  <inkml:trace contextRef="#ctx0" brushRef="#br0" timeOffset="716.985">943 246 3224 0 0,'0'0'143'0'0,"2"0"239"0"0,3 0 871 0 0,0-1-1 0 0,0 1 1 0 0,-1-1 0 0 0,1 0-1 0 0,0-1 1 0 0,2 0-1253 0 0,5-2-188 0 0,-10 4 359 0 0,-2 0 97 0 0,13-1 360 0 0,25-5-280 0 0,-31 5-409 0 0,-1 0-1 0 0,0-1 1 0 0,0 1-1 0 0,5-3 62 0 0,-9 3-126 0 0,1 1 47 0 0,-1 0-1 0 0,1 0 1 0 0,0-1 0 0 0,0 1 0 0 0,-1-1 0 0 0,1 0 0 0 0,1-1 79 0 0,18-4-1377 0 0,-10 6 844 0 0</inkml:trace>
  <inkml:trace contextRef="#ctx0" brushRef="#br0" timeOffset="1080.469">1289 147 6480 0 0,'10'0'685'0'0,"-8"0"-658"0"0,0 0 0 0 0,-1 0 0 0 0,1 0 0 0 0,0 0 0 0 0,0 0 0 0 0,0-1 0 0 0,0 1 0 0 0,0-1 0 0 0,-1 1 0 0 0,1-1 0 0 0,0 0 0 0 0,1 0-27 0 0,8-2 723 0 0,-10 3-624 0 0,0-1 1 0 0,0 1-1 0 0,0 0 1 0 0,0 0-1 0 0,0 0 1 0 0,0-1-1 0 0,0 1 1 0 0,0 0-1 0 0,0-1 1 0 0,0 1-1 0 0,-1-1 1 0 0,1 1-1 0 0,0-1 1 0 0,0 0-100 0 0,10-4 491 0 0,-3 3-15 0 0,-1 0 0 0 0,0-1 0 0 0,0 1 0 0 0,0-1 0 0 0,0 0 0 0 0,0-1 0 0 0,-1 0 0 0 0,1 0 0 0 0,-1-1 0 0 0,5-4-476 0 0,-8 7 139 0 0,0 0 1 0 0,0 0-1 0 0,1 0 1 0 0,-1 1 0 0 0,0-1-1 0 0,0 1 1 0 0,1 0-140 0 0,-1 0 145 0 0,1-1-1 0 0,-1 1 1 0 0,0-1 0 0 0,1 1 0 0 0,-1-1-1 0 0,0 0 1 0 0,0 0-145 0 0,0-1 184 0 0,1 0 0 0 0,0 1-1 0 0,0-1 1 0 0,0 1 0 0 0,0 0 0 0 0,2-1-184 0 0,-2 2 150 0 0,-1-1-1 0 0,1 0 1 0 0,0 0 0 0 0,-1 0 0 0 0,1-1-1 0 0,0 0-149 0 0,2-1 34 0 0,14-3 4 0 0,-20 6-38 0 0,1 1 0 0 0,0-1 0 0 0,0 1 0 0 0,0 0 0 0 0,0-1 0 0 0,0 1 0 0 0,0 0 0 0 0,0 0 0 0 0,0 0 0 0 0,0-1 0 0 0,0 1 0 0 0,0 0 0 0 0,0 0 0 0 0,23-1 0 0 0,-5-6 11 0 0,-18 6 53 0 0,-1 1 49 0 0,0 0-5 0 0,0 0-4 0 0,0 0 6 0 0,0 0 22 0 0,0 0 10 0 0,0 0 2 0 0,2-1 20 0 0,7-1 84 0 0,-7 2 38 0 0,-2 0 8 0 0,0 0-19 0 0,0 0-90 0 0,0 0-38 0 0,0 0-10 0 0,0 0 2 0 0,0 0 10 0 0,2 0 3 0 0,17 10 151 0 0,-17-9-158 0 0,12-1-1122 0 0,-14 0-6741 0 0</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45:34.758"/>
    </inkml:context>
    <inkml:brush xml:id="br0">
      <inkml:brushProperty name="width" value="0.05" units="cm"/>
      <inkml:brushProperty name="height" value="0.05" units="cm"/>
    </inkml:brush>
  </inkml:definitions>
  <inkml:trace contextRef="#ctx0" brushRef="#br0">437 168 1840 0 0,'0'0'83'0'0,"-5"0"382"0"0,-7 5 4064 0 0,11-5-1804 0 0,-13 4 3799 0 0,-23 10-2081 0 0,36-13-4377 0 0,-1 0-1 0 0,1-1 1 0 0,-1 1 0 0 0,1-1 0 0 0,-1 0 0 0 0,1 0-1 0 0,-1 1 1 0 0,1-1 0 0 0,-1 0 0 0 0,0 0-66 0 0,-5 0 202 0 0,2 1-47 0 0,0 0-1 0 0,1 0 1 0 0,-1 1 0 0 0,0 0 0 0 0,1 0 0 0 0,-1 0 0 0 0,1 0 0 0 0,0 0 0 0 0,0 1 0 0 0,0 0-1 0 0,0 0 1 0 0,-1 1-155 0 0,3-2 47 0 0,0 0-1 0 0,0 1 1 0 0,-1-1-1 0 0,1 0 0 0 0,-1-1 1 0 0,0 1-1 0 0,-2 1-46 0 0,-12 8 162 0 0,-4 8-31 0 0,-10 8 451 0 0,-1 6-582 0 0,27-27 64 0 0,0 0 0 0 0,1 0 0 0 0,0 0-1 0 0,0 2-63 0 0,-14 19 145 0 0,12-20-127 0 0,1 1 0 0 0,0 0 0 0 0,0 1-1 0 0,1-1 1 0 0,0 1 0 0 0,0 0 0 0 0,1 0-1 0 0,0 0 1 0 0,1 2-18 0 0,-11 35 0 0 0,8-31 0 0 0,1 0 0 0 0,1 1 0 0 0,0 0 0 0 0,1-1 0 0 0,0 9 0 0 0,1 0-2 0 0,2 22 18 0 0,-1-37 12 0 0,0 1 0 0 0,-1-1 0 0 0,0 1 0 0 0,-1-1 1 0 0,1 0-1 0 0,-3 4-28 0 0,0 5 51 0 0,-5 26 17 0 0,-13 58 118 0 0,20-94-165 0 0,1 0 0 0 0,0 1 0 0 0,0-1 0 0 0,1 0 0 0 0,0 1 0 0 0,0-1 0 0 0,2 8-21 0 0,-2-12 9 0 0,1 0 0 0 0,-1 0 0 0 0,1-1 0 0 0,0 1 0 0 0,1 0 0 0 0,-1-1 0 0 0,1 1 0 0 0,-1-1 0 0 0,1 1 0 0 0,0-1 0 0 0,0 0 0 0 0,1 1 0 0 0,-1-1 0 0 0,0-1 0 0 0,1 1 0 0 0,0 0 1 0 0,0 0-1 0 0,0-1-9 0 0,8 6 32 0 0,-2 0 1 0 0,10 8-33 0 0,8 8 84 0 0,-6-6-30 0 0,-16-13-44 0 0,0-1 1 0 0,0 1 0 0 0,0-1-1 0 0,1-1 1 0 0,-1 1-1 0 0,7 2-10 0 0,3 4-1 0 0,-14-8 3 0 0,1-1-1 0 0,0 1 1 0 0,0-1-1 0 0,0 0 1 0 0,0 0-1 0 0,0 0 0 0 0,0 0 1 0 0,0 0-1 0 0,0 0-1 0 0,13 4 54 0 0,-1 1-1 0 0,-1 0 0 0 0,1 1 1 0 0,0 2-54 0 0,33 15 178 0 0,16-5 40 0 0,-42-12-132 0 0,1-1 0 0 0,-1-1 1 0 0,1-1-1 0 0,0-1 1 0 0,1-1-1 0 0,16-1-86 0 0,14-2 49 0 0,-1-3 0 0 0,18-4-49 0 0,-58 6 30 0 0,-1 0 0 0 0,0 0 1 0 0,0-1-1 0 0,0-1 1 0 0,0 0-1 0 0,0 0 1 0 0,0-1-31 0 0,10-4 16 0 0,-17 8-16 0 0,-1 0-1 0 0,1 0 1 0 0,-1-1 0 0 0,1 1-1 0 0,-1-1 1 0 0,0 0-1 0 0,1 0 1 0 0,35-28 24 0 0,-2-1-24 0 0,-24 20 6 0 0,-1-1 0 0 0,-1-1 0 0 0,0 0 0 0 0,7-11-6 0 0,6-12 0 0 0,-3 6 0 0 0,-1 0 0 0 0,10-24 0 0 0,-10 15 0 0 0,-11 23 0 0 0,-1 1 0 0 0,-1-1 0 0 0,-1 0 0 0 0,5-16 0 0 0,-3-10 0 0 0,-5 26 0 0 0,1 0 0 0 0,0 1 0 0 0,3-7 0 0 0,-6 18 0 0 0,0 0 0 0 0,0 0-1 0 0,-1-1 1 0 0,1 1 0 0 0,-1 0-1 0 0,0 0 1 0 0,0-1 0 0 0,-1 1 0 0 0,1-1 2 0 0,0 1 0 0 0,0-1 0 0 0,0 0 0 0 0,1 1 1 0 0,-1-1-1 0 0,1 1-2 0 0,3-13 40 0 0,0-1 1 0 0,-2 1-1 0 0,0 0 1 0 0,-1-1-1 0 0,-1-4-40 0 0,0 20-10 0 0,1-4-12 0 0,-1 1 1 0 0,0-1-1 0 0,-1 1 0 0 0,0-1 1 0 0,1 1-1 0 0,-2 0 0 0 0,1-1 1 0 0,-1 1-1 0 0,0-2 22 0 0,-17-48 46 0 0,8 20 24 0 0,3 3 92 0 0,8 28-176 0 0,-1 0 0 0 0,1 1 0 0 0,-1-1 0 0 0,0 0 0 0 0,0 1 0 0 0,0-1 0 0 0,-1 1 0 0 0,1 0 0 0 0,-1-1 0 0 0,0 1 0 0 0,0 0 0 0 0,0 0 0 0 0,0 0-1 0 0,-1 0 15 0 0,-1-3-9 0 0,-1 1 0 0 0,1-1 0 0 0,0 0 0 0 0,-1-1 9 0 0,2 2 43 0 0,0 0 0 0 0,0 0-1 0 0,-1 0 1 0 0,0 0 0 0 0,-4-3-43 0 0,-65-64 0 0 0,21 29-267 0 0,49 41 267 0 0,1 0 0 0 0,0 1 0 0 0,-1-1 0 0 0,1 1 0 0 0,-1 0 0 0 0,0 0 0 0 0,1 0 0 0 0,-1 0 0 0 0,-14-7 0 0 0,-5-3 64 0 0,0 1-1 0 0,-1 1 1 0 0,-17-4-64 0 0,-9-4 76 0 0,25 9-73 0 0,-1 1 0 0 0,0 1 1 0 0,0 1-1 0 0,-8 0-3 0 0,21 3 1 0 0,2 1-5 0 0,0 0 0 0 0,0 0-1 0 0,0 1 1 0 0,-5 0 4 0 0,-14 4-185 0 0,-18 1 506 0 0,16 0-163 0 0,13-1-111 0 0,13-3-43 0 0,-1 1-1 0 0,0 0 0 0 0,1 0 0 0 0,-1 0 0 0 0,1 0 0 0 0,0 1 0 0 0,0 0 0 0 0,-4 3-3 0 0,-5 4-80 0 0,0 1 1 0 0,-2 3 79 0 0,14-11-79 0 0,-1-1-1 0 0,1 1 1 0 0,0 0 0 0 0,0 0 0 0 0,0 0 0 0 0,-1 2 79 0 0,1 0-313 0 0,1-4-842 0 0</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45:22.213"/>
    </inkml:context>
    <inkml:brush xml:id="br0">
      <inkml:brushProperty name="width" value="0.05" units="cm"/>
      <inkml:brushProperty name="height" value="0.05" units="cm"/>
    </inkml:brush>
  </inkml:definitions>
  <inkml:trace contextRef="#ctx0" brushRef="#br0">176 1 3224 0 0,'0'0'611'0'0,"0"0"1355"0"0,-1 1 597 0 0,-8 24 3504 0 0,1 2-3472 0 0,-13 34-834 0 0,15-45-1314 0 0,-6 11 353 0 0,-11 17 210 0 0,-3 6-559 0 0,21-41-435 0 0,1-1 0 0 0,-1 1-1 0 0,2-1 1 0 0,-2 5-16 0 0,-8 21 1 0 0,8-23-1 0 0,1 1 0 0 0,0 1 0 0 0,1-1 0 0 0,0 0 0 0 0,0 7 0 0 0,-6 27 0 0 0,8-43 0 0 0,0 1 0 0 0,0-1 0 0 0,1 0 0 0 0,-1 1 0 0 0,1-1 0 0 0,0 0 0 0 0,0 1 0 0 0,0-1 0 0 0,1 1 0 0 0,-1-1 0 0 0,1 0 0 0 0,0 1 0 0 0,0-1 0 0 0,0 0 0 0 0,0 1 0 0 0,1-1 0 0 0,-1 0 0 0 0,1 0 0 0 0,0 0 0 0 0,6 2 0 0 0,-4-3 17 0 0,-1-1-1 0 0,0 0 1 0 0,0-1-1 0 0,1 1 1 0 0,-1 0-1 0 0,1-1 1 0 0,-1 0-1 0 0,0 0 0 0 0,1 0 1 0 0,-1 0-1 0 0,1 0 1 0 0,-1-1-1 0 0,0 0 1 0 0,3 0-17 0 0,6-3 157 0 0,1 0 0 0 0,-1-1 0 0 0,3-3-157 0 0,15-4 341 0 0,-24 9-274 0 0,21-7 574 0 0,27-6-641 0 0,-47 14 42 0 0,0 1 0 0 0,1 0 0 0 0,-1 0 1 0 0,0 0-1 0 0,0 1 0 0 0,1 0 0 0 0,-1 1 0 0 0,2 0-42 0 0,-1 1 2 0 0,1 0-1 0 0,0 0 1 0 0,-1 1 0 0 0,5 2-2 0 0,1 1 36 0 0,-14-6-152 0 0,0 0 82 0 0,0 0-1 0 0,0 0 0 0 0,0 0 1 0 0,0 0-1 0 0,1 0 1 0 0,-1 0-1 0 0,0 0 0 0 0,0 0 1 0 0,0 0-1 0 0,0 0 1 0 0,0 0-1 0 0,1 0 0 0 0,-1 0 1 0 0,0 1-1 0 0,0-1 0 0 0,0 0 1 0 0,0 0-1 0 0,0 0 1 0 0,0 0-1 0 0,1 0 0 0 0,-1 0 1 0 0,0-1-1 0 0,0 1 1 0 0,0 0-1 0 0,0 0 0 0 0,0 0 1 0 0,1 0-1 0 0,-1 0 0 0 0,0 0 1 0 0,0 0-1 0 0,0 0 1 0 0,0 0-1 0 0,0 0 0 0 0,0 0 1 0 0,0 0-1 0 0,1 0 1 0 0,-1-1-1 0 0,0 1 0 0 0,0 0 1 0 0,0 0-1 0 0,0 0 1 0 0,0 0-1 0 0,0 0 0 0 0,0 0 1 0 0,0-1 34 0 0,0-8-1498 0 0</inkml:trace>
  <inkml:trace contextRef="#ctx0" brushRef="#br0" timeOffset="418.302">168 324 11600 0 0,'0'0'530'0'0,"0"0"-7"0"0,0 0-176 0 0,0 0 489 0 0,0 0 253 0 0,0 0 51 0 0,0 0-67 0 0,0 0-322 0 0,-4 8 439 0 0,3-2-892 0 0,0 0-1 0 0,0 0 1 0 0,1 0-1 0 0,0 0 0 0 0,0 0 1 0 0,1 5-298 0 0,0 11 214 0 0,2 33-42 0 0,-2-32-124 0 0,0 0 0 0 0,-1 0 0 0 0,-1 1-48 0 0,-2 1 44 0 0,-1 23 25 0 0,-3 0-1 0 0,-5 13-68 0 0,8-34 51 0 0,4-15-6600 0 0,0-12 72 0 0</inkml:trace>
  <inkml:trace contextRef="#ctx0" brushRef="#br0" timeOffset="764.045">388 270 5984 0 0,'0'0'273'0'0,"0"0"-5"0"0,0 0 216 0 0,0 0 1541 0 0,1 0 1588 0 0,5-1-1658 0 0,-3 0-1515 0 0,0 0 0 0 0,1 1 0 0 0,-1-1 0 0 0,1 1 0 0 0,-1 0 0 0 0,1 0 0 0 0,-1 0 0 0 0,1 0 0 0 0,-1 1 0 0 0,1 0 0 0 0,-1-1 1 0 0,1 1-1 0 0,-1 0 0 0 0,1 1-440 0 0,1 0 209 0 0,0 1 0 0 0,-1-1 0 0 0,1 1 1 0 0,-1 0-1 0 0,0 0 0 0 0,0 1 1 0 0,0-1-1 0 0,0 1 0 0 0,0 1-209 0 0,3 2 93 0 0,-2 1 0 0 0,1 0 0 0 0,-1 1 0 0 0,0-1 0 0 0,-1 1 0 0 0,0 0 0 0 0,0 0-1 0 0,-1 0 1 0 0,0 0 0 0 0,1 5-93 0 0,-1 3 141 0 0,0 0-1 0 0,0 1 0 0 0,-2 2-140 0 0,-1-14 21 0 0,0 1 0 0 0,0 0 0 0 0,-1 0-1 0 0,0-1 1 0 0,-1 1 0 0 0,1 0 0 0 0,-1-1 0 0 0,-1 0-1 0 0,-1 5-20 0 0,-7 11-65 0 0,0 0 0 0 0,-2-2 0 0 0,-5 7 65 0 0,-9 8-6574 0 0,9-15-904 0 0</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44:35.909"/>
    </inkml:context>
    <inkml:brush xml:id="br0">
      <inkml:brushProperty name="width" value="0.05" units="cm"/>
      <inkml:brushProperty name="height" value="0.05" units="cm"/>
    </inkml:brush>
  </inkml:definitions>
  <inkml:trace contextRef="#ctx0" brushRef="#br0">31 102 5984 0 0,'0'0'464'0'0,"-11"-8"141"0"0,7 4 2680 0 0,4 3-3066 0 0,0 1 0 0 0,0-1-1 0 0,0 1 1 0 0,-1 0-1 0 0,1-1 1 0 0,0 1 0 0 0,0 0-1 0 0,-1-1 1 0 0,1 1 0 0 0,0 0-1 0 0,0-1 1 0 0,-1 1-1 0 0,1 0 1 0 0,0-1 0 0 0,-1 1-1 0 0,1 0 1 0 0,0 0 0 0 0,-1-1-1 0 0,1 1 1 0 0,0 0-1 0 0,-1 0 1 0 0,1 0 0 0 0,-1 0-1 0 0,1 0 1 0 0,0 0 0 0 0,-1-1-1 0 0,1 1 1 0 0,-1 0-1 0 0,1 0 1 0 0,-1 0 0 0 0,1 0-1 0 0,0 0 1 0 0,-1 1 0 0 0,1-1-1 0 0,-1 0-218 0 0,1 0 1084 0 0,0 0-25 0 0,0 0-17 0 0,-3 3 586 0 0,4 0 4051 0 0,1-2-5608 0 0,0 1-1 0 0,0-1 1 0 0,1 0 0 0 0,-1 0 0 0 0,1 0 0 0 0,-1 0 0 0 0,1 0-1 0 0,-1-1 1 0 0,1 1 0 0 0,-1-1 0 0 0,1 1 0 0 0,0-1 0 0 0,-1 0-1 0 0,1 0 1 0 0,0 0 0 0 0,1-1-71 0 0,1 1 104 0 0,-3 0 81 0 0,7 0 198 0 0,-2 0-232 0 0,-1-1 0 0 0,1 0 1 0 0,-1-1-1 0 0,0 1 0 0 0,1-1 0 0 0,-1-1-151 0 0,1 1 136 0 0,-1 0 1 0 0,1 0-1 0 0,-1 1 0 0 0,1 0 0 0 0,-1 0 0 0 0,2 0-136 0 0,21-4 311 0 0,-13 2-131 0 0,25-9-139 0 0,-37 11-166 0 0,1 0 0 0 0,-1-1 0 0 0,1 1 0 0 0,-1-1 0 0 0,1 0 125 0 0,0-1 7 0 0,0 1 1 0 0,0 0-1 0 0,0 0 1 0 0,0 1-1 0 0,1 0 1 0 0,1-1-8 0 0,2 0 7 0 0,0 0 0 0 0,0-1 0 0 0,0 0 0 0 0,-1-1 0 0 0,3-1-7 0 0,9-4 197 0 0,-14 5 166 0 0,-2 1-317 0 0,10 2 106 0 0,-1 1-141 0 0,3-1-11 0 0,-11 2 0 0 0,13 7 0 0 0,-14-6 0 0 0,19-1 0 0 0,3 3 0 0 0,-15-3 0 0 0,2-1 0 0 0,3-1 0 0 0,-5-1 0 0 0,2 4 0 0 0,-1 0 0 0 0,-2 3 0 0 0,25 11 0 0 0,-30-13-140 0 0,0-1 0 0 0,0 0 0 0 0,1 0 0 0 0,-1 0 0 0 0,4 1 140 0 0,14 4 112 0 0,0 9 380 0 0,-22-16-492 0 0,0 1 0 0 0,1-1 0 0 0,-1 1 0 0 0,1 0 0 0 0,-1-1 0 0 0,0 1 0 0 0,0 0 0 0 0,1 0 0 0 0,-1 0 0 0 0,0 0 0 0 0,0 0 0 0 0,0 0 0 0 0,0 0 0 0 0,0 1 0 0 0,0-1 0 0 0,1 1 0 0 0,-1 0 0 0 0,0-1 0 0 0,1 0 0 0 0,-1 1 0 0 0,1-1 0 0 0,0 0 0 0 0,-1 0 0 0 0,3 1 0 0 0,7 6 212 0 0,24 12-827 0 0,-33-19 630 0 0,1 0 0 0 0,0 0 0 0 0,0 0 0 0 0,0-1 0 0 0,-1 1 0 0 0,1-1 0 0 0,0 1-1 0 0,0-1 1 0 0,0 0 0 0 0,0 0 0 0 0,0-1 0 0 0,1 1-15 0 0,10-1-75 0 0,8 1 459 0 0,-55-20-373 0 0,24 18-76 0 0,-1 0 1 0 0,0 0-1 0 0,0 1 1 0 0,0 0-1 0 0,0 1 1 0 0,0 0-1 0 0,0 1 1 0 0,-5 0 64 0 0,3 0 11 0 0,-1 0 0 0 0,1-1 0 0 0,0 0 1 0 0,0-1-1 0 0,-9-2-11 0 0,-33-7 113 0 0,-14 1-113 0 0,-38-7 347 0 0,62 9-347 0 0,18 3 0 0 0,-16-5 0 0 0,-15-2-810 0 0,19 7-2505 0 0,15 4-7072 0 0</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43:22.970"/>
    </inkml:context>
    <inkml:brush xml:id="br0">
      <inkml:brushProperty name="width" value="0.05" units="cm"/>
      <inkml:brushProperty name="height" value="0.05" units="cm"/>
    </inkml:brush>
  </inkml:definitions>
  <inkml:trace contextRef="#ctx0" brushRef="#br0">37 20 8752 0 0,'0'0'673'0'0,"1"-6"994"0"0,1-6 8450 0 0,-2 12-10063 0 0,0 0-1 0 0,0 0 1 0 0,0 0 0 0 0,0 1 0 0 0,0-1 0 0 0,0 0-1 0 0,0 0 1 0 0,1 0 0 0 0,-1 0 0 0 0,0 0 0 0 0,0 0-1 0 0,0 0 1 0 0,0 0 0 0 0,0 0 0 0 0,0 0 0 0 0,0 0 0 0 0,0 0-1 0 0,0 0 1 0 0,1 0 0 0 0,-1 0 0 0 0,0 0 0 0 0,0 0-1 0 0,0 0 1 0 0,0 0 0 0 0,0 0 0 0 0,0 0 0 0 0,0 0 0 0 0,0 0-1 0 0,1 0 1 0 0,-1 0 0 0 0,0 0 0 0 0,0 0 0 0 0,0-1-1 0 0,0 1 1 0 0,0 0 0 0 0,0 0 0 0 0,0 0 0 0 0,0 0-1 0 0,0 0 1 0 0,0 0 0 0 0,0 0 0 0 0,0 0 0 0 0,1 0 0 0 0,-1 0-1 0 0,0 0 1 0 0,0-1 0 0 0,0 1 0 0 0,0 0 0 0 0,0 0-1 0 0,0 0 1 0 0,0 0 0 0 0,0 0 0 0 0,0 0-54 0 0,5 12 996 0 0,-4 4-689 0 0,0 0 0 0 0,-1 0 0 0 0,0 0 0 0 0,-1 0 0 0 0,-2 6-307 0 0,2-11 135 0 0,-9 132 1690 0 0,6-116-1399 0 0,-1 13 144 0 0,4-15-724 0 0,-2 1-1 0 0,-2 13 155 0 0,3-32-3 0 0,1 0 0 0 0,-1-1 0 0 0,0 0 0 0 0,-1 1 0 0 0,0-1-1 0 0,-1 2 4 0 0,3-7-90 0 0,1-1-8 0 0,0 0-158 0 0,0 0-700 0 0,0-9-3122 0 0,0-1-4664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07.543"/>
    </inkml:context>
    <inkml:brush xml:id="br0">
      <inkml:brushProperty name="width" value="0.05" units="cm"/>
      <inkml:brushProperty name="height" value="0.05" units="cm"/>
    </inkml:brush>
  </inkml:definitions>
  <inkml:trace contextRef="#ctx0" brushRef="#br0">6 5 2304 0 0,'0'0'101'0'0,"0"0"382"0"0,0 0 1517 0 0,-1 0 5055 0 0,-3-5-4834 0 0,3 5 2982 0 0,3 2-5115 0 0,-1-1-1 0 0,1 1 1 0 0,-1 0-1 0 0,0 0 1 0 0,1-1-1 0 0,-1 1 1 0 0,0 0-1 0 0,0 0 1 0 0,0 0-1 0 0,-1 0 1 0 0,1 0-1 0 0,0 0 0 0 0,-1 1 1 0 0,1 0-88 0 0,2 35 674 0 0,-2-19-706 0 0,-1-4-229 0 0,0 1-25 0 0</inkml:trace>
  <inkml:trace contextRef="#ctx0" brushRef="#br0" timeOffset="1">18 469 11456 0 0,'3'22'1501'0'0,"-2"0"1"0"0,0 6-1502 0 0,2 25 2952 0 0,6 19-2477 0 0,11 37-7019 0 0,-20-102 5811 0 0,1-1 0 0 0,-1 1 0 0 0,0-1 0 0 0,0 1-1 0 0,-1 0 1 0 0,-1 4 733 0 0,0 21-1975 0 0,2 84 5109 0 0,0-115-3103 0 0,-2 106 4195 0 0,-3-35-4643 0 0,5-48-1276 0 0,-2-10 404 0 0</inkml:trace>
  <inkml:trace contextRef="#ctx0" brushRef="#br0" timeOffset="2">33 1485 2304 0 0,'1'6'422'0'0,"0"-1"-1"0"0,-1 0 1 0 0,0 0-1 0 0,0 0 1 0 0,0 0 0 0 0,-1 1-1 0 0,0-1 1 0 0,-1 4-422 0 0,-1 13 4024 0 0,2-6-3631 0 0,0 0-1 0 0,1 1 1 0 0,1-1 0 0 0,1 5-393 0 0,2 0-3108 0 0,-4-15-400 0 0</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43:23.317"/>
    </inkml:context>
    <inkml:brush xml:id="br0">
      <inkml:brushProperty name="width" value="0.05" units="cm"/>
      <inkml:brushProperty name="height" value="0.05" units="cm"/>
    </inkml:brush>
  </inkml:definitions>
  <inkml:trace contextRef="#ctx0" brushRef="#br0">0 1 9216 0 0,'0'0'421'0'0,"1"0"-12"0"0,0 0 117 0 0,1 0-1 0 0,0 0 0 0 0,0 0 1 0 0,-1 0-1 0 0,1 1 0 0 0,0-1 0 0 0,0 0 1 0 0,-1 1-1 0 0,1 0 0 0 0,0-1 1 0 0,-1 1-1 0 0,1 0 0 0 0,0 0 0 0 0,-1 0 1 0 0,1 0-1 0 0,-1 0 0 0 0,0 0 1 0 0,1 0-1 0 0,-1 0 0 0 0,0 0 1 0 0,0 1-1 0 0,1 0-525 0 0,9 9 1112 0 0,8 11 276 0 0,-16-18-1231 0 0,0 0 1 0 0,0-1-1 0 0,1 1 1 0 0,-1 0 0 0 0,1-1-1 0 0,0 0 1 0 0,3 2-158 0 0,22 16 397 0 0,11 10-397 0 0,-22-17 56 0 0,32 34-44 0 0,-46-44 21 0 0,1 0 0 0 0,-1 1 1 0 0,0-1-1 0 0,0 1 0 0 0,-1 0 0 0 0,1 0 0 0 0,-1 0 0 0 0,0 1 0 0 0,0-1 0 0 0,-1 1 0 0 0,0 0 1 0 0,0-1-1 0 0,0 3-33 0 0,0 0 119 0 0,0 1 0 0 0,-1-1 0 0 0,-1 1 0 0 0,0-1 1 0 0,0 1-1 0 0,0 0 0 0 0,-1-1 0 0 0,-2 9-119 0 0,-3 5 242 0 0,-1 1-1 0 0,-1-1 0 0 0,0 0 0 0 0,-2-1 1 0 0,-1 0-1 0 0,-7 10-241 0 0,-27 54 454 0 0,2-5-1327 0 0,11-30-6385 0 0,10-21-1688 0 0</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43:47.326"/>
    </inkml:context>
    <inkml:brush xml:id="br0">
      <inkml:brushProperty name="width" value="0.05" units="cm"/>
      <inkml:brushProperty name="height" value="0.05" units="cm"/>
    </inkml:brush>
  </inkml:definitions>
  <inkml:trace contextRef="#ctx0" brushRef="#br0">0 1 18799 0 0,'0'0'862'0'0,"0"0"-18"0"0,0 0-415 0 0,0 0 264 0 0,0 0 178 0 0,2 1 32 0 0,5 2-458 0 0,1-1 0 0 0,-1 1 0 0 0,1-1 0 0 0,0 0 0 0 0,0-1 0 0 0,0 0 0 0 0,0 0 0 0 0,4-1-445 0 0,5 0 268 0 0,0 1 0 0 0,-1 0 0 0 0,1 1 0 0 0,0 1 0 0 0,0 0 1 0 0,-1 2-1 0 0,13 4-268 0 0,-26-7 31 0 0,1 0 1 0 0,-1 0 0 0 0,1 0-1 0 0,-1 0 1 0 0,0 1-1 0 0,0 0 1 0 0,0-1 0 0 0,0 1-1 0 0,0 0 1 0 0,-1 0-1 0 0,1 1 1 0 0,-1-1-1 0 0,1 2-31 0 0,-2-2 15 0 0,1-1 0 0 0,-1 1-1 0 0,0-1 1 0 0,0 1-1 0 0,0 0 1 0 0,0 0 0 0 0,-1-1-1 0 0,1 1 1 0 0,-1 0-1 0 0,1 0 1 0 0,-1 0 0 0 0,0 0-1 0 0,0 0 1 0 0,-1 0-1 0 0,1 0 1 0 0,0-1 0 0 0,-1 1-1 0 0,0 1-14 0 0,-2 5 34 0 0,-1 0 0 0 0,0-1 0 0 0,-1 0 1 0 0,0 0-1 0 0,0 0 0 0 0,-4 5-34 0 0,-9 7 179 0 0,-12 12-179 0 0,28-31 0 0 0,-46 34 91 0 0,46-33-71 0 0,0 0 1 0 0,0 0-1 0 0,0-1 0 0 0,-1 1 1 0 0,1 0-1 0 0,-1-1 0 0 0,1 1 1 0 0,-1-1-1 0 0,1 0 1 0 0,-1 0-1 0 0,0 0 0 0 0,1 0 1 0 0,-1-1-1 0 0,-3 1-20 0 0,5 0 27 0 0,-1-1 0 0 0,0 1 0 0 0,0-1 0 0 0,1 1 0 0 0,-1 0 0 0 0,0 0 0 0 0,1-1 0 0 0,-1 1 0 0 0,0 1 0 0 0,1-1 0 0 0,0 0 0 0 0,-1 0 0 0 0,1 0 0 0 0,0 1 0 0 0,-1-1 0 0 0,1 2-27 0 0,0-2 176 0 0,1-1-13 0 0,0 0-55 0 0,0 0-20 0 0,0 0-7 0 0,1 1-14 0 0,6 2-64 0 0,0-1 1 0 0,-1 1 0 0 0,1-1 0 0 0,0 0-1 0 0,0-1 1 0 0,0 0 0 0 0,1 0 0 0 0,-1 0 0 0 0,0-1-1 0 0,0 0-3 0 0,17-2-59 0 0,-1 0 0 0 0,11-3 59 0 0,12-2-727 0 0,-42 6 230 0 0,1 0-1 0 0,0 0 1 0 0,0 0 0 0 0,-1 0 0 0 0,1-1 0 0 0,-1 1 0 0 0,2-2 497 0 0,8-2-9851 0 0</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43:47.696"/>
    </inkml:context>
    <inkml:brush xml:id="br0">
      <inkml:brushProperty name="width" value="0.05" units="cm"/>
      <inkml:brushProperty name="height" value="0.05" units="cm"/>
    </inkml:brush>
  </inkml:definitions>
  <inkml:trace contextRef="#ctx0" brushRef="#br0">1 1 4608 0 0,'0'0'208'0'0,"1"0"613"0"0,4 1 1108 0 0,0 0 0 0 0,-1 1 0 0 0,1 0 0 0 0,0 0 0 0 0,-1 0 0 0 0,1 0 1 0 0,-1 1-1 0 0,0 0 0 0 0,2 1-1929 0 0,12 7 2286 0 0,-7-5-2071 0 0,1 0 1 0 0,-2 1 0 0 0,1 1 0 0 0,-1 0 0 0 0,0 0-1 0 0,-1 1 1 0 0,0 0 0 0 0,0 1 0 0 0,-1 0 0 0 0,0 0-1 0 0,-1 1 1 0 0,0 0 0 0 0,-1 0 0 0 0,0 1 0 0 0,-1 0-1 0 0,0 0 1 0 0,-1 0 0 0 0,0 0 0 0 0,-1 1 0 0 0,0-1-1 0 0,-1 3-215 0 0,-2-3 40 0 0,-1-1 0 0 0,0 1 0 0 0,-1-1 0 0 0,0 0 0 0 0,0 0-1 0 0,-1 1 1 0 0,-1-2 0 0 0,-4 11-40 0 0,3-11 17 0 0,0 1 0 0 0,-1-1-1 0 0,0 0 1 0 0,0-1 0 0 0,-4 4-17 0 0,-37 44-982 0 0,45-55 901 0 0,-17 18-572 0 0</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44:05.850"/>
    </inkml:context>
    <inkml:brush xml:id="br0">
      <inkml:brushProperty name="width" value="0.05" units="cm"/>
      <inkml:brushProperty name="height" value="0.05" units="cm"/>
    </inkml:brush>
  </inkml:definitions>
  <inkml:trace contextRef="#ctx0" brushRef="#br0">1 1 11056 0 0,'0'0'505'0'0,"-1"0"-9"0"0,6 11 1625 0 0,-3-9-1263 0 0,0 0 0 0 0,1 0-1 0 0,-1 0 1 0 0,0 0 0 0 0,1 0-1 0 0,-1 0 1 0 0,1 0-858 0 0,9 6 1563 0 0,49 44 887 0 0,-43-30-2060 0 0,-17-21-371 0 0,-1 1 1 0 0,0-1 0 0 0,0 0-1 0 0,1 0 1 0 0,-1 0-1 0 0,0 1 1 0 0,0-1 0 0 0,0 0-1 0 0,0 0 1 0 0,0 1 0 0 0,0-1-1 0 0,-1 1-19 0 0,1 2 67 0 0,-1 4 21 0 0,0-1-1 0 0,-1 1 0 0 0,0-1 0 0 0,0 1 1 0 0,-1-1-1 0 0,1 0 0 0 0,-2 0 1 0 0,-2 6-88 0 0,-8 17 149 0 0,7-14-86 0 0,-1 0 0 0 0,-1 0-1 0 0,-1-1 1 0 0,0 0 0 0 0,-2 0-63 0 0,8-5 42 0 0,12-8 179 0 0,-2 0-456 0 0,-2-2 182 0 0,1 1-1 0 0,-1-1 1 0 0,0 0 0 0 0,1-1 0 0 0,-1 1 0 0 0,1-1 0 0 0,-1 1 0 0 0,0-1 0 0 0,4-2 53 0 0,-4 2 31 0 0,0 0 0 0 0,0 0 0 0 0,0 0-1 0 0,0 0 1 0 0,0 1 0 0 0,0 0 0 0 0,1-1-1 0 0,-1 2 1 0 0,0-1 0 0 0,0 0 0 0 0,0 1 0 0 0,1 0-31 0 0,13 4 264 0 0,-16-5-264 0 0,1 0 0 0 0,-1 1 0 0 0,0-1 0 0 0,1 1 1 0 0,-1 0-1 0 0,0-1 0 0 0,1 1 0 0 0,-1 0 0 0 0,0 1 0 0 0,0-1 1 0 0,0 0-1 0 0,0 1 0 0 0,0-1 0 0 0,0 1 0 0 0,0-1 0 0 0,-1 1 0 0 0,1 0 1 0 0,0 0-1 0 0,-1 0 0 0 0,0 0 0 0 0,1 0 0 0 0,-1 0 0 0 0,0 0 1 0 0,1 2-1 0 0,-1-1-18 0 0,0-1 1 0 0,0 0 0 0 0,-1 1 0 0 0,1 0 0 0 0,-1-1-1 0 0,1 1 1 0 0,-1-1 0 0 0,0 1 0 0 0,0-1 0 0 0,0 1-1 0 0,0 0 1 0 0,-1-1 0 0 0,1 1 0 0 0,-1-1 0 0 0,1 1-1 0 0,-1-1 1 0 0,0 1 0 0 0,0-1 0 0 0,0 1 17 0 0,-1 2 193 0 0,-1 0 0 0 0,1 0 0 0 0,0 1 1 0 0,0 4-194 0 0,1-5 75 0 0,-1-1 1 0 0,1 1 0 0 0,0-1 0 0 0,-1 1 0 0 0,0-1 0 0 0,0 0 0 0 0,-1 0 0 0 0,1 0 0 0 0,-1 0-76 0 0,-5 5 127 0 0,-6 7 120 0 0,9-9-262 0 0,-1 0 0 0 0,0 0 0 0 0,0 0 0 0 0,-1-1 0 0 0,0 0 0 0 0,0 0 0 0 0,0-1 0 0 0,-1 1-1 0 0,0-2 1 0 0,0 1 0 0 0,0-1 0 0 0,-1 0 15 0 0,8-4-765 0 0,0 0-1656 0 0,-3-4-6448 0 0</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2T11:44:06.183"/>
    </inkml:context>
    <inkml:brush xml:id="br0">
      <inkml:brushProperty name="width" value="0.05" units="cm"/>
      <inkml:brushProperty name="height" value="0.05" units="cm"/>
    </inkml:brush>
  </inkml:definitions>
  <inkml:trace contextRef="#ctx0" brushRef="#br0">0 0 17503 0 0,'2'15'289'0'0,"-2"-12"-181"0"0,0 0 0 0 0,0 0 1 0 0,1-1-1 0 0,-1 1 0 0 0,1 0 1 0 0,0 0-1 0 0,0 0 0 0 0,0-1 0 0 0,0 1 1 0 0,0-1-1 0 0,1 1 0 0 0,0 1-108 0 0,-1-3 23 0 0,0 0-1 0 0,0 0 1 0 0,0 1-1 0 0,0-1 0 0 0,1 0 1 0 0,-1 0-1 0 0,0 0 0 0 0,0 0 1 0 0,1 0-1 0 0,-1 0 1 0 0,1 0-1 0 0,-1-1 0 0 0,1 1 1 0 0,-1-1-1 0 0,1 1 1 0 0,-1-1-1 0 0,1 1 0 0 0,-1-1 1 0 0,3 0-23 0 0,1 1 312 0 0,1-1 1 0 0,-1-1-1 0 0,1 1 0 0 0,-1-1 1 0 0,1 0-313 0 0,2 0 770 0 0,-2 1-478 0 0,0 0 1 0 0,0 1 0 0 0,-1 0-1 0 0,1 0 1 0 0,0 0 0 0 0,0 0-1 0 0,-1 1 1 0 0,1 0 0 0 0,-1 0-1 0 0,0 1 1 0 0,0 0 0 0 0,5 2-293 0 0,-5-2 34 0 0,0 1 1 0 0,0-1 0 0 0,-1 1 0 0 0,0 0 0 0 0,1 0-1 0 0,-1 0 1 0 0,-1 1 0 0 0,1-1 0 0 0,-1 1 0 0 0,1 0-1 0 0,-1 0 1 0 0,-1 0 0 0 0,1 0 0 0 0,-1 1 0 0 0,0-1-1 0 0,0 1 1 0 0,0-1 0 0 0,-1 1 0 0 0,1 3-35 0 0,1 13-78 0 0,-1 1 0 0 0,-1 0 1 0 0,-1 0-1 0 0,-2 10 78 0 0,2-29-9 0 0,-2 17 283 0 0,-2 0 0 0 0,0 0 0 0 0,-1 0 0 0 0,-7 16-274 0 0,4-13 200 0 0,4-10-490 0 0,-1 0 0 0 0,0 0 1 0 0,-2-1-1 0 0,1 1 0 0 0,-2-1 0 0 0,-1 1 290 0 0,-13 14-9019 0 0</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4:56.271"/>
    </inkml:context>
    <inkml:brush xml:id="br0">
      <inkml:brushProperty name="width" value="0.1" units="cm"/>
      <inkml:brushProperty name="height" value="0.1" units="cm"/>
      <inkml:brushProperty name="color" value="#333333"/>
    </inkml:brush>
  </inkml:definitions>
  <inkml:trace contextRef="#ctx0" brushRef="#br0">23 86 3224 0 0,'4'-3'240'0'0,"-3"-1"31"0"0,-1 3 877 0 0,0 1 369 0 0,0 0-1345 0 0,0-1-1 0 0,0 1 1 0 0,1 0 0 0 0,-1 0 0 0 0,0 0-1 0 0,0 0 1 0 0,0-1 0 0 0,0 1-1 0 0,0 0 1 0 0,1 0 0 0 0,-1 0 0 0 0,0 0-1 0 0,0 0 1 0 0,0 0 0 0 0,0 0 0 0 0,1-1-1 0 0,-1 1 1 0 0,0 0 0 0 0,0 0 0 0 0,0 0-1 0 0,1 0 1 0 0,-1 0 0 0 0,0 0 0 0 0,0 0-1 0 0,0 0 1 0 0,0 0 0 0 0,1 0 0 0 0,-1 0-1 0 0,0 0 1 0 0,0 0 0 0 0,0 0 0 0 0,1 0-1 0 0,-1 0 1 0 0,0 0 0 0 0,0 0-1 0 0,0 1 1 0 0,1-1 0 0 0,-1 0 0 0 0,0 0-1 0 0,0 0 1 0 0,0 0 0 0 0,0 0 0 0 0,1 0-1 0 0,-1 0 1 0 0,0 1 0 0 0,0-1 0 0 0,0 0-1 0 0,0 0 1 0 0,0 0 0 0 0,0 0 0 0 0,0 1-1 0 0,1-1 1 0 0,-1 0 0 0 0,0 0 0 0 0,0 0-1 0 0,0 1 1 0 0,0-1 0 0 0,0 0 0 0 0,0 0-1 0 0,0 0 1 0 0,0 0 0 0 0,0 1-1 0 0,0-1-171 0 0,0 2 95 0 0,0-1-1 0 0,0 0 0 0 0,0 1 0 0 0,1-1 0 0 0,-1 1 1 0 0,0-1-1 0 0,1 1 0 0 0,-1-1 0 0 0,1 0 0 0 0,-1 1 0 0 0,1-1-94 0 0,0 1 160 0 0,-1-2-4 0 0,0 0-17 0 0,0 0-10 0 0,0 0-1 0 0,0 0 0 0 0,0 0 0 0 0,0 0 0 0 0,0 0 0 0 0,6-3 16 0 0,3 1-233 0 0,-7 0 130 0 0,0 0 0 0 0,0 0 0 0 0,0 0-1 0 0,-1 0 1 0 0,1 0 0 0 0,-1 0 0 0 0,0 0 0 0 0,1 0 0 0 0,-1-1 0 0 0,0 1-1 0 0,0-2-40 0 0,-1 3 140 0 0,0 1-217 0 0,1-2-92 0 0,1-2 196 0 0,-1 0 0 0 0,0 0 0 0 0,0 0 0 0 0,0-1 0 0 0,0 1 0 0 0,-1 0 0 0 0,0 0 0 0 0,0-1-1 0 0,0 1 1 0 0,0 0 0 0 0,0-1 0 0 0,-1 1 0 0 0,0-1-27 0 0,-1 1 47 0 0,-6 4-4 0 0,6 1-22 0 0,0-1 0 0 0,0 1 1 0 0,0 0-1 0 0,1 0 0 0 0,-1 0 1 0 0,0 0-1 0 0,0 0 0 0 0,1 0 1 0 0,-2 2-22 0 0,-13 6 380 0 0,14-8-334 0 0,1-1-22 0 0,0 0 0 0 0,0 1-1 0 0,0-1 1 0 0,0 0 0 0 0,0 1 0 0 0,0-1-1 0 0,0 1 1 0 0,1-1 0 0 0,-1 1-1 0 0,0 0 1 0 0,0-1 0 0 0,0 1 0 0 0,1 0-1 0 0,-1-1 1 0 0,0 1 0 0 0,1 0 0 0 0,-1 0-1 0 0,1 0 1 0 0,-1 0-24 0 0,-4 6 45 0 0,-2-3-34 0 0,7-4-10 0 0,-1 0 0 0 0,1 0 0 0 0,0 0 0 0 0,0 0 0 0 0,0 0 0 0 0,0 0 0 0 0,0 0 1 0 0,0 0-1 0 0,0 0 0 0 0,0 0 0 0 0,-1 1 0 0 0,1-1 0 0 0,0 0 0 0 0,0 0 0 0 0,0 0 0 0 0,0 0 0 0 0,0 0 0 0 0,0 0 0 0 0,0 0 0 0 0,0 0 0 0 0,0 0 0 0 0,0 0 0 0 0,0 0 1 0 0,-1 1-1 0 0,1-1 0 0 0,0 0 0 0 0,0 0 0 0 0,0 0 0 0 0,0 0 0 0 0,0 0 0 0 0,0 0 0 0 0,0 0 0 0 0,0 0 0 0 0,0 1 0 0 0,0-1 0 0 0,0 0 0 0 0,0 0 0 0 0,0 0 1 0 0,0 0-1 0 0,0 0 0 0 0,0 0 0 0 0,0 0 0 0 0,0 0 0 0 0,0 1 0 0 0,0-1 0 0 0,1 0-1 0 0,-1 0 4 0 0,0 1 0 0 0,0-1 0 0 0,0 0 0 0 0,0 1 0 0 0,0-1-1 0 0,0 0 1 0 0,0 1 0 0 0,0-1 0 0 0,0 0 0 0 0,0 1 0 0 0,0-1 0 0 0,0 0 0 0 0,-1 1 0 0 0,1-1 0 0 0,0 0 0 0 0,0 1 0 0 0,0-1-1 0 0,0 0 1 0 0,0 1 0 0 0,-1-1 0 0 0,1 0 0 0 0,0 1 0 0 0,0-1 0 0 0,-1 0 0 0 0,1 0 0 0 0,0 1 0 0 0,-1-1-4 0 0,20-4 210 0 0,-5-1-168 0 0,-14 5-141 0 0,0 0-12 0 0,1 0 120 0 0,0 0 0 0 0,-1 0 0 0 0,1 0 0 0 0,-1-1 0 0 0,1 1 0 0 0,-1 0 0 0 0,1 0 0 0 0,-1-1 0 0 0,1 1-1 0 0,-1 0 1 0 0,1-1 0 0 0,-1 1 0 0 0,1 0 0 0 0,-1-1 0 0 0,1 1 0 0 0,-1-1-9 0 0,-1-3-122 0 0,-1 4 188 0 0,-3 8 179 0 0,4-7-297 0 0,-4 10-61 0 0,5 22-3646 0 0,0-33 3087 0 0,0 0 0 0 0,0 0 33 0 0,0 0 132 0 0,-4 2-387 0 0,3 1-3199 0 0,1 4-461 0 0</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4:58.185"/>
    </inkml:context>
    <inkml:brush xml:id="br0">
      <inkml:brushProperty name="width" value="0.1" units="cm"/>
      <inkml:brushProperty name="height" value="0.1" units="cm"/>
      <inkml:brushProperty name="color" value="#333333"/>
    </inkml:brush>
  </inkml:definitions>
  <inkml:trace contextRef="#ctx0" brushRef="#br0">230 1 4608 0 0,'0'0'353'0'0,"0"0"-93"0"0,0 0 473 0 0,0 0 237 0 0,0 0 43 0 0,0 0-106 0 0,1 18 497 0 0,3-7-959 0 0,-4-11-121 0 0,1 10 691 0 0,0 3-614 0 0,-1-11-340 0 0,0-1-1 0 0,0 1 0 0 0,0-1 0 0 0,0 1 1 0 0,0-1-1 0 0,0 1 0 0 0,1-1 0 0 0,-1 1 0 0 0,1-1 1 0 0,-1 2-61 0 0,1-3 17 0 0,-1 1-1 0 0,0-1 1 0 0,0 1 0 0 0,0 0 0 0 0,0-1 0 0 0,0 1 0 0 0,0 0 0 0 0,-1-1 0 0 0,1 1 0 0 0,0 0-1 0 0,0-1 1 0 0,0 1 0 0 0,-1-1 0 0 0,1 1 0 0 0,0 0 0 0 0,-1-1 0 0 0,1 1 0 0 0,0-1-17 0 0,-1 2 42 0 0,0 5 50 0 0,0 0 0 0 0,0 0 0 0 0,1 0-1 0 0,0 0 1 0 0,0 4-92 0 0,1-3-67 0 0,-1-1-1 0 0,0 0 1 0 0,-1 0-1 0 0,1 0 1 0 0,-2 4 67 0 0,1-4-45 0 0,0 0 0 0 0,0 1 0 0 0,1-1-1 0 0,0 4 46 0 0,-1 19 199 0 0,-1 5 426 0 0,-3 9-448 0 0,2-31-75 0 0,1-4 2 0 0,1 0 0 0 0,-1 0 0 0 0,1 0 0 0 0,1 1-104 0 0,-1 6 241 0 0,-1-1 1 0 0,0 1-1 0 0,-2 4-241 0 0,1-5 0 0 0,1 0-1 0 0,0 0 1 0 0,0 5 0 0 0,-3 31-189 0 0,0 24 258 0 0,6-54 217 0 0,3 22-286 0 0,-1-23 13 0 0,-1 21-13 0 0,-1-8 0 0 0,-1-3 0 0 0,0 0 0 0 0,-5 25 0 0 0,0 2-11 0 0,3-29-12 0 0,0 1 1 0 0,4 24 22 0 0,-1-4-8 0 0,0-18-30 0 0,0-18-21 0 0,-1 1 0 0 0,-1 0 0 0 0,-1 10 59 0 0,1-11 52 0 0,0 0 0 0 0,1 0 0 0 0,1 0 0 0 0,0 0-52 0 0,0 17 47 0 0,-6 68-215 0 0,5-84 237 0 0,-1-3-130 0 0,1-1-1 0 0,1 1 1 0 0,0-1 0 0 0,2 10 61 0 0,-2-11 16 0 0,0 0 0 0 0,0 0 0 0 0,-1 0 0 0 0,-1 0 1 0 0,1 0-1 0 0,-2-1 0 0 0,1 1 0 0 0,-3 8-16 0 0,1-4-2 0 0,1 0 0 0 0,0 0-1 0 0,1 5 3 0 0,1-17 19 0 0,0 11-36 0 0,0 1-1 0 0,-1-1 1 0 0,-2 13 17 0 0,2-17-21 0 0,0 0-1 0 0,1 0 1 0 0,0 1 0 0 0,0 2 21 0 0,1 6 98 0 0,-5 19 776 0 0,4-28-785 0 0,1 6 84 0 0,-2 0 0 0 0,0 1-1 0 0,-2 9-172 0 0,2-19 8 0 0,0 0 0 0 0,0 0 0 0 0,1 0 0 0 0,-1 1 0 0 0,1-1 0 0 0,1 0 0 0 0,-1 0 0 0 0,1 5-8 0 0,0-9 4 0 0,-1 1 0 0 0,0 0 0 0 0,0 0 0 0 0,0-1-1 0 0,0 1 1 0 0,0 0 0 0 0,-1 0 0 0 0,1-1 0 0 0,-1 1 0 0 0,1 0-4 0 0,-3 15 25 0 0,3 133 35 0 0,3-123-76 0 0,-2-22 6 0 0,-1 1 0 0 0,1-1 0 0 0,-1 0 0 0 0,0 0 0 0 0,0 0 0 0 0,-1 3 10 0 0,-3 27 0 0 0,1-1 0 0 0,2 0 0 0 0,1 8 0 0 0,1-14 0 0 0,-7 26 0 0 0,6-35 0 0 0,-1 0 0 0 0,0 0 0 0 0,-3 4 0 0 0,2-15 0 0 0,1-4 0 0 0,1 0 0 0 0,-1 1 0 0 0,1-1 0 0 0,-1 0 0 0 0,1 1 0 0 0,1 2 0 0 0,-1 10 0 0 0,-1 0 0 0 0,-1 0 0 0 0,-3 15 0 0 0,4-17 0 0 0,1 9 0 0 0,-2 29 0 0 0,-4 22 0 0 0,4-44 90 0 0,2 18-90 0 0,0-24 85 0 0,-1 1-1 0 0,-3 15-84 0 0,2-13 6 0 0,0-1 0 0 0,2 12-6 0 0,0-29 1 0 0,0-7-1 0 0,1 1 0 0 0,-1-1 0 0 0,1 0 0 0 0,-1 0 0 0 0,1 0 0 0 0,1 3 0 0 0,-1-3 0 0 0,0 0 0 0 0,0 1 0 0 0,0-1 0 0 0,0 1 0 0 0,-1-1 0 0 0,1 3 0 0 0,-1 17-17 0 0,1-12 151 0 0,-1 1 1 0 0,0 0 0 0 0,-1 0 0 0 0,-1-1-1 0 0,-1 7-134 0 0,-2 37-416 0 0,4-50 377 0 0,-1 6-72 0 0,4 7 117 0 0,-2-3-6 0 0,-1 0 0 0 0,-2 8 0 0 0,1-9 0 0 0,1 0 0 0 0,1 0 0 0 0,0 8 0 0 0,1-8 0 0 0,-2-1 0 0 0,1 1 0 0 0,-2 7 0 0 0,0-17 0 0 0,1-2 0 0 0,1-1 0 0 0,-1 0 0 0 0,1 0 0 0 0,-1 1 0 0 0,1-1 0 0 0,0 0 0 0 0,0 0 0 0 0,-1 1 0 0 0,1-1 0 0 0,0 0 0 0 0,0 1 0 0 0,1-1 0 0 0,-1 0 0 0 0,0 0 0 0 0,0 1 0 0 0,0 44 0 0 0,-1-33 0 0 0,-2-1 0 0 0,2-10 0 0 0,1-1 0 0 0,-1 1 0 0 0,1 0 0 0 0,-1-1 0 0 0,1 1 0 0 0,0 0 0 0 0,0-1 0 0 0,0 1 0 0 0,0 0 0 0 0,0-1 0 0 0,0 1 0 0 0,0 0 0 0 0,1 0 0 0 0,0 4 0 0 0,-4 47 0 0 0,-3 19 0 0 0,7-66 0 0 0,0-4 0 0 0,-1 0 0 0 0,0 0 0 0 0,1 0 0 0 0,-1 0 0 0 0,0 0 0 0 0,-1 0 0 0 0,1 0 0 0 0,0 0 0 0 0,0 0 0 0 0,-1 0 0 0 0,1 0 0 0 0,-2 1 0 0 0,-1 9 0 0 0,0 8 0 0 0,5-2 0 0 0,-5 71 1984 0 0,-1-76-1984 0 0,3-11 0 0 0,0 1 0 0 0,1-1 0 0 0,-1 0 0 0 0,0 1 0 0 0,1-1 0 0 0,-1 1 0 0 0,1-1 0 0 0,0 1 0 0 0,0-1 0 0 0,0 1 0 0 0,0-1 0 0 0,8 22 0 0 0,-8-23 0 0 0,1 0 0 0 0,-1 0 0 0 0,1 1 0 0 0,-1-1 0 0 0,0 0 0 0 0,0 0 0 0 0,1 1 0 0 0,-1-1 0 0 0,0 0 0 0 0,0 1 0 0 0,0-1 0 0 0,-1 0 0 0 0,1 1 0 0 0,0-1 0 0 0,0 1 0 0 0,-1 2 0 0 0,1 23 0 0 0,1-9 0 0 0,-1 0 0 0 0,-1 0 0 0 0,-1-1 0 0 0,-1 2 0 0 0,2-4 0 0 0,1-10 0 0 0,0 1 0 0 0,0-1 0 0 0,-1 0 0 0 0,0 1 0 0 0,-1 2 0 0 0,1 5 0 0 0,1-2 0 0 0,-1-1 0 0 0,0-3 0 0 0,-3 3 0 0 0,-4 3 0 0 0,4-2 0 0 0,3 1 0 0 0,2 5 0 0 0,-2-11 0 0 0,-3 5 0 0 0,-2-4 0 0 0,-18-2 171 0 0,22-4 10 0 0,2-1 3 0 0,0 0-20 0 0,0 0-73 0 0,0 0 9 0 0,0 0 17 0 0,0 0 3 0 0,0 0-2 0 0,0 0-12 0 0,0 0-2 0 0,0 0 0 0 0,9 8 152 0 0,-1-5-180 0 0,0 0-1 0 0,0 0 0 0 0,0 0 1 0 0,0-1-1 0 0,1 0 1 0 0,0-1-76 0 0,8 3 157 0 0,-10-2-57 0 0,0-1 1 0 0,1 1 0 0 0,-1-1-1 0 0,1-1 1 0 0,-1 0 0 0 0,1 0-1 0 0,-1 0 1 0 0,4-1-101 0 0,-11 1 18 0 0,1 0 1 0 0,0 0-1 0 0,-1 0 1 0 0,1-1-1 0 0,0 1 1 0 0,-1 0-1 0 0,1 0 1 0 0,0-1-1 0 0,-1 1 1 0 0,1 0-1 0 0,0-1 1 0 0,-1 1-1 0 0,1 0 1 0 0,-1-1-1 0 0,1 1 0 0 0,-1-1 1 0 0,1 1-1 0 0,-1-1 1 0 0,1 1-1 0 0,-1-1 1 0 0,0 0-1 0 0,1 1 1 0 0,-1-1-1 0 0,0 1 1 0 0,1-1-1 0 0,-1 0 1 0 0,0 1-1 0 0,0-1 0 0 0,0 0 1 0 0,1 0-1 0 0,-1 1 1 0 0,0-1-1 0 0,0 0 1 0 0,0 1-1 0 0,0-1 1 0 0,0 0-1 0 0,0 1 1 0 0,0-1-1 0 0,-1 0 1 0 0,1 0-19 0 0,-1-1 71 0 0,0 0 0 0 0,-1 1 0 0 0,1-1-1 0 0,-1 0 1 0 0,0 1 0 0 0,1 0 0 0 0,-1-1 0 0 0,0 1 0 0 0,-1-1-71 0 0,1 0 35 0 0,0 2-186 0 0,1 0 0 0 0,-1 0 1 0 0,1 0-1 0 0,-1 0 0 0 0,0 1 0 0 0,1-1 1 0 0,-1 0-1 0 0,1 1 0 0 0,-1 0 0 0 0,1-1 1 0 0,-1 1-1 0 0,1 0 0 0 0,0-1 0 0 0,-1 1 1 0 0,1 0-1 0 0,-1 1 151 0 0,-5 7-7806 0 0</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00.457"/>
    </inkml:context>
    <inkml:brush xml:id="br0">
      <inkml:brushProperty name="width" value="0.1" units="cm"/>
      <inkml:brushProperty name="height" value="0.1" units="cm"/>
      <inkml:brushProperty name="color" value="#333333"/>
    </inkml:brush>
  </inkml:definitions>
  <inkml:trace contextRef="#ctx0" brushRef="#br0">103 93 4144 0 0,'0'0'319'0'0,"0"0"14"0"0,0 0 841 0 0,0 0 393 0 0,0 0 81 0 0,0 0-52 0 0,0 0-279 0 0,0 0-121 0 0,0 0-20 0 0,1-1-57 0 0,21-55 3491 0 0,-21 54-4239 0 0,-1 2-123 0 0,0 0-51 0 0,0 0-6 0 0,0 0-26 0 0,2 1-91 0 0,4 2-64 0 0,-4-1-10 0 0,3 0 0 0 0,1-12 0 0 0,-6 3 0 0 0,-1 6 0 0 0,0-1 0 0 0,1 1 0 0 0,0-1 0 0 0,-1 1 0 0 0,1-1 0 0 0,0 1 0 0 0,0-1 0 0 0,-1 1 0 0 0,1-1 0 0 0,1 0 0 0 0,-1 0 0 0 0,-1 2-3 0 0,1-1 0 0 0,0 1 0 0 0,0 0 0 0 0,-1-1 0 0 0,1 1 0 0 0,0 0 0 0 0,-1-1 0 0 0,1 1 0 0 0,0 0 0 0 0,-1-1 0 0 0,1 1 0 0 0,-1 0 0 0 0,1 0 0 0 0,-1 0 0 0 0,1-1 0 0 0,0 1 0 0 0,-1 0 0 0 0,1 0 0 0 0,-1 0 0 0 0,1 0-1 0 0,-1 0 1 0 0,1 0 0 0 0,-1 0 0 0 0,1 0 0 0 0,-1 0 0 0 0,1 0 0 0 0,-1 0 0 0 0,1 0 0 0 0,0 0 0 0 0,-1 0 0 0 0,1 0 0 0 0,-1 1 3 0 0,0 0-4 0 0,0 0 0 0 0,0 0 0 0 0,0 0 0 0 0,0 0 0 0 0,0 0 0 0 0,0 0 0 0 0,0 1 0 0 0,1-1 0 0 0,-1 0 0 0 0,0 0 0 0 0,1 1 0 0 0,-1-1 0 0 0,1 1 0 0 0,-1-1 0 0 0,1 0 0 0 0,0 1 0 0 0,0 0 4 0 0,-4 8-3 0 0,2-6 2 0 0,1-1 0 0 0,0 0 0 0 0,0 0 0 0 0,1-1 0 0 0,-1 1 0 0 0,1 0 0 0 0,-1 0 0 0 0,1 0 0 0 0,0 0 0 0 0,0-1 0 0 0,0 1 0 0 0,0 1 1 0 0,19-19-124 0 0,-16 13 126 0 0,5-7-9 0 0,-4 4 2 0 0,2 0-25 0 0,-5 4 29 0 0,1 0 0 0 0,-1 0 0 0 0,0 0 1 0 0,0 0-1 0 0,0 0 0 0 0,0 0 1 0 0,0 0-1 0 0,0 0 0 0 0,0 0 1 0 0,0-1-1 0 0,-1 1 0 0 0,1 0 0 0 0,0-1 1 0 0,-1 1-1 0 0,1 0 0 0 0,-1-1 1 0 0,5 10 60 0 0,-4-5-60 0 0,0 1 0 0 0,0-1 0 0 0,-1 1 0 0 0,0-1 0 0 0,1 0 0 0 0,-1 1 0 0 0,0-1 0 0 0,-1 1 0 0 0,1-1 0 0 0,-1 4 0 0 0,-1-2 0 0 0,2-3 0 0 0,1 29 0 0 0,-2-21 0 0 0,-11 26 113 0 0,11-34-96 0 0,0 1-1 0 0,0-1 1 0 0,0 1 0 0 0,0-1-1 0 0,1 1 1 0 0,-1-1 0 0 0,1 1-1 0 0,0 0 1 0 0,0-1 0 0 0,0 1-1 0 0,0-1-16 0 0,0 5-33 0 0,-1-1 0 0 0,1 1 0 0 0,-1-1 0 0 0,-1 1 0 0 0,1-1 0 0 0,-2 4 33 0 0,2-7-10 0 0,0 1 1 0 0,0 0 0 0 0,1-1 0 0 0,-1 1 0 0 0,1-1-1 0 0,0 1 1 0 0,0 0 0 0 0,0-1 0 0 0,1 1-1 0 0,0 2 10 0 0,-1-1 1 0 0,1 1 0 0 0,-1-1-1 0 0,0 0 1 0 0,0 1-1 0 0,-1 1 0 0 0,-7 117-288 0 0,5-77 119 0 0,1 1 0 0 0,4 16 169 0 0,-1 54-22 0 0,-3-27 22 0 0,-3 44 0 0 0,-9 44 0 0 0,4 56-103 0 0,6-123-531 0 0,4-67 447 0 0,4 22 187 0 0,-1-28-38 0 0,-2 1 0 0 0,-2 11 38 0 0,-2 103 0 0 0,1-10 0 0 0,0-120 0 0 0,1-10 0 0 0,0-1 0 0 0,1 1 0 0 0,0 8 0 0 0,1-10 0 0 0,-1-1 0 0 0,-1 1 0 0 0,0 4 0 0 0,-2 21 0 0 0,0 7 0 0 0,2-34 0 0 0,0 0 0 0 0,0 1 0 0 0,1-1 0 0 0,1 1 0 0 0,-1-1 0 0 0,2 3 0 0 0,4 12 0 0 0,-3-17 0 0 0,-1 0 0 0 0,0 0 0 0 0,-1 0 0 0 0,0 0 0 0 0,0 0 0 0 0,-1 1 0 0 0,0 1 0 0 0,-8 57-21 0 0,3-38-30 0 0,2 0 1 0 0,1 14 50 0 0,1-5-113 0 0,1 34-52 0 0,6 48 101 0 0,-7-85 15 0 0,-5 22 49 0 0,2-24-15 0 0,1 20 15 0 0,2-31-23 0 0,-1 0 0 0 0,-2 8 23 0 0,1-9-358 0 0,1-1 0 0 0,0 8 358 0 0,-3 78-814 0 0,-4 100 742 0 0,7-159 75 0 0,-2 0-1 0 0,-4 10-2 0 0,1-10-29 0 0,2 0 0 0 0,2 11 29 0 0,5-8-45 0 0,1 0 15 0 0,-3-47 30 0 0,0 68-64 0 0,-6 26 64 0 0,-2-5-1971 0 0,3 43 1971 0 0,4-120-3764 0 0,-1 3-1156 0 0</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01.287"/>
    </inkml:context>
    <inkml:brush xml:id="br0">
      <inkml:brushProperty name="width" value="0.1" units="cm"/>
      <inkml:brushProperty name="height" value="0.1" units="cm"/>
      <inkml:brushProperty name="color" value="#333333"/>
    </inkml:brush>
  </inkml:definitions>
  <inkml:trace contextRef="#ctx0" brushRef="#br0">23 666 6248 0 0,'0'0'282'0'0,"0"0"-2"0"0,0 2-181 0 0,4 10-103 0 0,-2-5 217 0 0,0 0-1 0 0,0 0 1 0 0,-1 0 0 0 0,0 0-1 0 0,0 0 1 0 0,0 3-213 0 0,-1 2 189 0 0,0 16 80 0 0,-1 0 1 0 0,-3 9-270 0 0,4-31 53 0 0,0 0 1 0 0,0 0-1 0 0,0 0 0 0 0,1-1 0 0 0,0 1 1 0 0,1 3-54 0 0,2 27 163 0 0,-4 86 1485 0 0,0-120-1626 0 0,0 0 0 0 0,0 0 0 0 0,-1 0 0 0 0,1-1 0 0 0,-1 1 0 0 0,1 0 0 0 0,-1 0 0 0 0,1-1 0 0 0,-1 2-22 0 0,0-2-13 0 0,0 1 1 0 0,1 0 0 0 0,-1-1 0 0 0,1 1 0 0 0,-1 0-1 0 0,1-1 1 0 0,0 1 0 0 0,-1 0 0 0 0,1 0 12 0 0,-5 60-2460 0 0,5 16 1093 0 0,0-76 1758 0 0,0-2 185 0 0,0 3 37 0 0,-1 14 86 0 0,-1 1 1 0 0,0 0-1 0 0,-1-1 0 0 0,-2 2-699 0 0,5-16 7 0 0,0-1 0 0 0,-1 0 0 0 0,1 0 0 0 0,0 0 0 0 0,1 1 0 0 0,-1-1 0 0 0,0 0 0 0 0,1 0 0 0 0,0 2-7 0 0,-1-2 3 0 0,1 1 0 0 0,-1 0 0 0 0,1-1 0 0 0,-1 1 0 0 0,0-1 0 0 0,0 1 0 0 0,0-1 0 0 0,0 1 0 0 0,0 0-3 0 0,-1 1 58 0 0,0 0 1 0 0,1 0 0 0 0,-1 0-1 0 0,1 0 1 0 0,0 0 0 0 0,1 0 0 0 0,-1 2-59 0 0,2 33 493 0 0,-6-57 456 0 0,3 17-522 0 0,0-1-3 0 0,-1 0-201 0 0,1-3-73 0 0,0-14 1021 0 0,-2-16-1091 0 0,1 16-80 0 0,2 16 0 0 0,-1 0 0 0 0,1-1 0 0 0,0 1 0 0 0,0-1 0 0 0,0 1 0 0 0,0 0 0 0 0,1-1 0 0 0,0 1 0 0 0,0-4 55 0 0,0 0 0 0 0,-1 0 0 0 0,0 0 0 0 0,0 0 0 0 0,-1-6-55 0 0,1-6 93 0 0,-1-18 268 0 0,0 6 685 0 0,2 1 0 0 0,3-23-1046 0 0,-3 41 258 0 0,0 0 0 0 0,-1 0 0 0 0,-1-8-258 0 0,0 6 154 0 0,1 0 0 0 0,1-10-154 0 0,4-22-298 0 0,22-201 268 0 0,-22 198-228 0 0,-2-7 258 0 0,3-45-483 0 0,-3 75 426 0 0,-2 0 1 0 0,0 0-1 0 0,-2 0 0 0 0,-2-15 57 0 0,0 14 0 0 0,1-20 0 0 0,2 43-25 0 0,0 1 0 0 0,-1 0-1 0 0,1-1 1 0 0,-1 1 0 0 0,0 0-1 0 0,-1-3 26 0 0,1 3-103 0 0,0 0 1 0 0,0-1-1 0 0,0 1 0 0 0,1 0 0 0 0,-1-1 0 0 0,1-2 103 0 0,0-28-1854 0 0,-2-1-1 0 0,-4-25 1855 0 0,5 49-242 0 0,0 0 1 0 0,1 0 0 0 0,1-10 241 0 0,-1 1 264 0 0,0 19 215 0 0,0 1 38 0 0,0 0-29 0 0,0 0-160 0 0,2 2-332 0 0,0 1 1 0 0,0-1-1 0 0,0 1 0 0 0,0 0 1 0 0,-1-1-1 0 0,1 1 1 0 0,-1 1 3 0 0,6 21-110 0 0,-1 1 1 0 0,-1 0 0 0 0,0 9 109 0 0,3 81-1048 0 0,-7-97 569 0 0,0 30-4450 0 0</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02.069"/>
    </inkml:context>
    <inkml:brush xml:id="br0">
      <inkml:brushProperty name="width" value="0.1" units="cm"/>
      <inkml:brushProperty name="height" value="0.1" units="cm"/>
      <inkml:brushProperty name="color" value="#333333"/>
    </inkml:brush>
  </inkml:definitions>
  <inkml:trace contextRef="#ctx0" brushRef="#br0">169 117 6160 0 0,'0'0'281'0'0,"0"0"-6"0"0,0 0-102 0 0,0-2 231 0 0,0-1-168 0 0,-1 0 0 0 0,1-1 0 0 0,-1 1 0 0 0,0 0 0 0 0,0 0 0 0 0,-1 0 0 0 0,1 0 0 0 0,0 0 0 0 0,-1 0 0 0 0,-1-1-236 0 0,3 3 308 0 0,0 0 0 0 0,0 0-1 0 0,0 1 1 0 0,0-1 0 0 0,0 0-1 0 0,0 0 1 0 0,0 1 0 0 0,0-1 0 0 0,0 0-1 0 0,1 0 1 0 0,-1 1 0 0 0,0-1 0 0 0,0 0-1 0 0,1 1 1 0 0,-1-1 0 0 0,0 0 0 0 0,1 1-1 0 0,-1-1 1 0 0,1 0 0 0 0,-1 1 0 0 0,1-1-1 0 0,-1 1 1 0 0,1-1 0 0 0,-1 1-1 0 0,1-1 1 0 0,0 1 0 0 0,-1-1 0 0 0,1 1-1 0 0,0 0-307 0 0,2-3 854 0 0,3-1-746 0 0,-6 4-81 0 0,1-1 0 0 0,-1 1-1 0 0,1 0 1 0 0,-1-1 0 0 0,1 1 0 0 0,-1-1 0 0 0,1 1 0 0 0,-1 0 0 0 0,1-1 0 0 0,-1 1 0 0 0,0-1 0 0 0,1 1 0 0 0,-1-1 0 0 0,0 1 0 0 0,1-1 0 0 0,-1 0 0 0 0,0 1 0 0 0,0-1 0 0 0,0 1 0 0 0,1-1 0 0 0,-1 0 0 0 0,0 1 0 0 0,0-1 0 0 0,0 0-27 0 0,0-1 68 0 0,0 0 0 0 0,1 0 0 0 0,-1 1 0 0 0,1-1 0 0 0,-1 0 0 0 0,1 0 0 0 0,0 1-1 0 0,0-1 1 0 0,-1 0 0 0 0,1 1 0 0 0,0-1 0 0 0,1 1 0 0 0,-1-1 0 0 0,0 1 0 0 0,0-1 0 0 0,1 1 0 0 0,-1 0 0 0 0,0 0 0 0 0,1-1-68 0 0,-1 2 124 0 0,-1 0 10 0 0,0 0 2 0 0,0-1-112 0 0,-1 0 0 0 0,1 1-1 0 0,-1-1 1 0 0,0 1 0 0 0,1-1-1 0 0,-1 0 1 0 0,0 1-1 0 0,1-1 1 0 0,-1 1 0 0 0,0 0-1 0 0,1-1 1 0 0,-1 1 0 0 0,0-1-1 0 0,0 1 1 0 0,0 0 0 0 0,1 0-1 0 0,-1 0 1 0 0,0-1-1 0 0,0 1 1 0 0,0 0 0 0 0,0 0-1 0 0,0 0-23 0 0,-1 0 128 0 0,-7 0 128 0 0,1 0-155 0 0,0 0-1 0 0,0 1 1 0 0,0 0-1 0 0,1 0 1 0 0,-1 1-1 0 0,-7 2-100 0 0,2-2 34 0 0,10-2-28 0 0,1 0 0 0 0,0 1 0 0 0,0-1 0 0 0,-1 1 0 0 0,1-1 0 0 0,0 1 0 0 0,0 0 0 0 0,0 0 0 0 0,0 0 1 0 0,0 0-1 0 0,0 0 0 0 0,-1 2-6 0 0,-1 0 0 0 0,0 0 1 0 0,0 0-1 0 0,0 1 0 0 0,1 0 1 0 0,0 0-1 0 0,0 0 1 0 0,0 0-1 0 0,0 0 1 0 0,1 0-1 0 0,-1 1 1 0 0,1 0-1 0 0,0-1 0 0 0,1 1 1 0 0,-1 0-1 0 0,1 0 1 0 0,0 0-1 0 0,0 0 1 0 0,0 0-1 0 0,1 0 0 0 0,0 0 1 0 0,0 0-1 0 0,0 0 1 0 0,0 0-1 0 0,1 0 0 0 0,3 4 15 0 0,-3-8-8 0 0,0-1 0 0 0,-1 1 0 0 0,1-1 0 0 0,-1 1-1 0 0,1-1 1 0 0,0 1 0 0 0,-1-1 0 0 0,1 0 0 0 0,0 1 0 0 0,0-1 0 0 0,-1 0 0 0 0,1 0 0 0 0,0 0-1 0 0,0 0 1 0 0,-1 1 0 0 0,1-1 0 0 0,0 0 0 0 0,0 0 0 0 0,0 0 0 0 0,-1 0 0 0 0,1-1 0 0 0,0 1 0 0 0,0 0-1 0 0,-1 0 1 0 0,1 0 0 0 0,0-1 0 0 0,0 1 0 0 0,-1 0 0 0 0,1-1 0 0 0,0 1 0 0 0,-1 0 0 0 0,1-1 0 0 0,0 0-8 0 0,26-17-67 0 0,-22 14 61 0 0,20-13-80 0 0,25-12 87 0 0,-39 22 0 0 0,1 0 0 0 0,-1 0 0 0 0,10-10 0 0 0,-21 17 2 0 0,1 0 1 0 0,-1 0-1 0 0,0 0 0 0 0,0 0 0 0 0,0 0 1 0 0,0-1-1 0 0,0 1 0 0 0,0 0 0 0 0,0 0 0 0 0,0 0 1 0 0,0-1-1 0 0,0 1 0 0 0,0 0 0 0 0,0 0 1 0 0,0 0-1 0 0,0 0 0 0 0,-1-1 0 0 0,1 1 0 0 0,0 0 1 0 0,0 0-1 0 0,0 0 0 0 0,0 0 0 0 0,0 0 0 0 0,0-1 1 0 0,0 1-1 0 0,0 0 0 0 0,0 0 0 0 0,-1 0 1 0 0,1 0-1 0 0,0 0 0 0 0,0 0 0 0 0,0 0 0 0 0,0-1 1 0 0,0 1-1 0 0,-1 0 0 0 0,1 0 0 0 0,0 0 0 0 0,0 0 1 0 0,0 0-1 0 0,0 0 0 0 0,-1 0 0 0 0,1 0 1 0 0,0 0-1 0 0,0 0 0 0 0,0 0 0 0 0,-1 0 0 0 0,1 0 1 0 0,0 0-1 0 0,0 0 0 0 0,0 0 0 0 0,0 0 0 0 0,-1 0 1 0 0,1 0-1 0 0,0 0-2 0 0,-12-2 227 0 0,11 2-203 0 0,-11 0-45 0 0,0 0-1 0 0,-1 0 1 0 0,1 1-1 0 0,0 1 1 0 0,-4 1 21 0 0,0-1-120 0 0,0 0 0 0 0,-11 0 120 0 0,23-2-1 0 0,0 0-1 0 0,0 1 1 0 0,-1-1-1 0 0,1 1 1 0 0,0 0-1 0 0,0 0 1 0 0,0 1-1 0 0,-2 0 2 0 0,5-2 16 0 0,0 1 0 0 0,0-1 0 0 0,-1 1 0 0 0,1 0 0 0 0,0 0 0 0 0,0-1 0 0 0,0 1 0 0 0,0 0 0 0 0,0 0 0 0 0,0 0 0 0 0,0 0 0 0 0,0 0 0 0 0,0 0-1 0 0,0 0 1 0 0,0 0 0 0 0,1 1 0 0 0,-1-1 0 0 0,0 0 0 0 0,1 0 0 0 0,-1 1 0 0 0,1-1 0 0 0,0 0 0 0 0,-1 1 0 0 0,1-1 0 0 0,0 0 0 0 0,0 1-16 0 0,0 8 253 0 0,1 1-29 0 0,7-2-138 0 0,-7-8-56 0 0,1 1 1 0 0,0-1 0 0 0,-1 0 0 0 0,1 1 0 0 0,0-1-1 0 0,0 0 1 0 0,0 0 0 0 0,0 0 0 0 0,0 0-1 0 0,0-1 1 0 0,0 1 0 0 0,0-1 0 0 0,1 1 0 0 0,-1-1-1 0 0,0 0 1 0 0,0 0 0 0 0,0 1 0 0 0,1-2 0 0 0,0 1-31 0 0,2-1-2 0 0,-1 0 1 0 0,1 0 0 0 0,-1-1-1 0 0,1 1 1 0 0,-1-1 0 0 0,0 0 0 0 0,1-1-1 0 0,2-2 2 0 0,-4 4-93 0 0,0-1-1 0 0,0 1 0 0 0,-1-1 1 0 0,1 0-1 0 0,-1 0 1 0 0,0 0-1 0 0,1 0 0 0 0,-1-1 1 0 0,0 1-1 0 0,0-1 0 0 0,0 1 1 0 0,-1-1-1 0 0,1 1 1 0 0,0-3 93 0 0,6-11-878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07.897"/>
    </inkml:context>
    <inkml:brush xml:id="br0">
      <inkml:brushProperty name="width" value="0.05" units="cm"/>
      <inkml:brushProperty name="height" value="0.05" units="cm"/>
    </inkml:brush>
  </inkml:definitions>
  <inkml:trace contextRef="#ctx0" brushRef="#br0">5 0 2304 0 0,'3'50'2123'0'0,"1"1"6770"0"0,-4-32-7204 0 0,1-15-1442 0 0,-1 1-1 0 0,1-1 1 0 0,-2 1 0 0 0,1-1-1 0 0,0 1 1 0 0,-1-1-1 0 0,0 4-246 0 0,0 9-1172 0 0,2-9-2345 0 0,-2 0-1657 0 0</inkml:trace>
  <inkml:trace contextRef="#ctx0" brushRef="#br0" timeOffset="1">21 452 5984 0 0,'-5'37'679'0'0,"-1"13"6471"0"0,3-32-5150 0 0,0 0 0 0 0,1 10-2000 0 0,1 15-5404 0 0,1-33 67 0 0</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03.111"/>
    </inkml:context>
    <inkml:brush xml:id="br0">
      <inkml:brushProperty name="width" value="0.1" units="cm"/>
      <inkml:brushProperty name="height" value="0.1" units="cm"/>
      <inkml:brushProperty name="color" value="#333333"/>
    </inkml:brush>
  </inkml:definitions>
  <inkml:trace contextRef="#ctx0" brushRef="#br0">150 9 7776 0 0,'-1'-1'31'0'0,"0"1"1"0"0,0-1 0 0 0,0 0-1 0 0,0 1 1 0 0,-1-1 0 0 0,1 1-1 0 0,0-1 1 0 0,0 1-1 0 0,0 0 1 0 0,-1-1 0 0 0,1 1-1 0 0,0 0 1 0 0,-1 0-1 0 0,1 0 1 0 0,0 0 0 0 0,-1 0-32 0 0,0 1 47 0 0,-1 0 1 0 0,0 0 0 0 0,1 0 0 0 0,0 0-1 0 0,-1 0 1 0 0,1 1 0 0 0,-2 0-48 0 0,-9 7 1122 0 0,0-2 0 0 0,-11 5-1122 0 0,22-11 346 0 0,2-1-8 0 0,-4-7 287 0 0,1 4 2438 0 0,2 2-2841 0 0,-1-1 1 0 0,0 1-1 0 0,0-1 1 0 0,1 1-1 0 0,-1-1 1 0 0,1 0 0 0 0,0 0-1 0 0,-1 1 1 0 0,1-1-1 0 0,0 0 1 0 0,0 0-1 0 0,0 0 1 0 0,0-1 0 0 0,0 1-1 0 0,0-1-222 0 0,1 1 260 0 0,0 2-11 0 0,0 0-5 0 0,0 0-17 0 0,0 0-10 0 0,0 0-1 0 0,0 0 12 0 0,0 0 52 0 0,0 0 28 0 0,0 0 4 0 0,0 0-36 0 0,0 0-149 0 0,-1 2-68 0 0,-2 5-174 0 0,-1 1 1 0 0,1 0 0 0 0,1 0-1 0 0,-1 0 1 0 0,1 3 114 0 0,0-4-260 0 0,-5 9-266 0 0</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04.717"/>
    </inkml:context>
    <inkml:brush xml:id="br0">
      <inkml:brushProperty name="width" value="0.1" units="cm"/>
      <inkml:brushProperty name="height" value="0.1" units="cm"/>
      <inkml:brushProperty name="color" value="#333333"/>
    </inkml:brush>
  </inkml:definitions>
  <inkml:trace contextRef="#ctx0" brushRef="#br0">0 9 3224 0 0,'0'0'143'0'0,"2"2"614"0"0,6 10 10351 0 0,-7-10-10849 0 0,0 1 0 0 0,1-1 1 0 0,0 1-1 0 0,0-1 1 0 0,-1 0-1 0 0,1 1 1 0 0,1-1-1 0 0,-1 0 1 0 0,0 0-1 0 0,0 0 1 0 0,1-1-1 0 0,-1 1 1 0 0,3 1-260 0 0,-3-3 201 0 0,18 1 2324 0 0,-20-1-2478 0 0,0 1-1 0 0,1-1 0 0 0,-1 1 1 0 0,1-1-1 0 0,-1 0 0 0 0,1 1 0 0 0,-1-1 1 0 0,1 0-1 0 0,-1 1 0 0 0,1-1 1 0 0,-1 0-1 0 0,1 0 0 0 0,-1 0 1 0 0,1 1-1 0 0,0-1 0 0 0,-1 0 1 0 0,1 0-1 0 0,-1 0 0 0 0,1 0 0 0 0,0 0 1 0 0,-1 0-1 0 0,1 0 0 0 0,-1 0 1 0 0,1 0-1 0 0,-1 0 0 0 0,1-1 1 0 0,0 1-1 0 0,-1 0 0 0 0,1 0 1 0 0,-1 0-1 0 0,1-1 0 0 0,-1 1 0 0 0,1 0 1 0 0,-1-1-1 0 0,1 1 0 0 0,-1 0 1 0 0,1-1-1 0 0,-1 1 0 0 0,0-1 1 0 0,1 1-1 0 0,-1-1 0 0 0,0 1 0 0 0,1-1 1 0 0,-1 1-47 0 0,1-1-3 0 0,-1 0 1 0 0,1 0-1 0 0,-1 0 1 0 0,1 0-1 0 0,-1 0 1 0 0,0 0-1 0 0,1 0 1 0 0,-1 0-1 0 0,0 0 1 0 0,0 0-1 0 0,1 0 1 0 0,-1 0-1 0 0,0 0 1 0 0,0 0-1 0 0,0 0 0 0 0,0 0 1 0 0,-1 0-1 0 0,1 0 1 0 0,0 0-1 0 0,0 0 1 0 0,-1 0-1 0 0,1 0 1 0 0,0 0-1 0 0,-1 0 1 0 0,1 0-1 0 0,-1-1 3 0 0,-20-16 37 0 0,19 16-20 0 0,-5-2-7 0 0,-1 5-10 0 0,7 1 5 0 0,-1 0-1 0 0,1 0 1 0 0,-1 0 0 0 0,1 0-1 0 0,0 0 1 0 0,0 0-1 0 0,0 0 1 0 0,0 1-1 0 0,0-1 1 0 0,0 0 0 0 0,1 0-1 0 0,-1 1 1 0 0,1-1-1 0 0,0 1-4 0 0,-1 2 9 0 0,1-1 1 0 0,-1 1-1 0 0,1-1 0 0 0,0 1 0 0 0,1-1 0 0 0,-1 1 0 0 0,2 2-9 0 0,1 7 1 0 0,-3-12-1 0 0,1 1 0 0 0,-1-1 0 0 0,1 1-1 0 0,0-1 1 0 0,0 1 0 0 0,0-1 0 0 0,0 0 0 0 0,0 0-1 0 0,0 1 1 0 0,1-1 0 0 0,2 2 3 0 0,1 0-1 0 0,0-1 0 0 0,0 1 1 0 0,0-1-1 0 0,2 1-2 0 0,-6-4 5 0 0,-1 1-1 0 0,1-1 1 0 0,0 1 0 0 0,0-1-1 0 0,0 0 1 0 0,0 0 0 0 0,0 0 0 0 0,0 0-1 0 0,0 1 1 0 0,0-1 0 0 0,0-1-1 0 0,0 1 1 0 0,0 0 0 0 0,0 0 0 0 0,0 0-1 0 0,0 0 1 0 0,0-1 0 0 0,0 1-1 0 0,0 0 1 0 0,1-1-5 0 0,6-1 39 0 0,-4 1 4 0 0,-1 0 0 0 0,1-1 0 0 0,-1 1 0 0 0,1-1 1 0 0,-1 0-1 0 0,0 0 0 0 0,3-2-43 0 0,-3 2 34 0 0,2-1 36 0 0,-5 2-57 0 0,1 1 1 0 0,-1 0 0 0 0,1 0 0 0 0,-1-1 0 0 0,0 1 0 0 0,1-1 0 0 0,-1 1 0 0 0,0 0 0 0 0,1-1-1 0 0,-1 1 1 0 0,0-1 0 0 0,0 1 0 0 0,0 0 0 0 0,1-1 0 0 0,-1 1 0 0 0,0-1 0 0 0,0 1 0 0 0,0-1-1 0 0,0 1 1 0 0,0-1 0 0 0,0 1 0 0 0,0-1 0 0 0,0 1 0 0 0,0-1-14 0 0,0 1 1 0 0,0-1 1 0 0,0 1-1 0 0,0 0 1 0 0,0-1-1 0 0,0 1 0 0 0,0-1 1 0 0,-1 1-1 0 0,1 0 1 0 0,0-1-1 0 0,0 1 1 0 0,0 0-1 0 0,-1-1 0 0 0,1 1 1 0 0,0 0-1 0 0,0-1 1 0 0,-1 1-1 0 0,1 0 0 0 0,0 0 1 0 0,-1-1-1 0 0,1 1 1 0 0,0 0-1 0 0,-1 0 1 0 0,1 0-1 0 0,0-1 0 0 0,-1 1 1 0 0,1 0-1 0 0,0 0 1 0 0,-1 0-1 0 0,1 0 0 0 0,-1 0 1 0 0,1 0-1 0 0,0 0 1 0 0,-1 0-1 0 0,1 0-1 0 0,-13-2 41 0 0,11 2-35 0 0,1 0 1 0 0,-1 0-1 0 0,0 0 0 0 0,0 0 0 0 0,0 1 0 0 0,1-1 0 0 0,-1 1 0 0 0,0-1 0 0 0,0 1-6 0 0,0 0 5 0 0,-16 6-33 0 0,15-3-35 0 0,1 0 0 0 0,-1 0 0 0 0,1 0 1 0 0,0 0-1 0 0,-1 2 63 0 0,4 2 192 0 0,6-1-143 0 0,-4-6-17 0 0,-1 1 0 0 0,1-1 1 0 0,0 0-1 0 0,-1 1 0 0 0,1-1 0 0 0,0 0 1 0 0,0-1-1 0 0,0 1 0 0 0,0-1 0 0 0,0 1 1 0 0,0-1-1 0 0,-1 0 0 0 0,3 0-32 0 0,9 2 40 0 0,-11-2 26 0 0,-3 0-138 0 0,0 0-640 0 0,0 0-285 0 0,0 0-54 0 0</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05.350"/>
    </inkml:context>
    <inkml:brush xml:id="br0">
      <inkml:brushProperty name="width" value="0.1" units="cm"/>
      <inkml:brushProperty name="height" value="0.1" units="cm"/>
      <inkml:brushProperty name="color" value="#333333"/>
    </inkml:brush>
  </inkml:definitions>
  <inkml:trace contextRef="#ctx0" brushRef="#br0">0 230 9672 0 0,'0'0'748'0'0,"0"0"-271"0"0,0 0 696 0 0,0 0 355 0 0,0 0 68 0 0,2-2-71 0 0,31-29 3748 0 0,3 1-5273 0 0,2-2 1822 0 0,-1-2-1822 0 0,-23 20 330 0 0,0 1 0 0 0,1 0 0 0 0,0 1 1 0 0,1 1-1 0 0,7-4-330 0 0,-17 12 60 0 0,0 0 0 0 0,0 0 1 0 0,0 0-1 0 0,1 1 0 0 0,-1 0 1 0 0,1 0-1 0 0,0 0 0 0 0,-1 1 1 0 0,1 0-1 0 0,0 1 0 0 0,0-1 1 0 0,0 1-1 0 0,0 1 0 0 0,0-1 1 0 0,-1 1-1 0 0,7 1-60 0 0,-9 0 18 0 0,0 0 0 0 0,0-1 0 0 0,0 1 0 0 0,0 1-1 0 0,0-1 1 0 0,-1 0 0 0 0,1 1 0 0 0,-1 0 0 0 0,1 0 0 0 0,-1 0 0 0 0,0 0 0 0 0,0 0 0 0 0,-1 1 0 0 0,1 0 0 0 0,0-1-1 0 0,1 5-17 0 0,-1-2 26 0 0,0 0-1 0 0,0 1 0 0 0,0-1 0 0 0,-1 1 0 0 0,0 0 0 0 0,0-1 0 0 0,-1 1 0 0 0,0 0 0 0 0,0 0 0 0 0,-1 4-25 0 0,2 21 76 0 0,-1-20-60 0 0,-1 1 0 0 0,0 0 0 0 0,-1 0 0 0 0,-1 1-16 0 0,0-2-7 0 0,-11 75-186 0 0,-24 82 193 0 0,26-137-514 0 0,-12 25 514 0 0,-3 5-582 0 0,19-44 53 0 0,-2 0 0 0 0,-6 11 529 0 0,-1 1-1287 0 0,15-27 1070 0 0,-1-1 1 0 0,1 1-1 0 0,-1-1 0 0 0,0 0 1 0 0,1 0-1 0 0,-1 0 0 0 0,0 0 0 0 0,0 0 1 0 0,0 0-1 0 0,-2 1 217 0 0,3-2-161 0 0,-1 0-1 0 0,1-1 1 0 0,0 1-1 0 0,0-1 1 0 0,-1 1-1 0 0,1 0 1 0 0,0-1 0 0 0,-1 0-1 0 0,1 1 1 0 0,0-1-1 0 0,-1 0 1 0 0,1 0-1 0 0,-1 0 1 0 0,1 0-1 0 0,-1 0 1 0 0,1 0 0 0 0,0 0-1 0 0,-1 0 1 0 0,1-1-1 0 0,-1 1 1 0 0,0-1 161 0 0,-7-6-1933 0 0</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05.718"/>
    </inkml:context>
    <inkml:brush xml:id="br0">
      <inkml:brushProperty name="width" value="0.1" units="cm"/>
      <inkml:brushProperty name="height" value="0.1" units="cm"/>
      <inkml:brushProperty name="color" value="#333333"/>
    </inkml:brush>
  </inkml:definitions>
  <inkml:trace contextRef="#ctx0" brushRef="#br0">1 75 13504 0 0,'2'-1'61'0'0,"0"-1"1"0"0,1 0 0 0 0,-1 1-1 0 0,0-1 1 0 0,0 0 0 0 0,0 0-1 0 0,0-1 1 0 0,0 1 0 0 0,0 0-1 0 0,-1-1 1 0 0,1 1 0 0 0,-1-1-1 0 0,1 1 1 0 0,-1-1 0 0 0,0 0-1 0 0,0 1 1 0 0,0-1 0 0 0,-1 0-1 0 0,1 0 1 0 0,-1 0 0 0 0,1 1-1 0 0,-1-1 1 0 0,0 0 0 0 0,0-3-62 0 0,-1-6 825 0 0,1 16 1026 0 0,1 22 1159 0 0,3 2-2439 0 0,1 6-259 0 0,-1 1 1 0 0,-2 0 0 0 0,-2-1-1 0 0,-1 12-312 0 0,-4 25 1026 0 0,3 25-1026 0 0,3-65-4 0 0,2 0 1 0 0,1 3 3 0 0,0-3-378 0 0,-1 1 1 0 0,-1 2 377 0 0,-2 17-597 0 0,1 1-1646 0 0,-2-1-1 0 0,-4 12 2244 0 0,-1-22-6527 0 0</inkml:trace>
  <inkml:trace contextRef="#ctx0" brushRef="#br0" timeOffset="1">143 546 16759 0 0,'27'-3'994'0'0,"7"-1"70"0"0,0 1 0 0 0,0 1 0 0 0,0 2 0 0 0,33 5-1064 0 0,5 0 2328 0 0,-48-4-1531 0 0,1 1 0 0 0,-1 2 1 0 0,3 0-798 0 0,8 4 321 0 0,44 12 124 0 0,-67-19-419 0 0,-10-1-82 0 0,0 0 0 0 0,-1 0 0 0 0,1 0 0 0 0,0 1 0 0 0,-1-1 0 0 0,1 0 0 0 0,0 1 0 0 0,-1 0-1 0 0,1-1 1 0 0,0 1 0 0 0,-1 0 0 0 0,1 0 0 0 0,-1-1 0 0 0,1 1 0 0 0,-1 0 0 0 0,0 1 0 0 0,1-1 0 0 0,-1 0-1 0 0,0 0 1 0 0,0 0 0 0 0,0 1 56 0 0,1-1-6397 0 0,-2-1-2181 0 0</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06.684"/>
    </inkml:context>
    <inkml:brush xml:id="br0">
      <inkml:brushProperty name="width" value="0.1" units="cm"/>
      <inkml:brushProperty name="height" value="0.1" units="cm"/>
      <inkml:brushProperty name="color" value="#333333"/>
    </inkml:brush>
  </inkml:definitions>
  <inkml:trace contextRef="#ctx0" brushRef="#br0">1 18 10080 0 0,'0'-10'-1975'0'0,"-1"3"7131"0"0,1 11 1876 0 0,2 5-5674 0 0,-1-6-1240 0 0,1-1-1 0 0,-1 1 0 0 0,1-1 0 0 0,-1 0 1 0 0,1 0-1 0 0,0 0 0 0 0,0 0 0 0 0,0 0 1 0 0,0 0-1 0 0,1 0-117 0 0,3 3 119 0 0,-5-4-90 0 0,1 1 0 0 0,-1-1 0 0 0,1 0 0 0 0,0 0-1 0 0,-1 0 1 0 0,1 0 0 0 0,0 0 0 0 0,0-1 0 0 0,1 1-29 0 0,5 3 52 0 0,47 25-81 0 0,-34-17-161 0 0,-14-8-171 0 0,0 0 1 0 0,-1 0-1 0 0,1 0 0 0 0,-1 1 1 0 0,1 0 360 0 0,7 8-1746 0 0,0-1-78 0 0</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07.122"/>
    </inkml:context>
    <inkml:brush xml:id="br0">
      <inkml:brushProperty name="width" value="0.1" units="cm"/>
      <inkml:brushProperty name="height" value="0.1" units="cm"/>
      <inkml:brushProperty name="color" value="#333333"/>
    </inkml:brush>
  </inkml:definitions>
  <inkml:trace contextRef="#ctx0" brushRef="#br0">0 5 6448 0 0,'0'-1'53'0'0,"1"1"0"0"0,-1 0 0 0 0,0-1 0 0 0,0 1 1 0 0,1 0-1 0 0,-1 0 0 0 0,0-1 0 0 0,1 1 0 0 0,-1 0 1 0 0,0 0-1 0 0,1-1 0 0 0,-1 1 0 0 0,0 0 0 0 0,1 0 0 0 0,-1 0 1 0 0,1 0-1 0 0,-1 0 0 0 0,0-1 0 0 0,1 1 0 0 0,-1 0 0 0 0,1 0 1 0 0,-1 0-1 0 0,0 0 0 0 0,1 0 0 0 0,-1 0 0 0 0,1 0 0 0 0,-1 0 1 0 0,0 1-1 0 0,1-1 0 0 0,-1 0 0 0 0,1 0 0 0 0,-1 0 1 0 0,0 0-1 0 0,1 0 0 0 0,-1 1 0 0 0,1-1-53 0 0,17 12 3661 0 0,-3-2-1598 0 0,-12-8-1809 0 0,17 9 1587 0 0,23 19-1367 0 0,-40-27-567 0 0,6 4-736 0 0,-2-4 256 0 0</inkml:trace>
  <inkml:trace contextRef="#ctx0" brushRef="#br0" timeOffset="1">396 218 6448 0 0,'0'0'498'0'0,"4"12"1101"0"0,10 0 3181 0 0,-11-9-4471 0 0,0 1-1 0 0,1-1 1 0 0,0 0-1 0 0,0 0 1 0 0,0 0-1 0 0,0 0 1 0 0,0-1 0 0 0,0 0-1 0 0,0 1 1 0 0,1-2-1 0 0,0 1 1 0 0,-1 0-1 0 0,4 0-308 0 0,10 4 353 0 0,-17-6-276 0 0,-1 0-813 0 0,0 0-3368 0 0,0 0-1446 0 0</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08.022"/>
    </inkml:context>
    <inkml:brush xml:id="br0">
      <inkml:brushProperty name="width" value="0.1" units="cm"/>
      <inkml:brushProperty name="height" value="0.1" units="cm"/>
      <inkml:brushProperty name="color" value="#333333"/>
    </inkml:brush>
  </inkml:definitions>
  <inkml:trace contextRef="#ctx0" brushRef="#br0">0 259 8496 0 0,'0'0'388'0'0,"0"0"-11"0"0,0 0-174 0 0,0 0 142 0 0,0 0 87 0 0,0 0 16 0 0,0 0 45 0 0,0 0 165 0 0,2-1 70 0 0,7-5-203 0 0,1 1 0 0 0,0 0 0 0 0,1 0 0 0 0,0 1 0 0 0,-1 0 0 0 0,1 1 0 0 0,0 0-1 0 0,1 0-524 0 0,5 0 383 0 0,5-2-158 0 0,-8 5 68 0 0,1-2 0 0 0,0 0-1 0 0,-1 0 1 0 0,0-2-1 0 0,1 0 1 0 0,-1 0-1 0 0,3-3-292 0 0,76-33 0 0 0,-59 26-59 0 0,-1-2 0 0 0,-1-1-1 0 0,16-12 60 0 0,-2 1-567 0 0,11-2 567 0 0,-30 17-1023 0 0</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08.411"/>
    </inkml:context>
    <inkml:brush xml:id="br0">
      <inkml:brushProperty name="width" value="0.1" units="cm"/>
      <inkml:brushProperty name="height" value="0.1" units="cm"/>
      <inkml:brushProperty name="color" value="#333333"/>
    </inkml:brush>
  </inkml:definitions>
  <inkml:trace contextRef="#ctx0" brushRef="#br0">1 318 13328 0 0,'0'0'298'0'0,"2"0"46"0"0,16-9 291 0 0,-15 7-604 0 0,1 0 0 0 0,-1 0 0 0 0,1 0 0 0 0,0 1 1 0 0,0-1-1 0 0,1 1-31 0 0,0-1 46 0 0,-1 0 0 0 0,1 0 0 0 0,-1-1 0 0 0,1 1 0 0 0,-1-1 1 0 0,0 0-1 0 0,0 0 0 0 0,0 0 0 0 0,1-2-46 0 0,17-12-433 0 0,-13 11 291 0 0,-1 0 0 0 0,1 0 0 0 0,-1-1 0 0 0,0-1 0 0 0,6-6 142 0 0,-7 7-178 0 0,0 1 1 0 0,1 1 0 0 0,-1-1-1 0 0,1 1 1 0 0,1 1-1 0 0,-1 0 1 0 0,1 0 0 0 0,3-1 177 0 0,27-13-1463 0 0,-8 0 591 0 0,2 1-6 0 0</inkml:trace>
  <inkml:trace contextRef="#ctx0" brushRef="#br0" timeOffset="1">640 23 8032 0 0,'14'24'352'0'0,"0"-20"80"0"0,-4-4-344 0 0,4 0-88 0 0,0-4 0 0 0,5 1 0 0 0,0 3 264 0 0,-1-5 40 0 0,1-4 8 0 0,0 5 0 0 0,0-4-440 0 0,4-1-96 0 0,-4 9-8 0 0,0-9-3600 0 0</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08.787"/>
    </inkml:context>
    <inkml:brush xml:id="br0">
      <inkml:brushProperty name="width" value="0.1" units="cm"/>
      <inkml:brushProperty name="height" value="0.1" units="cm"/>
      <inkml:brushProperty name="color" value="#333333"/>
    </inkml:brush>
  </inkml:definitions>
  <inkml:trace contextRef="#ctx0" brushRef="#br0">0 113 10136 0 0,'2'-1'230'0'0,"0"-1"-162"0"0,0 1 0 0 0,1-1 0 0 0,-1 0 0 0 0,1 1 0 0 0,-1 0 0 0 0,1 0 0 0 0,-1 0 0 0 0,1 0 0 0 0,0 0 0 0 0,-1 0-1 0 0,1 1 1 0 0,0-1 0 0 0,3 1-68 0 0,43-1 621 0 0,-30 1 333 0 0,9 1-709 0 0,-18 0-176 0 0,0-1 0 0 0,1 0-1 0 0,-1 0 1 0 0,0-1 0 0 0,0 0 0 0 0,1-1-1 0 0,-1 0 1 0 0,0-1 0 0 0,6-2-69 0 0,137-65-4946 0 0,-123 57 3604 0 0</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09.177"/>
    </inkml:context>
    <inkml:brush xml:id="br0">
      <inkml:brushProperty name="width" value="0.1" units="cm"/>
      <inkml:brushProperty name="height" value="0.1" units="cm"/>
      <inkml:brushProperty name="color" value="#333333"/>
    </inkml:brush>
  </inkml:definitions>
  <inkml:trace contextRef="#ctx0" brushRef="#br0">0 381 3224 0 0,'2'1'143'0'0,"1"0"-115"0"0,0-1 0 0 0,0 0 1 0 0,0 1-1 0 0,1-1 0 0 0,-1 0 1 0 0,0-1-1 0 0,0 1 1 0 0,0-1-1 0 0,0 1 0 0 0,0-1 1 0 0,0 0-1 0 0,3-1-28 0 0,38-15 2974 0 0,-42 16-2804 0 0,4-2 449 0 0,0 0 0 0 0,-1 1 0 0 0,1-2 1 0 0,0 1-1 0 0,-1-1 0 0 0,0 0 0 0 0,2-1-619 0 0,-5 3 153 0 0,0 0 1 0 0,0 1-1 0 0,1 0 1 0 0,-1-1-1 0 0,0 1 1 0 0,1 0-1 0 0,-1 0 0 0 0,1 1 1 0 0,0-1-1 0 0,-1 0 1 0 0,2 1-154 0 0,17-7 859 0 0,256-106 929 0 0,-245 104-1788 0 0,-26 8 0 0 0,-1-1 0 0 0,1 1 0 0 0,0-1 0 0 0,-1 0 0 0 0,1-1 0 0 0,8-3-32 0 0,1 0 1 0 0,14-3 31 0 0,-13 4-7 0 0,0-1 1 0 0,6-3 6 0 0,-11 5 47 0 0,0 0 1 0 0,1 0 0 0 0,2 1-48 0 0,-6 1 18 0 0,1-1-1 0 0,0 0 0 0 0,-1 0 1 0 0,0 0-1 0 0,5-4-17 0 0,-11 6-23 0 0,1 0-1 0 0,-1 0 0 0 0,0 0 1 0 0,0 0-1 0 0,1 1 0 0 0,-1-1 1 0 0,0 1-1 0 0,1-1 0 0 0,2 1 24 0 0,-3 0-11 0 0,1-1 1 0 0,0 1-1 0 0,-1-1 0 0 0,1 1 1 0 0,0-1-1 0 0,-1 0 0 0 0,2-1 11 0 0,9-1 48 0 0,-12 3-44 0 0,0-1-1 0 0,0 1 1 0 0,0 0 0 0 0,0 0-1 0 0,0 0 1 0 0,0-1-1 0 0,0 1 1 0 0,0-1-1 0 0,0 1 1 0 0,0 0 0 0 0,0-1-1 0 0,0 0 1 0 0,0 1-1 0 0,0-1 1 0 0,-1 0-1 0 0,1 1 1 0 0,0-1 0 0 0,0 0-1 0 0,-1 0 1 0 0,1 1-1 0 0,-1-1 1 0 0,1 0-4 0 0,5-11 4 0 0,-4 9-8 0 0,-1 0-1 0 0,1-1 0 0 0,0 1 0 0 0,0 0 1 0 0,0 0-1 0 0,0 0 0 0 0,1 0 0 0 0,-1 1 0 0 0,1-1 1 0 0,0 1-1 0 0,0-1 0 0 0,0 1 0 0 0,0 0 1 0 0,0 0-1 0 0,0 0 0 0 0,0 0 0 0 0,1 1 1 0 0,1-2 4 0 0,0 2-37 0 0,-1 0 0 0 0,0-1 0 0 0,0 1 1 0 0,0 1-1 0 0,1-1 0 0 0,-1 1 1 0 0,0-1-1 0 0,1 1 0 0 0,-1 1 0 0 0,0-1 1 0 0,1 0-1 0 0,-1 1 0 0 0,1 0 37 0 0,1 1-235 0 0,0-1-1 0 0,1 0 1 0 0,-1-1 0 0 0,0 1-1 0 0,0-1 1 0 0,4-1 235 0 0,-4 1-13 0 0,0 0-1 0 0,0 0 1 0 0,0 0 0 0 0,0 1 0 0 0,-1 0-1 0 0,1 0 1 0 0,3 1 13 0 0,7 4 160 0 0,1 0 1 0 0,-2 1 0 0 0,1 1-1 0 0,-1 0 1 0 0,3 3-161 0 0,-15-9 11 0 0,0 0 1 0 0,1-1-1 0 0,-1 1 1 0 0,1-1 0 0 0,0 1-1 0 0,0-1 1 0 0,-1 0-1 0 0,1 0 1 0 0,0-1 0 0 0,0 1-1 0 0,0-1 1 0 0,0 0-1 0 0,0 0 1 0 0,0 0 0 0 0,0-1-1 0 0,2 0-11 0 0,10-2 72 0 0,0-1-1 0 0,-1 0 1 0 0,9-4-72 0 0,-6 1 188 0 0,9-3 171 0 0,-18 6 87 0 0,0 0 1 0 0,0 1-1 0 0,1 0 1 0 0,5-1-447 0 0,0 1 526 0 0,-1-1 1 0 0,1 0 0 0 0,0-2-527 0 0,-10 5 159 0 0,0 0-1 0 0,0 0 1 0 0,0 0 0 0 0,0 1 0 0 0,0 0-1 0 0,0 0 1 0 0,0 0 0 0 0,0 0 0 0 0,0 1 0 0 0,-1 0-1 0 0,2 0-158 0 0,-4-1 144 0 0,-2 3-705 0 0,-1 36-1232 0 0,-7-13 851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08.345"/>
    </inkml:context>
    <inkml:brush xml:id="br0">
      <inkml:brushProperty name="width" value="0.05" units="cm"/>
      <inkml:brushProperty name="height" value="0.05" units="cm"/>
    </inkml:brush>
  </inkml:definitions>
  <inkml:trace contextRef="#ctx0" brushRef="#br0">32 0 5064 0 0,'0'4'152'0'0,"1"0"0"0"0,-1 0 0 0 0,0 0 0 0 0,-1 0 0 0 0,1 4-152 0 0,-1 18 4848 0 0,1 6-332 0 0,0-1-3380 0 0,2-4-863 0 0,-1 1 1 0 0,-1-1 0 0 0,-2 6-274 0 0,-1 31-4201 0 0,3-55 2857 0 0</inkml:trace>
  <inkml:trace contextRef="#ctx0" brushRef="#br0" timeOffset="1">49 492 10536 0 0,'-6'75'5708'0'0,"5"-68"-5474"0"0,1-1 1 0 0,0 1 0 0 0,0 0 0 0 0,1 2-235 0 0,-1-2-78 0 0,1-1 0 0 0,-1 0 0 0 0,-1 1 0 0 0,1 1 78 0 0,-1 9-508 0 0,0 3-4873 0 0,-2-13 647 0 0</inkml:trace>
  <inkml:trace contextRef="#ctx0" brushRef="#br0" timeOffset="2">16 913 8720 0 0,'1'5'118'0'0,"0"1"1"0"0,-1-1-1 0 0,0 1 1 0 0,0 0-1 0 0,0-1 1 0 0,0 1-1 0 0,-2 4-118 0 0,0 20 1733 0 0,1-20-757 0 0,0 0-1 0 0,-1 1 1 0 0,0-1-1 0 0,-2 7-975 0 0,1-7 144 0 0,3-6-144 0 0</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09.993"/>
    </inkml:context>
    <inkml:brush xml:id="br0">
      <inkml:brushProperty name="width" value="0.1" units="cm"/>
      <inkml:brushProperty name="height" value="0.1" units="cm"/>
      <inkml:brushProperty name="color" value="#333333"/>
    </inkml:brush>
  </inkml:definitions>
  <inkml:trace contextRef="#ctx0" brushRef="#br0">1 197 10136 0 0,'0'0'464'0'0,"1"0"-10"0"0,4-1-339 0 0,-1-1 0 0 0,0 1-1 0 0,0-1 1 0 0,-1 0-1 0 0,1 0 1 0 0,0 0-1 0 0,0 0 1 0 0,-1-1 0 0 0,0 1-1 0 0,1-1 1 0 0,-1 0-1 0 0,0-1-114 0 0,5-2 548 0 0,7-7-295 0 0,1 0 1 0 0,0 1-1 0 0,1 1 1 0 0,0 1 0 0 0,1 0-1 0 0,0 1 1 0 0,1 1-254 0 0,16-3 9 0 0,14-2-9 0 0,9-3-52 0 0,-54 15 6 0 0,43-12-1705 0 0,10-1 1751 0 0,-16 7-4688 0 0</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10.460"/>
    </inkml:context>
    <inkml:brush xml:id="br0">
      <inkml:brushProperty name="width" value="0.1" units="cm"/>
      <inkml:brushProperty name="height" value="0.1" units="cm"/>
      <inkml:brushProperty name="color" value="#333333"/>
    </inkml:brush>
  </inkml:definitions>
  <inkml:trace contextRef="#ctx0" brushRef="#br0">1 4 1840 0 0,'19'0'160'0'0,"-5"-3"-160"0"0</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10.811"/>
    </inkml:context>
    <inkml:brush xml:id="br0">
      <inkml:brushProperty name="width" value="0.1" units="cm"/>
      <inkml:brushProperty name="height" value="0.1" units="cm"/>
      <inkml:brushProperty name="color" value="#333333"/>
    </inkml:brush>
  </inkml:definitions>
  <inkml:trace contextRef="#ctx0" brushRef="#br0">55 1 3224 0 0,'-1'1'240'0'0,"0"1"-133"0"0,0 0 1 0 0,0 0-1 0 0,0 1 1 0 0,-1-1-1 0 0,1 0 1 0 0,-1 0-1 0 0,1 0 1 0 0,-1-1-1 0 0,0 1 1 0 0,1 0-1 0 0,-1-1 1 0 0,0 1-1 0 0,-1 0-107 0 0,1-2 496 0 0,1 1-1 0 0,-1 0 0 0 0,0 0 1 0 0,0-1-1 0 0,0 1 1 0 0,0-1-1 0 0,0 0 1 0 0,0 0-1 0 0,-1 1 1 0 0,0-1-496 0 0,3-1 173 0 0,-1 1 0 0 0,1 0 0 0 0,0 0 0 0 0,0 0 0 0 0,-1 0 0 0 0,1 0 0 0 0,0 0 0 0 0,-1 0 1 0 0,1 0-1 0 0,0 0 0 0 0,-1 0 0 0 0,1 1 0 0 0,0-1 0 0 0,-1 0 0 0 0,1 0 0 0 0,0 0 0 0 0,0 0 0 0 0,-1 0 0 0 0,1 0 1 0 0,0 1-1 0 0,0-1 0 0 0,-1 0 0 0 0,1 0 0 0 0,0 0 0 0 0,0 1 0 0 0,-1-1 0 0 0,1 0 0 0 0,0 0 0 0 0,0 1 1 0 0,0-1-174 0 0,3 8 888 0 0,-1-6-953 0 0,0 0 0 0 0,0-1 0 0 0,1 1 0 0 0,-1 0 0 0 0,0-1 0 0 0,0 0 0 0 0,2 1 65 0 0,1 0 54 0 0,0-1 0 0 0,1 1 0 0 0,-1-1 0 0 0,1-1 0 0 0,0 1 0 0 0,-1-1 0 0 0,1 0 0 0 0,3 0-54 0 0,49-8 235 0 0,-12 1-690 0 0,-7 4 68 0 0,0 0-1790 0 0,12-3 2177 0 0,-13 2-4778 0 0</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12.019"/>
    </inkml:context>
    <inkml:brush xml:id="br0">
      <inkml:brushProperty name="width" value="0.1" units="cm"/>
      <inkml:brushProperty name="height" value="0.1" units="cm"/>
      <inkml:brushProperty name="color" value="#333333"/>
    </inkml:brush>
  </inkml:definitions>
  <inkml:trace contextRef="#ctx0" brushRef="#br0">4 188 3224 0 0,'4'7'475'0'0,"-3"-5"785"0"0,-1-2 349 0 0,0 0 72 0 0,0 0-93 0 0,0 0-447 0 0,0 0-197 0 0,0 0-42 0 0,0 0-34 0 0,0-9 574 0 0,0 0-1076 0 0,0 0-1 0 0,0 0 1 0 0,1 0-1 0 0,0 0 1 0 0,1 0-1 0 0,0 1 1 0 0,2-7-366 0 0,-3 13 88 0 0,0 0 1 0 0,-1 0-1 0 0,1 0 0 0 0,-1 0 1 0 0,1 0-1 0 0,-1 0 0 0 0,0 0 1 0 0,0 0-1 0 0,0-1 1 0 0,0 0-89 0 0,0-4 694 0 0,2 5-436 0 0,1-2-382 0 0,-10-5 2002 0 0,5 7-1818 0 0,2 2-8 0 0,-1 0-1 0 0,0 0 0 0 0,0 1 1 0 0,0-1-1 0 0,0 0 0 0 0,0 0 0 0 0,0 1 1 0 0,1-1-1 0 0,-1 1 0 0 0,0-1 1 0 0,0 0-1 0 0,1 1 0 0 0,-1-1 1 0 0,0 1-1 0 0,1 0 0 0 0,-1-1 1 0 0,0 1-1 0 0,1 0 0 0 0,-1-1 0 0 0,1 1 1 0 0,-1 0-1 0 0,1 0 0 0 0,-1-1 1 0 0,1 1-1 0 0,0 0 0 0 0,-1 0 1 0 0,1 0-1 0 0,0 0 0 0 0,-1-1 0 0 0,1 1 1 0 0,0 0-1 0 0,0 0 0 0 0,0 0 1 0 0,0 0-1 0 0,0 0 0 0 0,0 0 1 0 0,0 0-1 0 0,0-1 0 0 0,1 1 0 0 0,-1 0 1 0 0,0 0-1 0 0,0 0 0 0 0,1 0 1 0 0,-1 0-1 0 0,0-1 0 0 0,1 2-51 0 0,0-2 8 0 0,-1 1 1 0 0,0-1-1 0 0,1 0 0 0 0,-1 1 0 0 0,0-1 0 0 0,1 0 0 0 0,-1 1 0 0 0,1-1 1 0 0,-1 0-1 0 0,1 1 0 0 0,-1-1 0 0 0,1 0 0 0 0,-1 0 0 0 0,1 1 0 0 0,-1-1 0 0 0,1 0 1 0 0,-1 0-1 0 0,1 0 0 0 0,-1 0 0 0 0,1 0 0 0 0,-1 0 0 0 0,1 0 0 0 0,0 0 1 0 0,-1 0-1 0 0,1 0 0 0 0,-1 0 0 0 0,1 0 0 0 0,-1 0 0 0 0,1 0 0 0 0,-1-1 1 0 0,1 1-1 0 0,-1 0 0 0 0,1 0 0 0 0,-1-1 0 0 0,1 1 0 0 0,-1 0 0 0 0,1-1 0 0 0,-1 1 1 0 0,1-1-9 0 0,17-12 98 0 0,-13 8-73 0 0,-1 0 0 0 0,-1 0 0 0 0,1 0 1 0 0,-1-1-1 0 0,0 1 0 0 0,0-1 0 0 0,0 0 0 0 0,-1 0 0 0 0,0 1 0 0 0,1-6-25 0 0,-3 8 7 0 0,0 2-6 0 0,0 0 0 0 0,0 1 1 0 0,0-1-1 0 0,1 0 0 0 0,-1 0 0 0 0,0 1 0 0 0,0-1 0 0 0,1 0 1 0 0,-1 0-1 0 0,0 1 0 0 0,1-1 0 0 0,-1 0 0 0 0,1 1 0 0 0,-1-1 1 0 0,1 1-1 0 0,-1-1 0 0 0,1 0 0 0 0,-1 1 0 0 0,1-1-1 0 0,0 1-132 0 0,-1 0-73 0 0,0 0-19 0 0,0 0 59 0 0,-9 21 747 0 0,-5 6-271 0 0,12-23-295 0 0,-1 0 0 0 0,1 0 0 0 0,0 0 0 0 0,0 0 0 0 0,0 0-1 0 0,0 1 1 0 0,1-1 0 0 0,0 1 0 0 0,0-1 0 0 0,0 1-16 0 0,1 1 11 0 0,0 0-16 0 0,-9 16 69 0 0,5-15-73 0 0,3-6-92 0 0,1-1 1 0 0,0 0-215 0 0,0 0-946 0 0,0 0-413 0 0</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12.532"/>
    </inkml:context>
    <inkml:brush xml:id="br0">
      <inkml:brushProperty name="width" value="0.1" units="cm"/>
      <inkml:brushProperty name="height" value="0.1" units="cm"/>
      <inkml:brushProperty name="color" value="#333333"/>
    </inkml:brush>
  </inkml:definitions>
  <inkml:trace contextRef="#ctx0" brushRef="#br0">1 119 6912 0 0,'0'0'528'0'0,"0"0"-118"0"0,0 0 774 0 0,0 0 380 0 0,0 0 72 0 0,0 0-98 0 0,1 0-486 0 0,4 0-731 0 0,0-1 0 0 0,1 1 0 0 0,-2-1 0 0 0,1 0 1 0 0,0-1-1 0 0,0 1 0 0 0,0-1 0 0 0,0 0 0 0 0,0-1-321 0 0,43-25 980 0 0,-6 3-43 0 0,46-16 771 0 0,-82 39-1639 0 0,-1 0 0 0 0,1 0 0 0 0,-1 1 0 0 0,1-1 0 0 0,0 1 0 0 0,0 1 0 0 0,0-1-1 0 0,-1 1 1 0 0,1 0 0 0 0,0 0 0 0 0,0 1 0 0 0,0-1 0 0 0,-1 1 0 0 0,1 1 0 0 0,0-1 0 0 0,-1 1-1 0 0,1 0 1 0 0,-1 0 0 0 0,1 1 0 0 0,-1-1 0 0 0,0 1 0 0 0,0 0 0 0 0,0 1 0 0 0,-1-1 0 0 0,1 1-1 0 0,-1 0 1 0 0,2 2-69 0 0,-2 0 34 0 0,0 0 0 0 0,-1 0 0 0 0,0 0 0 0 0,0 1 0 0 0,-1-1 0 0 0,0 0-1 0 0,0 1 1 0 0,0 0 0 0 0,-1-1 0 0 0,0 1 0 0 0,0 0 0 0 0,0 0 0 0 0,-1 0 0 0 0,0 0 0 0 0,-1 0-1 0 0,0-1 1 0 0,0 4-34 0 0,-4 15 130 0 0,0 0 0 0 0,-2 0 0 0 0,-1-1 0 0 0,-1 0-130 0 0,0 2-820 0 0,-1-1-1 0 0,-2 0 1 0 0,0-1-1 0 0,-2-1 1 0 0,-8 11 820 0 0,8-16-7409 0 0</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12.933"/>
    </inkml:context>
    <inkml:brush xml:id="br0">
      <inkml:brushProperty name="width" value="0.1" units="cm"/>
      <inkml:brushProperty name="height" value="0.1" units="cm"/>
      <inkml:brushProperty name="color" value="#333333"/>
    </inkml:brush>
  </inkml:definitions>
  <inkml:trace contextRef="#ctx0" brushRef="#br0">20 0 11520 0 0,'0'0'886'0'0,"0"0"-406"0"0,0 0 463 0 0,0 0 265 0 0,0 3 52 0 0,10 56 65 0 0,-3 0 0 0 0,-3 0 0 0 0,-3 0 0 0 0,-3 34-1325 0 0,-11 66-3035 0 0,-8 13 3035 0 0,16-142-1363 0 0</inkml:trace>
  <inkml:trace contextRef="#ctx0" brushRef="#br0" timeOffset="1">67 509 3680 0 0,'4'-1'101'0'0,"0"1"1"0"0,1-1-1 0 0,-1 1 1 0 0,1 0-1 0 0,-1 0 1 0 0,1 0-1 0 0,1 1-101 0 0,33 6 4096 0 0,-7 0 2296 0 0,-8-4-2778 0 0,0-2 0 0 0,23-1-3614 0 0,-31-1 492 0 0,1 1 0 0 0,0 0 0 0 0,-1 1 1 0 0,1 1-1 0 0,-1 1 0 0 0,0 0 0 0 0,3 2-492 0 0,-4-1 23 0 0,-13-4-63 0 0,0 0 1 0 0,-1 1-1 0 0,1-1 1 0 0,0 1-1 0 0,-1-1 1 0 0,1 1-1 0 0,-1-1 0 0 0,1 1 1 0 0,-1 0-1 0 0,1 0 1 0 0,-1 0-1 0 0,2 1 40 0 0,-2-1-550 0 0,-1-1-1013 0 0,0 0-4124 0 0,0 0-1764 0 0</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13.292"/>
    </inkml:context>
    <inkml:brush xml:id="br0">
      <inkml:brushProperty name="width" value="0.1" units="cm"/>
      <inkml:brushProperty name="height" value="0.1" units="cm"/>
      <inkml:brushProperty name="color" value="#333333"/>
    </inkml:brush>
  </inkml:definitions>
  <inkml:trace contextRef="#ctx0" brushRef="#br0">53 54 11976 0 0,'0'-2'546'0'0,"2"-2"-273"0"0,11-23 183 0 0,-12 25-430 0 0,0 0-1 0 0,0 1 0 0 0,0-1 0 0 0,1 1 1 0 0,-1-1-1 0 0,0 1 0 0 0,1 0 0 0 0,-1-1 1 0 0,0 1-1 0 0,1 0 0 0 0,-1 0 0 0 0,1 0 1 0 0,0 0-1 0 0,0 0-25 0 0,0 0 1728 0 0,-2 1 592 0 0,0 0 117 0 0,0 0-205 0 0,5 10-100 0 0,-4-4-2026 0 0,1 1 1 0 0,-1-1-1 0 0,-1 1 0 0 0,1-1 1 0 0,-1 1-1 0 0,0 0 1 0 0,-1-1-1 0 0,0 1 0 0 0,0 0 1 0 0,-1 2-107 0 0,-5 18 592 0 0,0-1 1 0 0,-3 1-593 0 0,-4 17 280 0 0,-4 13-2029 0 0,-3-1-3967 0 0,2-15-2682 0 0</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13.842"/>
    </inkml:context>
    <inkml:brush xml:id="br0">
      <inkml:brushProperty name="width" value="0.1" units="cm"/>
      <inkml:brushProperty name="height" value="0.1" units="cm"/>
      <inkml:brushProperty name="color" value="#333333"/>
    </inkml:brush>
  </inkml:definitions>
  <inkml:trace contextRef="#ctx0" brushRef="#br0">1 30 5984 0 0,'0'0'273'0'0,"0"0"-5"0"0,0 0-16 0 0,0 0 568 0 0,0 0 268 0 0,0 0 52 0 0,1-1-75 0 0,19-17 1217 0 0,-13 11-1672 0 0,23 4 608 0 0,-27 3-1014 0 0,-2 1-123 0 0,24 17-43 0 0,-18-13 201 0 0,1 0 0 0 0,-2 1 1 0 0,1-1-1 0 0,0 1 0 0 0,3 6-239 0 0,2 1 13 0 0,1-1-1 0 0,0-1 0 0 0,0 0 0 0 0,5 2-12 0 0,7 6-4139 0 0,-3-2-1202 0 0</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14.219"/>
    </inkml:context>
    <inkml:brush xml:id="br0">
      <inkml:brushProperty name="width" value="0.1" units="cm"/>
      <inkml:brushProperty name="height" value="0.1" units="cm"/>
      <inkml:brushProperty name="color" value="#333333"/>
    </inkml:brush>
  </inkml:definitions>
  <inkml:trace contextRef="#ctx0" brushRef="#br0">1 0 6448 0 0,'1'2'297'0'0,"5"9"103"0"0,0-1-79 0 0,0 0 0 0 0,0 0 0 0 0,1-1 0 0 0,1 1-321 0 0,-6-9 456 0 0,0 1 0 0 0,1-1 0 0 0,-1 0 0 0 0,0 0 0 0 0,1 1 0 0 0,-1-1 0 0 0,1-1-1 0 0,-1 1 1 0 0,1 0 0 0 0,1 0-456 0 0,2 0 204 0 0,7 2-145 0 0,-1 0 1 0 0,0-1 0 0 0,0-1 0 0 0,9 0-60 0 0,-7-1-125 0 0,-1 2 0 0 0,0-1 0 0 0,9 3 125 0 0,-8 0-184 0 0</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14.739"/>
    </inkml:context>
    <inkml:brush xml:id="br0">
      <inkml:brushProperty name="width" value="0.1" units="cm"/>
      <inkml:brushProperty name="height" value="0.1" units="cm"/>
      <inkml:brushProperty name="color" value="#333333"/>
    </inkml:brush>
  </inkml:definitions>
  <inkml:trace contextRef="#ctx0" brushRef="#br0">1 1 8288 0 0,'2'2'190'0'0,"4"8"-9"0"0,-2-4-58 0 0,0-1 0 0 0,0 0 1 0 0,1 1-1 0 0,3 2-123 0 0,57 51 1032 0 0,-47-40-350 0 0,-16-17-580 0 0,1 1-1 0 0,-1 0 1 0 0,0-1 0 0 0,1 0 0 0 0,0 1-1 0 0,-1-1 1 0 0,1 0 0 0 0,2 1-102 0 0,-1-1 101 0 0,0 0 0 0 0,-1 0 0 0 0,1 1 0 0 0,-1-1 0 0 0,0 1-1 0 0,0 0 1 0 0,0 0 0 0 0,0 0 0 0 0,-1 0 0 0 0,1 0 0 0 0,-1 1 0 0 0,1-1 0 0 0,-1 1 0 0 0,-1-1 0 0 0,3 5-101 0 0,-3-6 6 0 0,0 0-1 0 0,1 0 1 0 0,-1 0-1 0 0,1 0 1 0 0,-1 0-1 0 0,1 0 1 0 0,0-1-1 0 0,-1 1 1 0 0,1 0 0 0 0,0-1-1 0 0,0 1 1 0 0,1-1-1 0 0,0 1-5 0 0,31 10-535 0 0,-27-10 202 0 0,-1 1 0 0 0,1-1 1 0 0,0 1-1 0 0,5 3 333 0 0,14 7-1400 0 0,-21-11 1137 0 0,-1-1 1 0 0,0 1-1 0 0,0 1 0 0 0,0-1 1 0 0,0 1-1 0 0,0-1 0 0 0,0 1 0 0 0,-1 0 1 0 0,3 2 262 0 0,-2-1-171 0 0,0 0 1 0 0,1-1-1 0 0,0 0 1 0 0,0 0-1 0 0,-1 0 1 0 0,6 1 170 0 0,-5-1-31 0 0,1 0 0 0 0,-1 0 0 0 0,1 1 0 0 0,4 3 31 0 0,12 10 186 0 0,-18-15-108 0 0,-1 1-1 0 0,1-1 1 0 0,-1 1 0 0 0,0-1-1 0 0,0 1 1 0 0,0 0-1 0 0,0 1 1 0 0,0 0-78 0 0,3 2 118 0 0,-1 0 0 0 0,1 0 0 0 0,1 0 0 0 0,-1-1 0 0 0,1 1 0 0 0,0-2 0 0 0,0 1 1 0 0,0-1-119 0 0,-3-1 29 0 0,14 12 63 0 0,-16-13-91 0 0,0 0 0 0 0,0 0 0 0 0,0 0 0 0 0,1 0 0 0 0,-1-1 0 0 0,1 1 0 0 0,-1 0 0 0 0,3 0-1 0 0,1 1 92 0 0,-1-1-1 0 0,0 1 0 0 0,0 1 0 0 0,0-1 0 0 0,0 1 0 0 0,1 1-91 0 0,14 10 673 0 0,-17-13-517 0 0,-1 0 0 0 0,1 1 0 0 0,-1-1 0 0 0,0 1 0 0 0,0-1-1 0 0,2 4-155 0 0,10 10 920 0 0,-11-13-677 0 0,0 0 1 0 0,-1-1-1 0 0,1 1 0 0 0,-1 0 0 0 0,0 1 1 0 0,0-1-1 0 0,2 3-243 0 0,-1 0 182 0 0,-2-5-74 0 0,1 0-28 0 0,0-1 1 0 0,-1 0-1 0 0,1 1 0 0 0,0-1 0 0 0,-1 1 1 0 0,1 0-1 0 0,-1 0 0 0 0,1-1 0 0 0,-1 1 0 0 0,1 0 1 0 0,0 1-81 0 0,-1-1 123 0 0,1 0 0 0 0,-1 0 1 0 0,1 0-1 0 0,-1 0 0 0 0,1-1 0 0 0,0 1 1 0 0,-1 0-1 0 0,1-1 0 0 0,0 1 1 0 0,0-1-1 0 0,0 1-123 0 0,33 2 1706 0 0,-4 6-803 0 0,-29-9-798 0 0,-2 0-1 0 0,0 0 0 0 0,11 3 104 0 0,-8-3-94 0 0,-3 0 39 0 0,0 0 20 0 0,0 0 3 0 0,0 0-42 0 0,0 0-172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09.664"/>
    </inkml:context>
    <inkml:brush xml:id="br0">
      <inkml:brushProperty name="width" value="0.05" units="cm"/>
      <inkml:brushProperty name="height" value="0.05" units="cm"/>
    </inkml:brush>
  </inkml:definitions>
  <inkml:trace contextRef="#ctx0" brushRef="#br0">1 0 4144 0 0,'0'0'191'0'0,"0"0"286"0"0,0 0 1099 0 0,0 0 478 0 0,0 0 98 0 0,0 0-162 0 0,0 0-770 0 0,0 0-336 0 0,3 10 1811 0 0,-2-1-2014 0 0,1-2-58 0 0,-1 1-1 0 0,0 0 0 0 0,0-1 0 0 0,-1 1 0 0 0,0 4-622 0 0,-4 16 719 0 0,0 18 635 0 0,6-16-3771 0 0,0-24 905 0 0</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15.315"/>
    </inkml:context>
    <inkml:brush xml:id="br0">
      <inkml:brushProperty name="width" value="0.1" units="cm"/>
      <inkml:brushProperty name="height" value="0.1" units="cm"/>
      <inkml:brushProperty name="color" value="#333333"/>
    </inkml:brush>
  </inkml:definitions>
  <inkml:trace contextRef="#ctx0" brushRef="#br0">183 0 5064 0 0,'0'0'389'0'0,"0"0"-16"0"0,0 0 862 0 0,0 0 408 0 0,0 0 79 0 0,0 0-82 0 0,0 0-422 0 0,0 0-186 0 0,0 0-38 0 0,0 0-72 0 0,0 0-272 0 0,0 0-118 0 0,0 0-20 0 0,0 0-44 0 0,0 0-159 0 0,0 10 2377 0 0,0-10-2683 0 0,0 1 0 0 0,0 0 0 0 0,0-1 0 0 0,0 1 0 0 0,0-1 0 0 0,0 1 0 0 0,0-1 0 0 0,0 1 0 0 0,0-1 0 0 0,0 1 0 0 0,-1 0 0 0 0,1-1 0 0 0,0 1 0 0 0,0-1 0 0 0,-1 1 0 0 0,1-1 0 0 0,0 0 0 0 0,-1 1 0 0 0,1-1 0 0 0,0 1 0 0 0,-1-1 0 0 0,1 0 0 0 0,-1 1 0 0 0,1-1 0 0 0,-1 0 0 0 0,1 1 0 0 0,-1-1 0 0 0,1 0-3 0 0,-2 1 6 0 0,-2 3 65 0 0,-1-1 0 0 0,0 1 1 0 0,0-1-1 0 0,0-1 0 0 0,0 1 0 0 0,0-1 0 0 0,-1 0 0 0 0,1 0 0 0 0,0 0 0 0 0,-6 0-71 0 0,3 0-346 0 0,0 1-1 0 0,0-1 1 0 0,0 1 0 0 0,0 1-1 0 0,1-1 1 0 0,0 2-1 0 0,-1-1 1 0 0,1 1 0 0 0,-5 4 346 0 0,10-7-283 0 0,-1 1 1 0 0,1-1 0 0 0,-1 1-1 0 0,1 0 1 0 0,0 0-1 0 0,0 0 1 0 0,0 0 0 0 0,0 0-1 0 0,1 0 1 0 0,-1 2 282 0 0,-4 10-3624 0 0,4-11 1949 0 0,2-3-3051 0 0</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15.717"/>
    </inkml:context>
    <inkml:brush xml:id="br0">
      <inkml:brushProperty name="width" value="0.1" units="cm"/>
      <inkml:brushProperty name="height" value="0.1" units="cm"/>
      <inkml:brushProperty name="color" value="#333333"/>
    </inkml:brush>
  </inkml:definitions>
  <inkml:trace contextRef="#ctx0" brushRef="#br0">574 1 6448 0 0,'-11'19'1827'0'0,"-2"1"0"0"0,1-2 0 0 0,-2 1 0 0 0,-1-2 1 0 0,-14 15-1828 0 0,-9 9-150 0 0,29-32-532 0 0</inkml:trace>
  <inkml:trace contextRef="#ctx0" brushRef="#br0" timeOffset="1">164 456 7368 0 0,'-2'3'227'0'0,"0"1"0"0"0,0-1 1 0 0,0 1-1 0 0,-1-1 0 0 0,1 0 1 0 0,-1 0-1 0 0,0 0 0 0 0,0 0 1 0 0,-2 1-228 0 0,-15 17 2803 0 0,5 1-861 0 0,10-14-1633 0 0,0 0 0 0 0,0-1 0 0 0,0 0 0 0 0,-1 0 0 0 0,-1-1 0 0 0,1 1 0 0 0,-1-1 1 0 0,-2 1-310 0 0,2-1-203 0 0,0-1 1 0 0,1 1 0 0 0,-1 1 0 0 0,0 1 202 0 0,-4 3-2638 0 0,10-9 1221 0 0</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16.130"/>
    </inkml:context>
    <inkml:brush xml:id="br0">
      <inkml:brushProperty name="width" value="0.1" units="cm"/>
      <inkml:brushProperty name="height" value="0.1" units="cm"/>
      <inkml:brushProperty name="color" value="#333333"/>
    </inkml:brush>
  </inkml:definitions>
  <inkml:trace contextRef="#ctx0" brushRef="#br0">1354 1 5984 0 0,'-5'1'88'0'0,"1"1"0"0"0,-1 0 1 0 0,1 1-1 0 0,0-1 0 0 0,0 1 1 0 0,0-1-1 0 0,-3 4-88 0 0,2-2 76 0 0,0 0 0 0 0,-1 0-1 0 0,0-1 1 0 0,-1 2-76 0 0,-2-2 980 0 0,1 1-1 0 0,0 0 1 0 0,0 1 0 0 0,0 0-1 0 0,1 0 1 0 0,0 1 0 0 0,0 0-1 0 0,-6 6-979 0 0,-8 10 158 0 0,0 1 0 0 0,2 1-1 0 0,1 1 1 0 0,-3 6-158 0 0,14-21-128 0 0,-1 0 1 0 0,1 0-1 0 0,-2-1 1 0 0,0 0-1 0 0,-7 5 128 0 0,-7 8-983 0 0,14-13 551 0 0</inkml:trace>
  <inkml:trace contextRef="#ctx0" brushRef="#br0" timeOffset="1">42 1309 2304 0 0,'-14'29'200'0'0,"9"-17"-200"0"0,0 0 0 0 0,-4 1 0 0 0,1-5 256 0 0</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16.565"/>
    </inkml:context>
    <inkml:brush xml:id="br0">
      <inkml:brushProperty name="width" value="0.1" units="cm"/>
      <inkml:brushProperty name="height" value="0.1" units="cm"/>
      <inkml:brushProperty name="color" value="#333333"/>
    </inkml:brush>
  </inkml:definitions>
  <inkml:trace contextRef="#ctx0" brushRef="#br0">516 1 3224 0 0,'-11'8'312'0'0,"-20"0"3387"0"0,1 2 0 0 0,-22 11-3699 0 0,40-15 378 0 0,1 1-1 0 0,-1 0 0 0 0,-10 9-377 0 0,-9 5 1014 0 0,20-11-488 0 0,10-9-480 0 0,0 0 1 0 0,0 0 0 0 0,0-1-1 0 0,0 1 1 0 0,0 0-1 0 0,0 0 1 0 0,0-1 0 0 0,0 1-1 0 0,0 0 1 0 0,0-1 0 0 0,0 1-1 0 0,0-1 1 0 0,-1 1-1 0 0,1-1 1 0 0,0 0 0 0 0,0 0-1 0 0,-2 1-46 0 0,-11 4 722 0 0,6-5-693 0 0,0 1 0 0 0,1 0 0 0 0,-1 0 0 0 0,1 1 0 0 0,-1 0 0 0 0,1 1 0 0 0,0-1 0 0 0,-1 1 0 0 0,0 1-29 0 0,-10 4 424 0 0,13-6-424 0 0,-1 0-1 0 0,1 0 1 0 0,0 1-1 0 0,0-1 1 0 0,0 1 0 0 0,0 1-1 0 0,0-1 1 0 0,0 0-1 0 0,1 1 1 0 0,0 0-1 0 0,0 0 1 0 0,0 1 0 0 0,-3 3 0 0 0,-7 7 284 0 0,11-12-103 0 0,0 0 1 0 0,0 0-1 0 0,1 0 1 0 0,-1 0-1 0 0,1 0 1 0 0,0 1-1 0 0,-1-1 0 0 0,1 2-181 0 0,-1 0 197 0 0,-1 1 0 0 0,0-1-1 0 0,0 0 1 0 0,-1 0 0 0 0,1 0-1 0 0,-1 0 1 0 0,0-1 0 0 0,-5 4-197 0 0,8-7 13 0 0,-10 9-353 0 0,24-6-475 0 0</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17.038"/>
    </inkml:context>
    <inkml:brush xml:id="br0">
      <inkml:brushProperty name="width" value="0.1" units="cm"/>
      <inkml:brushProperty name="height" value="0.1" units="cm"/>
      <inkml:brushProperty name="color" value="#333333"/>
    </inkml:brush>
  </inkml:definitions>
  <inkml:trace contextRef="#ctx0" brushRef="#br0">22 9 17503 0 0,'0'0'399'0'0,"0"-1"-280"0"0,0 1 1 0 0,0 0-1 0 0,0-1 0 0 0,0 1 1 0 0,0-1-1 0 0,0 1 0 0 0,0-1 1 0 0,0 1-1 0 0,0 0 0 0 0,0-1 1 0 0,0 1-1 0 0,0-1 0 0 0,0 1 1 0 0,0 0-1 0 0,0-1 0 0 0,0 1 1 0 0,-1-1-1 0 0,1 1 0 0 0,0 0 1 0 0,-1-1-120 0 0,0 1 109 0 0,1 1 0 0 0,-1-1 0 0 0,0 0 0 0 0,0 0 0 0 0,0 1 0 0 0,0-1 0 0 0,0 1 0 0 0,0-1 0 0 0,0 1 0 0 0,1-1 0 0 0,-1 1 0 0 0,0 0 0 0 0,0-1 0 0 0,1 1 0 0 0,-1 0 0 0 0,0-1 0 0 0,1 1 0 0 0,-1 0 0 0 0,1 0 0 0 0,-1 0 0 0 0,1 0 0 0 0,-1-1 0 0 0,1 1 0 0 0,0 0 0 0 0,0 0 0 0 0,-1 0 0 0 0,1 0 0 0 0,0 0 0 0 0,0 0 0 0 0,0 0-1 0 0,0 0 1 0 0,0 0-108 0 0,-1 4-42 0 0,1-1 1 0 0,0 0 0 0 0,0 0 0 0 0,0 1 0 0 0,0-1-1 0 0,1 0 1 0 0,0 2 40 0 0,5 24 535 0 0,-1 1 0 0 0,0 11-535 0 0,-2-15 394 0 0,7 98 214 0 0,-6 87-608 0 0,-3-160 0 0 0,-1 37 0 0 0,-1 6-4207 0 0,1-37-760 0 0,0-58-2114 0 0</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17.412"/>
    </inkml:context>
    <inkml:brush xml:id="br0">
      <inkml:brushProperty name="width" value="0.1" units="cm"/>
      <inkml:brushProperty name="height" value="0.1" units="cm"/>
      <inkml:brushProperty name="color" value="#333333"/>
    </inkml:brush>
  </inkml:definitions>
  <inkml:trace contextRef="#ctx0" brushRef="#br0">0 30 15664 0 0,'0'0'356'0'0,"0"0"49"0"0,0 0 21 0 0,0 0-42 0 0,3 0-250 0 0,88-25 1824 0 0,-85 23-1860 0 0,-1 1-1 0 0,1 0 1 0 0,0 1-1 0 0,0-1 1 0 0,-1 1-1 0 0,1 1 1 0 0,0-1-1 0 0,0 1 0 0 0,0 0 1 0 0,-1 0-1 0 0,1 0 1 0 0,0 1-1 0 0,-1 0 1 0 0,1 0-1 0 0,-1 0 1 0 0,0 1-1 0 0,0 0 1 0 0,0 0-1 0 0,0 0 0 0 0,0 0 1 0 0,-1 1-1 0 0,1 1-97 0 0,-3-3 0 0 0,0 0 0 0 0,-1 0 0 0 0,1 1 0 0 0,-1-1 0 0 0,1 1 0 0 0,-1-1 0 0 0,0 1 0 0 0,1 1 0 0 0,5 12 0 0 0,-5-10 99 0 0,1-1-1 0 0,-1 0 0 0 0,0 1 1 0 0,-1-1-1 0 0,0 1 0 0 0,1-1 1 0 0,-2 1-1 0 0,1 0 0 0 0,-1-1 1 0 0,0 1-1 0 0,0 0 0 0 0,0 0 1 0 0,-1-1-1 0 0,0 1 0 0 0,0 0 1 0 0,0-1-1 0 0,-2 5-98 0 0,-3 6 21 0 0,1-1 0 0 0,-2 0 0 0 0,0-1-1 0 0,-1 1 1 0 0,-8 10-21 0 0,-45 54 264 0 0,32-40-264 0 0,8-11 0 0 0,-4 9 0 0 0,24-36-6 0 0,1 1 0 0 0,-1-1-1 0 0,0 0 1 0 0,0 1 0 0 0,0-1 0 0 0,0 0-1 0 0,0 0 1 0 0,0 1 0 0 0,0-1-1 0 0,-1 0 1 0 0,1 0 0 0 0,0 0 0 0 0,0 0-1 0 0,-1-1 1 0 0,1 1 0 0 0,-1 0-1 0 0,1-1 1 0 0,-1 1 0 0 0,1-1 0 0 0,-1 1-1 0 0,0-1 7 0 0,0 0-690 0 0,2 0-262 0 0,0 0-59 0 0,0 0-12 0 0</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18.142"/>
    </inkml:context>
    <inkml:brush xml:id="br0">
      <inkml:brushProperty name="width" value="0.1" units="cm"/>
      <inkml:brushProperty name="height" value="0.1" units="cm"/>
      <inkml:brushProperty name="color" value="#333333"/>
    </inkml:brush>
  </inkml:definitions>
  <inkml:trace contextRef="#ctx0" brushRef="#br0">209 141 11056 0 0,'-10'-6'819'0'0,"-1"1"0"0"0,0 0 0 0 0,-11-4-819 0 0,-17-3 5235 0 0,39 11-5105 0 0,-4 0 163 0 0,0 0 0 0 0,1 1 0 0 0,-1-1-1 0 0,0 1 1 0 0,0-1 0 0 0,0 1 0 0 0,1 0 0 0 0,-1 0 0 0 0,0 1 0 0 0,0-1-1 0 0,0 1 1 0 0,1 0 0 0 0,-2 0-293 0 0,3 0 77 0 0,-1 0 1 0 0,1 0-1 0 0,0 0 0 0 0,0 0 0 0 0,0 1 0 0 0,0-1 0 0 0,0 0 1 0 0,0 1-1 0 0,0 0 0 0 0,1-1 0 0 0,-1 1 0 0 0,0 0 1 0 0,1 0-1 0 0,0 0 0 0 0,-1 0 0 0 0,1 0 0 0 0,0 0 1 0 0,0 0-1 0 0,0 0 0 0 0,0 1 0 0 0,0-1 0 0 0,1 1-77 0 0,-5 14 123 0 0,0 1-44 0 0,1-1-1 0 0,0 1 1 0 0,1 0 0 0 0,1 2-79 0 0,0 26 89 0 0,2-1 0 0 0,3 30-89 0 0,-1-58 26 0 0,1 1-1 0 0,1-1 0 0 0,0 0 1 0 0,2 0-1 0 0,0 0 0 0 0,0-1 1 0 0,2 0-1 0 0,8 15-25 0 0,-12-26 17 0 0,1 0 1 0 0,-1 1-1 0 0,1-2 0 0 0,0 1 1 0 0,0-1-1 0 0,1 1 0 0 0,-1-1 1 0 0,1-1-1 0 0,0 1 0 0 0,0-1 1 0 0,0 0-1 0 0,1-1 0 0 0,-1 1 1 0 0,1-1-1 0 0,-1 0 0 0 0,1-1 1 0 0,0 0-1 0 0,-1 0 0 0 0,1 0 1 0 0,0-1-1 0 0,0 0 0 0 0,0 0 1 0 0,6-2-18 0 0,-3 0 67 0 0,-1 0 0 0 0,0-1 1 0 0,1 0-1 0 0,-1 0 0 0 0,-1-1 1 0 0,1-1-1 0 0,-1 1 1 0 0,1-2-1 0 0,-1 1 0 0 0,-1-1 1 0 0,1 0-1 0 0,-1 0 0 0 0,0-1 1 0 0,0 0-1 0 0,-1 0 1 0 0,1-2-68 0 0,13-19 211 0 0,-1-1 1 0 0,-1-1 0 0 0,11-27-212 0 0,-23 47 25 0 0,9-22 36 0 0,-1 0-1 0 0,-2-1 0 0 0,3-13-60 0 0,-12 33 19 0 0,0-1-1 0 0,-1 0 0 0 0,0 1 0 0 0,-1-1 0 0 0,0 0 0 0 0,-1 0 0 0 0,-1-1-18 0 0,1 7 8 0 0,-1 1 0 0 0,0 0 0 0 0,-1-1 0 0 0,1 1 0 0 0,-1 0 0 0 0,-1 0 0 0 0,1 0 0 0 0,-1 0 0 0 0,-1 0 0 0 0,1 1 0 0 0,-1-1 0 0 0,0 1 0 0 0,-5-5-8 0 0,4 6-118 0 0,-1 0 0 0 0,1 1-1 0 0,-1-1 1 0 0,0 1 0 0 0,-1 0-1 0 0,1 1 1 0 0,-1-1 0 0 0,1 1 0 0 0,-1 1-1 0 0,0-1 1 0 0,0 1 0 0 0,-1 0-1 0 0,1 1 1 0 0,0 0 0 0 0,0 0 0 0 0,-1 0-1 0 0,1 1 1 0 0,-1 0 0 0 0,1 1 0 0 0,0 0-1 0 0,-7 1 119 0 0,-3 2-1780 0 0</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18.560"/>
    </inkml:context>
    <inkml:brush xml:id="br0">
      <inkml:brushProperty name="width" value="0.1" units="cm"/>
      <inkml:brushProperty name="height" value="0.1" units="cm"/>
      <inkml:brushProperty name="color" value="#333333"/>
    </inkml:brush>
  </inkml:definitions>
  <inkml:trace contextRef="#ctx0" brushRef="#br0">0 0 6448 0 0,'0'0'498'0'0,"1"2"57"0"0,2 2 837 0 0,0 0 0 0 0,0 0 0 0 0,0 0 0 0 0,0 0 0 0 0,1-1 0 0 0,1 1-1392 0 0,25 17 4840 0 0,-10-11-2952 0 0,1-1 0 0 0,8 3-1888 0 0,11 3 1586 0 0,-15-4-743 0 0,41 20 683 0 0,-59-27-1401 0 0,1 1-1 0 0,-1-1 0 0 0,0 1 0 0 0,-1 0 0 0 0,0 1 1 0 0,1 0-1 0 0,0 2-124 0 0,13 14 198 0 0,-14-17-252 0 0,-1 0-1 0 0,0 0 0 0 0,0 1 1 0 0,0 0-1 0 0,-1 0 0 0 0,0 0 1 0 0,0 0-1 0 0,-1 1 0 0 0,1 2 55 0 0,-4-8-175 0 0,1 0-13 0 0,-1-1-1 0 0,0 1 1 0 0,0 0-1 0 0,0-1 1 0 0,0 1 0 0 0,1 0-1 0 0,-1-1 1 0 0,0 1-1 0 0,0 0 1 0 0,0-1-1 0 0,-1 1 1 0 0,1 0 0 0 0,0 0-1 0 0,0-1 1 0 0,0 1-1 0 0,0 0 1 0 0,-1-1 188 0 0,-3 8-9326 0 0</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19.101"/>
    </inkml:context>
    <inkml:brush xml:id="br0">
      <inkml:brushProperty name="width" value="0.1" units="cm"/>
      <inkml:brushProperty name="height" value="0.1" units="cm"/>
      <inkml:brushProperty name="color" value="#333333"/>
    </inkml:brush>
  </inkml:definitions>
  <inkml:trace contextRef="#ctx0" brushRef="#br0">0 9 7776 0 0,'0'0'356'0'0,"0"0"-8"0"0,0 0-123 0 0,9-4 1775 0 0,-6 3-1907 0 0,-1 1-1 0 0,0-1 1 0 0,1 0 0 0 0,-1 1 0 0 0,1-1-1 0 0,-1 1 1 0 0,1 0 0 0 0,-1-1 0 0 0,1 1-1 0 0,-1 1 1 0 0,1-1 0 0 0,-1 0 0 0 0,1 0-1 0 0,-1 1 1 0 0,0 0 0 0 0,1-1 0 0 0,1 2-93 0 0,20 2 294 0 0,-21-4-246 0 0,0 1 0 0 0,-1-1 1 0 0,1 1-1 0 0,0 0 0 0 0,-1 0 1 0 0,1 0-1 0 0,0 0 0 0 0,-1 0 1 0 0,1 1-49 0 0,7 2 150 0 0,-6-2-35 0 0,1 1 0 0 0,-1 0 0 0 0,1-1 0 0 0,-1 1 1 0 0,0 1-1 0 0,3 2-115 0 0,12 9 249 0 0,68 43 170 0 0,-38-33-1254 0 0,-30-16-74 0 0</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19.610"/>
    </inkml:context>
    <inkml:brush xml:id="br0">
      <inkml:brushProperty name="width" value="0.1" units="cm"/>
      <inkml:brushProperty name="height" value="0.1" units="cm"/>
      <inkml:brushProperty name="color" value="#333333"/>
    </inkml:brush>
  </inkml:definitions>
  <inkml:trace contextRef="#ctx0" brushRef="#br0">1 1 2304 0 0,'0'0'200'0'0,"0"0"-200"0"0,0 0 0 0 0,9 9 0 0 0,-9-9 1824 0 0,5 12 328 0 0,5-4 64 0 0,-10-8 16 0 0,4 13-1832 0 0,6-5-400 0 0,-10-8 0 0 0,9 9-3032 0 0,-9-9-592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10.003"/>
    </inkml:context>
    <inkml:brush xml:id="br0">
      <inkml:brushProperty name="width" value="0.05" units="cm"/>
      <inkml:brushProperty name="height" value="0.05" units="cm"/>
    </inkml:brush>
  </inkml:definitions>
  <inkml:trace contextRef="#ctx0" brushRef="#br0">7 0 1840 0 0,'-5'23'2545'0'0,"4"-14"2755"0"0,1 1 0 0 0,0 0 1 0 0,1 6-5301 0 0,0 7 736 0 0,2 11-891 0 0,-1-17-1931 0 0,-1 0-3767 0 0,-1-7 261 0 0</inkml:trace>
  <inkml:trace contextRef="#ctx0" brushRef="#br0" timeOffset="1">0 326 11976 0 0,'0'22'1301'0'0,"2"-4"-1055"0"0,-1-14 309 0 0,-1-1 1 0 0,1 0-1 0 0,-1 1 1 0 0,0-1-1 0 0,0 1 0 0 0,-1 0-555 0 0,3 13 2724 0 0,-2-16-2544 0 0,1 0 1 0 0,-1 1-1 0 0,0-1 0 0 0,0 1 1 0 0,0-1-1 0 0,0 0 0 0 0,0 1 1 0 0,0-1-1 0 0,0 1 0 0 0,0-1 1 0 0,0 0-1 0 0,0 1 0 0 0,-1-1-180 0 0,1 2 141 0 0,-1 0 0 0 0,1 1 1 0 0,0-1-1 0 0,0 0 0 0 0,0 0 0 0 0,0 1 0 0 0,1-1 0 0 0,-1 0 0 0 0,1 1-141 0 0,5 17-2010 0 0,-4-14 906 0 0</inkml:trace>
</inkml:ink>
</file>

<file path=word/ink/ink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19.985"/>
    </inkml:context>
    <inkml:brush xml:id="br0">
      <inkml:brushProperty name="width" value="0.1" units="cm"/>
      <inkml:brushProperty name="height" value="0.1" units="cm"/>
      <inkml:brushProperty name="color" value="#333333"/>
    </inkml:brush>
  </inkml:definitions>
  <inkml:trace contextRef="#ctx0" brushRef="#br0">5 1 6448 0 0,'0'0'498'0'0,"-4"4"-993"0"0,3 0 2610 0 0,3-3 4751 0 0,10 2-6687 0 0,-2-1-11 0 0,0 1 1 0 0,0 0 0 0 0,0 1-1 0 0,0 0 1 0 0,1 1-169 0 0,185 108 929 0 0,-170-99-1221 0 0,0 1-1 0 0,-1 1 0 0 0,-1 1 1 0 0,23 21 292 0 0,-29-25-1317 0 0</inkml:trace>
</inkml:ink>
</file>

<file path=word/ink/ink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20.705"/>
    </inkml:context>
    <inkml:brush xml:id="br0">
      <inkml:brushProperty name="width" value="0.1" units="cm"/>
      <inkml:brushProperty name="height" value="0.1" units="cm"/>
      <inkml:brushProperty name="color" value="#333333"/>
    </inkml:brush>
  </inkml:definitions>
  <inkml:trace contextRef="#ctx0" brushRef="#br0">1 1 10136 0 0,'0'0'230'0'0,"0"0"30"0"0,0 0 19 0 0,1 1-40 0 0,3 10-135 0 0,-3-10-87 0 0,15 7 379 0 0,26 14-771 0 0,-42-21 349 0 0,1-1 0 0 0,-1 0-1 0 0,1 1 1 0 0,-1-1-1 0 0,1 0 1 0 0,-1 0-1 0 0,1 1 1 0 0,0-1 0 0 0,-1 0-1 0 0,1 0 1 0 0,-1 0-1 0 0,1 0 1 0 0,-1 0 0 0 0,1 0-1 0 0,0 0 1 0 0,-1 0-1 0 0,1 0 1 0 0,-1 0 0 0 0,1 0 26 0 0,4 0-105 0 0,8 4-883 0 0,1 1 0 0 0,0 1 0 0 0,-1 0 0 0 0,3 2 988 0 0,-7-2-36 0 0,-1-1 0 0 0,1 0 0 0 0,0-1 0 0 0,0 0 0 0 0,1 0 36 0 0,-9-4 17 0 0,-1 1 1 0 0,1-1-1 0 0,-1 0 1 0 0,1 0 0 0 0,-1 0-1 0 0,1 1 1 0 0,0-1-1 0 0,-1 0 1 0 0,1 1-1 0 0,-1-1 1 0 0,1 0-1 0 0,-1 1 1 0 0,0-1 0 0 0,1 1-1 0 0,-1-1 1 0 0,1 1-1 0 0,-1-1-17 0 0,3 4 67 0 0,21 9 132 0 0,-23-13-199 0 0,0 1 0 0 0,0 0 0 0 0,1 0 0 0 0,-1 0 0 0 0,0-1 0 0 0,0 1 0 0 0,1-1 0 0 0,-1 1 0 0 0,0-1 0 0 0,1 1 0 0 0,-1-1 0 0 0,0 0 0 0 0,1 0 0 0 0,-1 0 0 0 0,1 0 0 0 0,2 2 0 0 0,12 9 0 0 0,1 2 1138 0 0,-1 0 1 0 0,-1 2 0 0 0,12 13-1139 0 0,-25-26 82 0 0,-1 0 0 0 0,1-1 0 0 0,0 1 0 0 0,1 0 0 0 0,-1-1 0 0 0,0 1 0 0 0,0-1 0 0 0,1 0 0 0 0,-1 0 0 0 0,1 1-82 0 0,5 1 172 0 0,3 3-80 0 0,21 13 47 0 0,-30-17-138 0 0,0-1 1 0 0,0 0-1 0 0,0 0 0 0 0,0 0 1 0 0,0 0-1 0 0,0 0 1 0 0,1 0-1 0 0,-1-1 1 0 0,0 1-2 0 0,2 0-3 0 0,-1 1 1 0 0,1-1-1 0 0,-1 1 0 0 0,0 0 1 0 0,0 0-1 0 0,0 0 1 0 0,0 0-1 0 0,0 0 1 0 0,0 1 2 0 0,11 8-144 0 0,20 10-78 0 0,14 9 1127 0 0,6 7-905 0 0,-44-30 186 0 0,0-1 1 0 0,0 1 0 0 0,4 0-187 0 0,-13-6 17 0 0,-1-1 1 0 0,1 0-1 0 0,-1 1 1 0 0,1-1 0 0 0,-1 1-1 0 0,1-1 1 0 0,-1 1 0 0 0,1-1-1 0 0,-1 1 1 0 0,0-1-1 0 0,1 1 1 0 0,-1-1 0 0 0,0 1-1 0 0,0-1 1 0 0,1 1 0 0 0,-1 0-1 0 0,0-1 1 0 0,0 1-1 0 0,0 0-17 0 0,2 3 47 0 0,1-1-42 0 0,-1-1-1 0 0,1 1 1 0 0,-1-1 0 0 0,1 1 0 0 0,0-1-1 0 0,0 0 1 0 0,0 0 0 0 0,0 0-1 0 0,4 1-4 0 0,34 12-5 0 0,-26-9 3 0 0,9 3 8 0 0,1 0 13 0 0,1 0 0 0 0,1-1 1 0 0,2-1-20 0 0,-4-1 0 0 0,-20-3 0 0 0,-1 0 0 0 0,2 0 0 0 0,21 12 0 0 0,-11-4 15 0 0,-1 1 1 0 0,0 0-1 0 0,-1 1 0 0 0,-1 1 1 0 0,3 3-16 0 0,-7-8 63 0 0,0-1 1 0 0,8 5-64 0 0,14 12 153 0 0,-21-16-160 0 0,1-1-1 0 0,12 7 8 0 0,8 6-130 0 0,-17-12 159 0 0,0-1 0 0 0,0 0 0 0 0,6 2-29 0 0,26 14 69 0 0,-38-18-69 0 0,2 0 0 0 0,-1 0 0 0 0,1-1 0 0 0,0 0 0 0 0,0-1 0 0 0,3 1 0 0 0,2 1 0 0 0,-11-4-2 0 0,25 15-173 0 0,1-1 0 0 0,10 2 175 0 0,-24-12 24 0 0,1 0 1 0 0,7 1-25 0 0,9 3 181 0 0,-5-3-90 0 0,-20-5-125 0 0,1 0 0 0 0,-1 1 0 0 0,0 0-1 0 0,0 0 1 0 0,0 1 0 0 0,0 0 0 0 0,-1 0 0 0 0,1 1 34 0 0,31 20 1560 0 0,-37-24-1424 0 0,-1 0-109 0 0,0-1 0 0 0,0 1 0 0 0,0-1 1 0 0,0 1-1 0 0,0 0 0 0 0,0 0 0 0 0,-1-1 1 0 0,1 1-1 0 0,0 0 0 0 0,0 0 1 0 0,0 1-28 0 0,4 5 805 0 0,15 5 385 0 0,24 11-1190 0 0,-31-13 0 0 0,5 2-8 0 0,-13-11 10 0 0,0 0 50 0 0,7 5 180 0 0,-10-5 68 0 0,0 1 10 0 0,1-1-218 0 0,-1 1 0 0 0,0-1 0 0 0,1 0 0 0 0,-1 0 0 0 0,1 0 0 0 0,-1 0 0 0 0,1 0 0 0 0,-1-1-1 0 0,1 1 1 0 0,0-1 0 0 0,-1 0 0 0 0,1 1-92 0 0,7-1 8 0 0,-10 0-20 0 0,1 0-1 0 0,0 0 1 0 0,0 0-1 0 0,-1 0 1 0 0,1 0-1 0 0,0 0 1 0 0,0 1 0 0 0,-1-1-1 0 0,1 0 1 0 0,0 0-1 0 0,-1 1 1 0 0,1-1-1 0 0,0 1 1 0 0,-1-1-1 0 0,1 1 1 0 0,0-1 0 0 0,-1 1 12 0 0,4 2-42 0 0,2-1 67 0 0,1 1 0 0 0,-1 0-1 0 0,-1 0 1 0 0,1 1 0 0 0,0 0 0 0 0,-1 0 0 0 0,0 0 0 0 0,0 1 0 0 0,2 1-25 0 0,5 5-90 0 0,0 0 0 0 0,1-1 0 0 0,0-1 0 0 0,13 7 90 0 0,-18-11 14 0 0,10 6-14 0 0,-14-10 0 0 0,6 0 14 0 0,-9-1 50 0 0,-1 0 2 0 0,0 0-2 0 0,0 0 23 0 0,0 0 94 0 0,0 0 41 0 0,1 2 8 0 0,11 24 405 0 0,-11-24-726 0 0,-1-2-113 0 0,0 0-41 0 0,7-7-877 0 0,-4 3-2556 0 0,5-6 2144 0 0</inkml:trace>
</inkml:ink>
</file>

<file path=word/ink/ink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21.418"/>
    </inkml:context>
    <inkml:brush xml:id="br0">
      <inkml:brushProperty name="width" value="0.1" units="cm"/>
      <inkml:brushProperty name="height" value="0.1" units="cm"/>
      <inkml:brushProperty name="color" value="#333333"/>
    </inkml:brush>
  </inkml:definitions>
  <inkml:trace contextRef="#ctx0" brushRef="#br0">67 89 2304 0 0,'-25'-33'1902'0'0,"8"11"3832"0"0,-6-10-1998 0 0,22 30-3214 0 0,1 2-8 0 0,0 0-70 0 0,13 5-62 0 0,-6-2-303 0 0,0 0 0 0 0,-1 1-1 0 0,1 0 1 0 0,-1 0 0 0 0,0 0 0 0 0,1 1-79 0 0,13 10-365 0 0,112 77 1478 0 0,-130-91-1012 0 0,-1 1-1 0 0,1-1 0 0 0,-1 1 0 0 0,1-1 0 0 0,-1 1 1 0 0,1 0-1 0 0,-1 0 0 0 0,0-1 0 0 0,0 1 0 0 0,0 0 1 0 0,0 0-1 0 0,0 0 0 0 0,0 1-100 0 0,-1-1 53 0 0,1 0 1 0 0,0-1-1 0 0,-1 1 0 0 0,1 0 0 0 0,0-1 1 0 0,0 1-1 0 0,0 0 0 0 0,0-1 0 0 0,0 0 1 0 0,0 1-1 0 0,1-1 0 0 0,-1 0 1 0 0,0 1-1 0 0,1-1 0 0 0,-1 0 0 0 0,1 0 1 0 0,-1 0-1 0 0,1 0 0 0 0,0 0 0 0 0,0 0-53 0 0,3 1 24 0 0,0 0-1 0 0,0 0 0 0 0,-1 1 0 0 0,1-1 0 0 0,-1 1 0 0 0,1 0 0 0 0,-1 1 0 0 0,0-1 0 0 0,1 2-23 0 0,1 1 0 0 0,0-1 0 0 0,1 1 0 0 0,-1-1 0 0 0,1-1 0 0 0,5 3 0 0 0,2 1 0 0 0,-13-7-17 0 0,1 0-1 0 0,-1-1 1 0 0,1 1-1 0 0,-1 0 1 0 0,1-1-1 0 0,0 0 1 0 0,-1 1-1 0 0,1-1 0 0 0,0 0 1 0 0,-1 0-1 0 0,1 0 1 0 0,0 0-1 0 0,0 0 18 0 0,1 0-92 0 0,-1 0-228 0 0,-2 0-770 0 0,0 0-3238 0 0,0 0-1389 0 0</inkml:trace>
</inkml:ink>
</file>

<file path=word/ink/ink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21.896"/>
    </inkml:context>
    <inkml:brush xml:id="br0">
      <inkml:brushProperty name="width" value="0.1" units="cm"/>
      <inkml:brushProperty name="height" value="0.1" units="cm"/>
      <inkml:brushProperty name="color" value="#333333"/>
    </inkml:brush>
  </inkml:definitions>
  <inkml:trace contextRef="#ctx0" brushRef="#br0">124 67 11720 0 0,'0'0'264'0'0,"0"0"34"0"0,0 0 22 0 0,0 0-32 0 0,0 0-40 0 0,0 0 536 0 0,0 0 251 0 0,0 0 48 0 0,0 0-118 0 0,0 0-515 0 0,0 0-223 0 0,0 0-47 0 0,0 0-1 0 0,0 0 38 0 0,0 0 20 0 0,0 0 3 0 0,0 0-14 0 0,-1-2-64 0 0,-9-10 177 0 0,10 11-329 0 0,-1 1 1 0 0,1 0 0 0 0,0-1-1 0 0,-1 1 1 0 0,1-1-1 0 0,0 1 1 0 0,-1 0 0 0 0,1-1-1 0 0,-1 1 1 0 0,1 0 0 0 0,-1-1-1 0 0,1 1 1 0 0,0 0 0 0 0,-1 0-1 0 0,1 0 1 0 0,-1-1-1 0 0,1 1 1 0 0,-1 0 0 0 0,0 0-1 0 0,1 0 1 0 0,-1 0 0 0 0,1 0-1 0 0,-1 0 1 0 0,1 0-1 0 0,-1 0 1 0 0,1 0 0 0 0,-1 0-1 0 0,1 0-10 0 0,-13 10 239 0 0,12-9-126 0 0,1-1-1 0 0,0 0 0 0 0,-9 1 104 0 0,5 0-174 0 0,0-1 1 0 0,0 1-1 0 0,1-1 0 0 0,-1 1 0 0 0,0-1 0 0 0,0 0 0 0 0,-3-1-42 0 0,5 1 3 0 0,1 0 1 0 0,-1 0 0 0 0,0-1-1 0 0,1 1 1 0 0,-1-1-1 0 0,0 1 1 0 0,1-1-1 0 0,-1 0 1 0 0,1 0-1 0 0,-1 1 1 0 0,1-1-1 0 0,-1 0 1 0 0,1 0-1 0 0,-1-1 1 0 0,1 1-1 0 0,0 0 1 0 0,-1-1-4 0 0,0 0-238 0 0,1 0 1 0 0,-1 0-1 0 0,1 0 0 0 0,0 0 0 0 0,0-1 1 0 0,0 1-1 0 0,0 0 0 0 0,0 0 0 0 0,0-1 1 0 0,0 1-1 0 0,1 0 0 0 0,-1-1 0 0 0,1 1 1 0 0,0-1-1 0 0,0 1 0 0 0,0-1 238 0 0,0-4-1750 0 0</inkml:trace>
</inkml:ink>
</file>

<file path=word/ink/ink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22.515"/>
    </inkml:context>
    <inkml:brush xml:id="br0">
      <inkml:brushProperty name="width" value="0.1" units="cm"/>
      <inkml:brushProperty name="height" value="0.1" units="cm"/>
      <inkml:brushProperty name="color" value="#333333"/>
    </inkml:brush>
  </inkml:definitions>
  <inkml:trace contextRef="#ctx0" brushRef="#br0">1 1 3680 0 0,'19'35'381'0'0,"8"26"7383"0"0,-26-60-7482 0 0,0 0 0 0 0,0 0 0 0 0,-1 0 0 0 0,2-1-1 0 0,-1 1 1 0 0,0 0 0 0 0,0 0 0 0 0,0-1 0 0 0,0 1 0 0 0,0-1 0 0 0,1 1-282 0 0,4 3 456 0 0,-4-4-308 0 0,-1 1 0 0 0,1-1 0 0 0,0 0 0 0 0,-1 1 0 0 0,1-1 0 0 0,0 0 0 0 0,0 0 1 0 0,0 0-1 0 0,-1 0 0 0 0,1-1 0 0 0,1 1-148 0 0,4-1 1500 0 0,-7 13-898 0 0,-6 37 624 0 0,6-48-1208 0 0,1-1-1 0 0,-1 1 1 0 0,0-1-1 0 0,0 1 1 0 0,0-1-1 0 0,0 0 1 0 0,0 1-1 0 0,0-1 1 0 0,-1 1-1 0 0,1-1 1 0 0,0 1-1 0 0,0-1 1 0 0,0 0-1 0 0,0 1 1 0 0,0-1-1 0 0,-1 1 1 0 0,1-1-1 0 0,0 0 1 0 0,0 1-1 0 0,-1-1 1 0 0,1 0-1 0 0,0 1 1 0 0,0-1 0 0 0,-1 0-1 0 0,1 1-17 0 0,-1 0 47 0 0,0 0-1 0 0,-1 0 1 0 0,1 0 0 0 0,0 0-1 0 0,1 1 1 0 0,-1-1-1 0 0,0 0 1 0 0,0 1 0 0 0,1-1-1 0 0,-1 1 1 0 0,0 1-47 0 0,1-71-1211 0 0,-5 68 1030 0 0,3-2 170 0 0,-1 1 9 0 0,-13 4 4 0 0,13-2 7 0 0,1 0 0 0 0,0 0-1 0 0,1 0 1 0 0,-1 0 0 0 0,0 0-1 0 0,0 1 1 0 0,0-1 0 0 0,1 1-1 0 0,-1 0 1 0 0,1-1 0 0 0,-1 1-1 0 0,1 0 1 0 0,0 0 0 0 0,-1 0-1 0 0,1 1-8 0 0,-1-1 20 0 0,0 1-1 0 0,1 0 0 0 0,-1 0 1 0 0,1 1-1 0 0,0-1 0 0 0,0 0 1 0 0,0 0-1 0 0,0 1 0 0 0,0 1-19 0 0,1-4 10 0 0,0-1 0 0 0,1 1 0 0 0,-1 0 0 0 0,0-1 0 0 0,0 1 0 0 0,0 0 0 0 0,0-1-1 0 0,0 1 1 0 0,1 0 0 0 0,-1-1 0 0 0,0 1 0 0 0,1-1 0 0 0,-1 1 0 0 0,0 0 0 0 0,1-1-10 0 0,1 3 27 0 0,-2-2-22 0 0,0 0 0 0 0,1 1-1 0 0,-1-1 1 0 0,1 0 0 0 0,0 0-1 0 0,-1 0 1 0 0,1 0-1 0 0,0 0 1 0 0,0 0 0 0 0,-1 0-1 0 0,1 0 1 0 0,0 0 0 0 0,0 0-1 0 0,0 0 1 0 0,0 0 0 0 0,0-1-1 0 0,1 1-4 0 0,3 3 9 0 0,4 3-9 0 0,1-6 0 0 0,-8-1 4 0 0,0 0 0 0 0,0 0-1 0 0,0-1 1 0 0,0 1-1 0 0,0 0 1 0 0,0-1-1 0 0,-1 0 1 0 0,1 1 0 0 0,0-1-1 0 0,0 0 1 0 0,0 0-1 0 0,-1 0 1 0 0,1 0 0 0 0,0 0-1 0 0,-1 0 1 0 0,1-1-1 0 0,-1 1 1 0 0,1-1-1 0 0,-1 1 1 0 0,0-1 0 0 0,1 1-1 0 0,-1-1 1 0 0,0 0-1 0 0,0 0-3 0 0,3-5 21 0 0,-1 0 0 0 0,0-1-1 0 0,-1 1 1 0 0,0-1 0 0 0,1-4-21 0 0,-1 6 2 0 0,-2 5-2 0 0,0 1 0 0 0,0-1 0 0 0,1 1 0 0 0,-1 0 0 0 0,0-1 0 0 0,0 1 0 0 0,0 0 0 0 0,0-1 0 0 0,0 1 0 0 0,0-1 0 0 0,0 1 0 0 0,0-1 0 0 0,0 1 0 0 0,0 0 0 0 0,0-1 0 0 0,0 1 0 0 0,0-1 0 0 0,0 1 0 0 0,0 0 0 0 0,0-1 0 0 0,0 1 0 0 0,0-1 0 0 0,0 1 0 0 0,-1 0 0 0 0,1-1 0 0 0,0 1 0 0 0,0 0 0 0 0,-1-1 0 0 0,1 1 0 0 0,0 0 0 0 0,-1-1 0 0 0,-2 2 0 0 0,1-1-9 0 0,0 0-1 0 0,0 0 1 0 0,0 1-1 0 0,0-1 1 0 0,0 1-1 0 0,0-1 1 0 0,1 1 0 0 0,-1 0-1 0 0,0 0 1 0 0,0-1-1 0 0,1 1 1 0 0,-1 1-1 0 0,0-1 1 0 0,1 0-1 0 0,-1 0 1 0 0,1 0-1 0 0,0 1 1 0 0,-1-1-1 0 0,0 2 10 0 0,-1 2-405 0 0,-1 0 1 0 0,1 0-1 0 0,0 0 0 0 0,1 0 0 0 0,-2 4 405 0 0,3-7-941 0 0,1-2-10 0 0</inkml:trace>
</inkml:ink>
</file>

<file path=word/ink/ink3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23.319"/>
    </inkml:context>
    <inkml:brush xml:id="br0">
      <inkml:brushProperty name="width" value="0.1" units="cm"/>
      <inkml:brushProperty name="height" value="0.1" units="cm"/>
      <inkml:brushProperty name="color" value="#333333"/>
    </inkml:brush>
  </inkml:definitions>
  <inkml:trace contextRef="#ctx0" brushRef="#br0">244 195 10136 0 0,'0'0'230'0'0,"0"0"30"0"0,0 0 19 0 0,1-2-40 0 0,2-4-96 0 0,0-1 0 0 0,0 0 0 0 0,-1 0 0 0 0,0-1 0 0 0,0 1 0 0 0,-1 0 0 0 0,0-1 0 0 0,0-4-143 0 0,-1 7 209 0 0,1-1 0 0 0,0 1 1 0 0,0-1-1 0 0,0 0 0 0 0,2-3-209 0 0,-1 6 95 0 0,-1 0 0 0 0,0-1 1 0 0,0 1-1 0 0,0 0 0 0 0,-1-1 0 0 0,1 1 0 0 0,-1 0 0 0 0,0-1 0 0 0,0 1 0 0 0,0-1 0 0 0,0 1 1 0 0,-1 0-1 0 0,1-1 0 0 0,-1 1 0 0 0,0 0-95 0 0,0 1 455 0 0,-3-1-271 0 0,3 3 2 0 0,1 0 62 0 0,0 0 22 0 0,0 2 56 0 0,-5-5-167 0 0,4 1-60 0 0,0 1-38 0 0,0 0 0 0 0,0 0 0 0 0,1 0-1 0 0,-1 0 1 0 0,0 0 0 0 0,1 0 0 0 0,-1-1-1 0 0,1 1 1 0 0,-1 0 0 0 0,1-1-1 0 0,0 1 1 0 0,-1 0 0 0 0,1-1 0 0 0,0 1-1 0 0,0 0 1 0 0,0-1 0 0 0,0 1-1 0 0,0 0 1 0 0,0-1-61 0 0,0 17 1215 0 0,-1 0-1 0 0,-2 7-1214 0 0,-3 3 689 0 0,0 0 0 0 0,-2 0 0 0 0,-6 12-689 0 0,-4 11 757 0 0,-109 283-6260 0 0,66-181-1728 0 0,52-122 5638 0 0</inkml:trace>
</inkml:ink>
</file>

<file path=word/ink/ink3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23.800"/>
    </inkml:context>
    <inkml:brush xml:id="br0">
      <inkml:brushProperty name="width" value="0.1" units="cm"/>
      <inkml:brushProperty name="height" value="0.1" units="cm"/>
      <inkml:brushProperty name="color" value="#333333"/>
    </inkml:brush>
  </inkml:definitions>
  <inkml:trace contextRef="#ctx0" brushRef="#br0">833 0 9272 0 0,'-5'16'283'0'0,"0"-1"0"0"0,-1 0 1 0 0,-1 0-1 0 0,-3 4-283 0 0,3-5 960 0 0,-1 0 0 0 0,-1-1 0 0 0,0 0 0 0 0,-1 0 0 0 0,-4 3-960 0 0,-6 6 595 0 0,1 1 0 0 0,2 1 1 0 0,0 1-1 0 0,-4 9-595 0 0,-12 19 201 0 0,-52 80-1537 0 0,71-111 485 0 0</inkml:trace>
  <inkml:trace contextRef="#ctx0" brushRef="#br0" timeOffset="1">301 912 11976 0 0,'-3'4'159'0'0,"1"1"0"0"0,-1-1 1 0 0,1 1-1 0 0,0 0 0 0 0,0-1 1 0 0,0 1-1 0 0,0 0 0 0 0,0 3-159 0 0,2-6 4 0 0,-1 1-1 0 0,0-1 0 0 0,0 0 0 0 0,0 0 1 0 0,0 0-1 0 0,0 0 0 0 0,0 0 0 0 0,-1 0-3 0 0,-5 9-4 0 0,-7 25 1068 0 0,-6 11 1297 0 0,0-9-1252 0 0,4-6 1188 0 0,-15 20-2297 0 0,25-41-545 0 0,0 0 0 0 0,1 0 0 0 0,0 0 0 0 0,1 0 0 0 0,-1 7 545 0 0,-1 0-981 0 0,0 0 0 0 0,-2 2 981 0 0,-32 53-3569 0 0,10-20 586 0 0,-3-6 439 0 0,24-28 1888 0 0</inkml:trace>
</inkml:ink>
</file>

<file path=word/ink/ink3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24.233"/>
    </inkml:context>
    <inkml:brush xml:id="br0">
      <inkml:brushProperty name="width" value="0.1" units="cm"/>
      <inkml:brushProperty name="height" value="0.1" units="cm"/>
      <inkml:brushProperty name="color" value="#333333"/>
    </inkml:brush>
  </inkml:definitions>
  <inkml:trace contextRef="#ctx0" brushRef="#br0">645 0 4144 0 0,'-13'23'398'0'0,"0"-1"-133"0"0,-1-1 1548 0 0,-7 9 2207 0 0,12-19-2973 0 0,1 0 1 0 0,-6 9-1048 0 0,-12 17 995 0 0,17-25-667 0 0,1 0 1 0 0,0 0-1 0 0,1 1 0 0 0,-5 13-328 0 0,-12 20 267 0 0,22-43-258 0 0,1-1-13 0 0,-1 0 0 0 0,1 1 0 0 0,0-1 0 0 0,0 0 0 0 0,-1 0-1 0 0,2 1 1 0 0,-1-1 0 0 0,0 1 0 0 0,0-1 0 0 0,1 1 0 0 0,-1-1 0 0 0,1 1 0 0 0,0-1 0 0 0,0 1 0 0 0,0-1 0 0 0,0 1 0 0 0,0 0 0 0 0,1 0 4 0 0,-1 3-59 0 0,0 0-1 0 0,-1 0 1 0 0,1-1 0 0 0,-1 1-1 0 0,0 0 1 0 0,-2 3 59 0 0,0 5-130 0 0,-1 3-359 0 0,0 0 0 0 0,-7 13 489 0 0,-2 10-876 0 0,11-32 567 0 0,-1 0-1 0 0,0-1 1 0 0,-1 1-1 0 0,0-1 0 0 0,0 0 1 0 0,0 0-1 0 0,-3 3 310 0 0,-1 1-661 0 0,5-7 353 0 0,1 1-1 0 0,-1 0 0 0 0,1 0 0 0 0,0 0 0 0 0,0 0 0 0 0,0 0 1 0 0,1 1-1 0 0,-1-1 309 0 0,-5 12-986 0 0,2-6 905 0 0,3-5 359 0 0,-1 0 1 0 0,1 0-1 0 0,-1 0 1 0 0,0-1-1 0 0,0 1 0 0 0,-2 0-278 0 0,-11 24 1901 0 0,10-23-1081 0 0,2-3-687 0 0,-6 20 26 0 0,0 6-64 0 0,8-22-36 0 0,-1 0 1 0 0,0 0-1 0 0,0 0 1 0 0,0-1-1 0 0,-1 0 1 0 0,-1 1-60 0 0,-3 12 39 0 0,2-4-212 0 0,5-15 160 0 0,1 0 0 0 0,-1 0 0 0 0,0 0 0 0 0,0 0 0 0 0,0 0 0 0 0,0-1 0 0 0,0 1 0 0 0,0 0-1 0 0,-1-1 1 0 0,1 1 0 0 0,0-1 0 0 0,0 1 0 0 0,0-1 0 0 0,-1 1 13 0 0,-10 5 323 0 0,-8 11-106 0 0,16-14-392 0 0,0 1 1 0 0,0-1-1 0 0,0 1 0 0 0,0 0 0 0 0,1 0 0 0 0,-3 3 175 0 0,-48 86-3578 0 0,49-85 3050 0 0,1 0 1 0 0,0 1 0 0 0,-2 5 527 0 0,-8 16 2968 0 0,13-29-1922 0 0,-3 22 5956 0 0,3-20-7287 0 0,-3 10 591 0 0,-1-1 0 0 0,0 1 1 0 0,0-1-1 0 0,-3 3-306 0 0,3-5 4 0 0,4-8-42 0 0,-1 0 0 0 0,1 0 0 0 0,0-1-1 0 0,0 1 1 0 0,-1 0 0 0 0,1-1 0 0 0,-1 1 0 0 0,1-1-1 0 0,-2 1 39 0 0,-6 6-1397 0 0,4-3 632 0 0</inkml:trace>
</inkml:ink>
</file>

<file path=word/ink/ink3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24.584"/>
    </inkml:context>
    <inkml:brush xml:id="br0">
      <inkml:brushProperty name="width" value="0.1" units="cm"/>
      <inkml:brushProperty name="height" value="0.1" units="cm"/>
      <inkml:brushProperty name="color" value="#333333"/>
    </inkml:brush>
  </inkml:definitions>
  <inkml:trace contextRef="#ctx0" brushRef="#br0">20 0 6448 0 0,'-2'3'43'0'0,"0"-1"1"0"0,0 1-1 0 0,0-1 1 0 0,1 1-1 0 0,-1 0 1 0 0,1-1-1 0 0,0 1 1 0 0,-1 0-1 0 0,1 0 1 0 0,0 0-1 0 0,1 0 1 0 0,-1 0-1 0 0,1 0 1 0 0,-1 0-1 0 0,1 1 1 0 0,0 0-44 0 0,0 0 76 0 0,2 10 765 0 0,-1-11-739 0 0,1 0 0 0 0,0 1 0 0 0,0-1-1 0 0,0 0 1 0 0,1 0 0 0 0,2 2-102 0 0,10 10 80 0 0,-13-14 26 0 0,0 1 126 0 0,-2-2 22 0 0,1 1-208 0 0,-1-1 0 0 0,1 1 1 0 0,-1 0-1 0 0,1 0 0 0 0,-1-1 0 0 0,1 1 1 0 0,0-1-1 0 0,-1 1 0 0 0,1 0 1 0 0,0-1-1 0 0,0 1 0 0 0,-1-1 0 0 0,1 1 1 0 0,0-1-47 0 0,6 3 192 0 0</inkml:trace>
</inkml:ink>
</file>

<file path=word/ink/ink3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24.942"/>
    </inkml:context>
    <inkml:brush xml:id="br0">
      <inkml:brushProperty name="width" value="0.1" units="cm"/>
      <inkml:brushProperty name="height" value="0.1" units="cm"/>
      <inkml:brushProperty name="color" value="#333333"/>
    </inkml:brush>
  </inkml:definitions>
  <inkml:trace contextRef="#ctx0" brushRef="#br0">6 9 2304 0 0,'-1'0'56'0'0,"1"0"-45"0"0,0 0-1 0 0,-1 0 1 0 0,1 0 0 0 0,0 0-1 0 0,0-1 1 0 0,-1 1-1 0 0,1 0 1 0 0,0 0 0 0 0,0 0-1 0 0,0 0 1 0 0,-1 0 0 0 0,1-1-1 0 0,0 1 1 0 0,0 0-1 0 0,0 0 1 0 0,0 0 0 0 0,-1-1-1 0 0,1 1 1 0 0,0 0 0 0 0,0 0-1 0 0,0-1 1 0 0,0 1-1 0 0,0 0 1 0 0,0 0 0 0 0,0-1-1 0 0,0 1 1 0 0,0 0 0 0 0,-1 0-1 0 0,1-1 1 0 0,0 1-1 0 0,0 0 1 0 0,1-1 0 0 0,-1 1-1 0 0,0 0 1 0 0,0-1-11 0 0,0 1 1179 0 0,0 0 389 0 0,1 2 67 0 0,0 2-881 0 0,1 0-1 0 0,0 0 0 0 0,0-1 0 0 0,1 1 0 0 0,-1 0 0 0 0,2 1-753 0 0,5 4 1299 0 0,-1 0-1 0 0,11 8-1298 0 0,-12-11 250 0 0,0 0 1 0 0,0 1-1 0 0,0 0 1 0 0,-1 0-1 0 0,2 3-250 0 0,-2 0 115 0 0,0-1 0 0 0,1 0 0 0 0,0 0 0 0 0,1-1 0 0 0,0 0 0 0 0,0 0 1 0 0,7 4-116 0 0,18 9 25 0 0,-16-10 30 0 0,0 1 0 0 0,6 6-55 0 0,-9-6 11 0 0,-13-10-5 0 0,1-1-1 0 0,0 1 1 0 0,-1 0-1 0 0,1-1 1 0 0,0 1-1 0 0,0-1 1 0 0,0 0-1 0 0,0 0 0 0 0,0 0 1 0 0,2 1-6 0 0,10 13 9 0 0,-5-1-119 0 0,-7-12-104 0 0,-2-2-1044 0 0,0 0-4114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10.350"/>
    </inkml:context>
    <inkml:brush xml:id="br0">
      <inkml:brushProperty name="width" value="0.05" units="cm"/>
      <inkml:brushProperty name="height" value="0.05" units="cm"/>
    </inkml:brush>
  </inkml:definitions>
  <inkml:trace contextRef="#ctx0" brushRef="#br0">13 1 3224 0 0,'-3'16'3189'0'0,"1"4"6696"0"0,2-16-9130 0 0,-1 0-1 0 0,1 1 0 0 0,0-1 1 0 0,0 0-1 0 0,0 1 1 0 0,1 2-755 0 0,4 32 676 0 0,1 0-7029 0 0,-6-33 3957 0 0</inkml:trace>
  <inkml:trace contextRef="#ctx0" brushRef="#br0" timeOffset="1">22 222 2760 0 0,'-2'2'83'0'0,"0"1"1"0"0,1-1 0 0 0,0 1-1 0 0,0 0 1 0 0,0 0-1 0 0,0 0 1 0 0,0-1-1 0 0,0 2-83 0 0,0 4 1991 0 0,1-1-1 0 0,-1 1 0 0 0,2-1 0 0 0,-1 4-1990 0 0,1-4 940 0 0,-1 0-1 0 0,0 0 1 0 0,0 0 0 0 0,-1 0 0 0 0,-1 4-940 0 0,-2 35 879 0 0,3-39-836 0 0,0 1-1 0 0,0 0 0 0 0,1 0 0 0 0,0 6-42 0 0,1 0 175 0 0,5 14-3278 0 0,-6-21 1951 0 0</inkml:trace>
</inkml:ink>
</file>

<file path=word/ink/ink3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25.312"/>
    </inkml:context>
    <inkml:brush xml:id="br0">
      <inkml:brushProperty name="width" value="0.1" units="cm"/>
      <inkml:brushProperty name="height" value="0.1" units="cm"/>
      <inkml:brushProperty name="color" value="#333333"/>
    </inkml:brush>
  </inkml:definitions>
  <inkml:trace contextRef="#ctx0" brushRef="#br0">10 1 6912 0 0,'-2'4'311'0'0,"1"-2"-175"0"0,0 1-1 0 0,-1-1 0 0 0,2 1 1 0 0,-1 0-1 0 0,0-1 0 0 0,0 1 1 0 0,1 0-1 0 0,0-1 0 0 0,-1 1 1 0 0,1 0-1 0 0,0 0 0 0 0,1-1 0 0 0,-1 1 1 0 0,0 0-1 0 0,1 0-135 0 0,1 2 194 0 0,0 0-1 0 0,0 0 1 0 0,0 0-1 0 0,1 0 1 0 0,0-1 0 0 0,0 1-1 0 0,0-1 1 0 0,1 0-1 0 0,-1 0 1 0 0,1 0 0 0 0,0 0-1 0 0,0-1 1 0 0,3 3-194 0 0,2 1 134 0 0,-1 1 0 0 0,0 0 0 0 0,0 1-134 0 0,-7-8 12 0 0,-1 0 0 0 0,1-1 0 0 0,-1 1 1 0 0,1-1-1 0 0,0 1 0 0 0,-1-1 1 0 0,1 1-1 0 0,0-1 0 0 0,-1 1 0 0 0,1-1 1 0 0,0 1-1 0 0,0-1 0 0 0,-1 0 1 0 0,1 1-1 0 0,0-1 0 0 0,0 0-12 0 0,1 1 85 0 0,1 0 0 0 0,-1-1 0 0 0,0 1 0 0 0,0 0 0 0 0,0 1 0 0 0,0-1 0 0 0,0 0 0 0 0,0 1 0 0 0,0-1 0 0 0,1 2-85 0 0,4 7 399 0 0,0 7 211 0 0,-6-14-648 0 0,0 0 1 0 0,0-1 0 0 0,1 1-1 0 0,-1 0 1 0 0,1 0-1 0 0,-1 0 1 0 0,1-1 37 0 0,3 5-3 0 0,-1-1-1 0 0,-1 0 1 0 0,1 1 0 0 0,-1 0-1 0 0,0-1 1 0 0,2 7 3 0 0,-3-9 192 0 0,7 2-153 0 0,-1-2-27 0 0,0-6 60 0 0,-7 1 57 0 0,9-8 255 0 0,-10 8-368 0 0,0-1 0 0 0,0 1 1 0 0,-1-1-1 0 0,1 1 0 0 0,0-1 0 0 0,0 1 0 0 0,-1-1 1 0 0,1 1-1 0 0,-1 0 0 0 0,1-1 0 0 0,-1 1 1 0 0,0 0-1 0 0,0 0 0 0 0,1-1 0 0 0,-2 0-16 0 0,-14-19 184 0 0,-20-9-5282 0 0,31 26 740 0 0</inkml:trace>
</inkml:ink>
</file>

<file path=word/ink/ink3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25.677"/>
    </inkml:context>
    <inkml:brush xml:id="br0">
      <inkml:brushProperty name="width" value="0.1" units="cm"/>
      <inkml:brushProperty name="height" value="0.1" units="cm"/>
      <inkml:brushProperty name="color" value="#333333"/>
    </inkml:brush>
  </inkml:definitions>
  <inkml:trace contextRef="#ctx0" brushRef="#br0">179 69 4608 0 0,'0'0'353'0'0,"0"0"-19"0"0,0 0 777 0 0,0 0 364 0 0,0 0 77 0 0,0 0-109 0 0,-4 3 173 0 0,1-3-1336 0 0,0 0 1 0 0,0 0-1 0 0,1 0 0 0 0,-1 0 1 0 0,0 0-1 0 0,0-1 1 0 0,0 1-1 0 0,1-1 1 0 0,-2 0-281 0 0,-15-3 1448 0 0,18 5-1277 0 0,1 0 1 0 0,-1-1 0 0 0,0 1 0 0 0,0 0 0 0 0,1 0-1 0 0,-1 0 1 0 0,0 0 0 0 0,1 0 0 0 0,-1 0 0 0 0,1 0 0 0 0,-1 1-172 0 0,1-1-68 0 0,-19 51 855 0 0,19-36-543 0 0,-1-10 1740 0 0,1-6-1854 0 0,0 0-2 0 0,3 0-126 0 0,-1 0 0 0 0,0-1-1 0 0,0 1 1 0 0,1 0-1 0 0,-1-1 1 0 0,0 0 0 0 0,0 1-1 0 0,0-1 1 0 0,0 0-1 0 0,0 0 1 0 0,0 0 0 0 0,0-1-1 0 0,0 1 1 0 0,0 0-1 0 0,-1-1 1 0 0,2 0-2 0 0,2-3 62 0 0,0-1-1 0 0,-1 1 1 0 0,1-1-1 0 0,1-3-61 0 0,-5 6 3 0 0,0 1-1 0 0,0 0 1 0 0,0 0-1 0 0,-1-1 1 0 0,1 1-1 0 0,0 0 1 0 0,-1-1-1 0 0,1 1 1 0 0,-1-1-1 0 0,0 1 1 0 0,0-1-1 0 0,0 1 1 0 0,0-2-3 0 0,-1-3-139 0 0,0-1 0 0 0,-1 1 0 0 0,-1-7 139 0 0,2 12-11 0 0,-1 0 0 0 0,1 0 0 0 0,-1 0-1 0 0,1 0 1 0 0,-1 0 0 0 0,1 1 0 0 0,-1-1 0 0 0,0 1-1 0 0,0-1 1 0 0,0 1 0 0 0,0-1 0 0 0,0 1-1 0 0,0 0 1 0 0,0 0 0 0 0,0 0 0 0 0,0 0 0 0 0,-1 1-1 0 0,1-1 1 0 0,-1 1 11 0 0,-9-6-55 0 0,9 6 52 0 0,0-1-1 0 0,0 1 0 0 0,0-1 0 0 0,0 1 0 0 0,0 0 0 0 0,1 0 1 0 0,-1 0-1 0 0,0 1 0 0 0,0-1 0 0 0,0 1 0 0 0,0-1 1 0 0,0 1-1 0 0,1 0 0 0 0,-1 0 0 0 0,0 0 0 0 0,1 1 0 0 0,-1-1 1 0 0,1 0-1 0 0,-1 1 0 0 0,1 0 0 0 0,0 0 0 0 0,-1 0 4 0 0,0 2 4 0 0,-5 6-6 0 0,0 1-1 0 0,0 0 1 0 0,0 1 2 0 0,7-9 14 0 0,-1 1 0 0 0,1-1 0 0 0,-1 0 0 0 0,1 0 0 0 0,0 1 0 0 0,0-1 0 0 0,0 0 0 0 0,1 1-1 0 0,-1-1 1 0 0,1 1 0 0 0,0-1 0 0 0,0 1 0 0 0,0-1 0 0 0,0 2-14 0 0,2 4 3 0 0,0-1 0 0 0,0 1 0 0 0,0-1 0 0 0,4 6-3 0 0,-5-11-2 0 0,0 0 0 0 0,1-1-1 0 0,-1 1 1 0 0,1 0-1 0 0,0-1 1 0 0,0 0 0 0 0,0 1-1 0 0,0-1 1 0 0,0 0-1 0 0,0 0 1 0 0,0 0 0 0 0,1 0-1 0 0,-1-1 1 0 0,1 1-1 0 0,0-1 3 0 0,21 11 0 0 0,-13-11 16 0 0,-7-2-9 0 0,1-1 0 0 0,-1 1 0 0 0,1-1 0 0 0,-1 0 1 0 0,1 0-1 0 0,-1-1 0 0 0,0 1 0 0 0,0-1 0 0 0,0 0 0 0 0,-1 0 0 0 0,1 0 0 0 0,-1-1 0 0 0,1 1 0 0 0,-1-1 0 0 0,0 0 0 0 0,0 0 0 0 0,-1 0 0 0 0,1 0 0 0 0,-1 0 0 0 0,0-1 0 0 0,0 1 0 0 0,0-3-7 0 0,3-6 48 0 0,-4 11-47 0 0,-1 1-1 0 0,1-1 1 0 0,0 0-1 0 0,-1-1 1 0 0,1 1 0 0 0,-1 0-1 0 0,0 0 1 0 0,1 0-1 0 0,-1 0 0 0 0,0-40 0 0 0,0 42 3 0 0,0-1 0 0 0,0 0 0 0 0,0 1 0 0 0,0-1-1 0 0,-1 0 1 0 0,1 0 0 0 0,0 1 0 0 0,0-1 0 0 0,0 0-1 0 0,-1 1 1 0 0,1-1 0 0 0,0 0 0 0 0,-1 1 0 0 0,1-1 0 0 0,-1 1-1 0 0,1-1 1 0 0,0 0 0 0 0,-1 1 0 0 0,0-1 0 0 0,1 1-1 0 0,-1-1 1 0 0,1 1 0 0 0,-1 0 0 0 0,1-1 0 0 0,-1 1 0 0 0,0-1-1 0 0,1 1 1 0 0,-1 0-3 0 0,-18-3 145 0 0,12 2-158 0 0,5 1-5 0 0,0 0 1 0 0,0 1-1 0 0,0-1 0 0 0,0 0 1 0 0,0 1-1 0 0,0 0 0 0 0,0-1 1 0 0,0 1-1 0 0,1 0 0 0 0,-1 0 0 0 0,0 0 1 0 0,0 0-1 0 0,0 1 18 0 0,0-1-27 0 0,-1 1-2 0 0,1 0 0 0 0,-1 0 1 0 0,1 0-1 0 0,-1 1 0 0 0,1-1 1 0 0,-1 1-1 0 0,1-1 0 0 0,0 1 0 0 0,0 0 1 0 0,1 0-1 0 0,-1-1 0 0 0,1 2 1 0 0,-1-1-1 0 0,1 0 0 0 0,0 0 1 0 0,0 0-1 0 0,0 2 29 0 0,-1 5 74 0 0,1 0 1 0 0,0 0-1 0 0,0 0 0 0 0,1 9-74 0 0,0-8 124 0 0,1-10-147 0 0,-1 0 0 0 0,1 0 0 0 0,-1 0-1 0 0,1 0 1 0 0,-1 0 0 0 0,1 1 0 0 0,0-1 0 0 0,-1 0 0 0 0,1-1-1 0 0,0 1 1 0 0,0 0 0 0 0,0 0 0 0 0,0 0 0 0 0,0 0 0 0 0,0-1-1 0 0,0 1 24 0 0,0 0 6 0 0,-1-1 0 0 0,1 0-1 0 0,-1 1 1 0 0,1-1-1 0 0,0 0 1 0 0,0 0-1 0 0,-1 0 1 0 0,1 1 0 0 0,0-1-1 0 0,-1 0 1 0 0,1 0-1 0 0,0 0 1 0 0,0 0-1 0 0,-1 0 1 0 0,1 0 0 0 0,0 0-1 0 0,-1 0 1 0 0,1-1-1 0 0,0 1-5 0 0,2 0 18 0 0,-1 0-5 0 0,1 0 0 0 0,-1 0 0 0 0,0-1-1 0 0,1 1 1 0 0,-1-1 0 0 0,1 1-1 0 0,-1-1 1 0 0,0 0 0 0 0,0 1 0 0 0,1-1-1 0 0,-1 0 1 0 0,0-1 0 0 0,0 1-1 0 0,0 0 1 0 0,0-1 0 0 0,0 1 0 0 0,0-1-1 0 0,-1 1 1 0 0,1-1 0 0 0,0 0 0 0 0,-1 0-1 0 0,1 0 1 0 0,-1 0 0 0 0,1-2-13 0 0,3-4-70 0 0,0-5 2 0 0</inkml:trace>
</inkml:ink>
</file>

<file path=word/ink/ink3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26.170"/>
    </inkml:context>
    <inkml:brush xml:id="br0">
      <inkml:brushProperty name="width" value="0.1" units="cm"/>
      <inkml:brushProperty name="height" value="0.1" units="cm"/>
      <inkml:brushProperty name="color" value="#333333"/>
    </inkml:brush>
  </inkml:definitions>
  <inkml:trace contextRef="#ctx0" brushRef="#br0">11 1 8032 0 0,'0'0'365'0'0,"-2"0"-4"0"0,-5 0-127 0 0,6 0 312 0 0,1 0 166 0 0,0 0 31 0 0,0 0-43 0 0,0 0-212 0 0,0 0-96 0 0,0 0-21 0 0,2 0-65 0 0,8 0-190 0 0,0 1 0 0 0,0 0 0 0 0,0 0-1 0 0,0 1 1 0 0,0 0 0 0 0,7 3-116 0 0,-2 1 132 0 0,-12-2-54 0 0,-1-2-57 0 0,18 19-44 0 0,-7-7-90 0 0</inkml:trace>
</inkml:ink>
</file>

<file path=word/ink/ink3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26.544"/>
    </inkml:context>
    <inkml:brush xml:id="br0">
      <inkml:brushProperty name="width" value="0.1" units="cm"/>
      <inkml:brushProperty name="height" value="0.1" units="cm"/>
      <inkml:brushProperty name="color" value="#333333"/>
    </inkml:brush>
  </inkml:definitions>
  <inkml:trace contextRef="#ctx0" brushRef="#br0">1 1 5096 0 0,'0'0'224'0'0,"0"0"48"0"0,0 0-272 0 0,0 0 0 0 0,0 0 0 0 0,13 9 0 0 0,-13-9 112 0 0,9 8-32 0 0,-9-8-8 0 0</inkml:trace>
  <inkml:trace contextRef="#ctx0" brushRef="#br0" timeOffset="1">258 122 6448 0 0,'0'0'288'0'0,"0"0"56"0"0,0 0-280 0 0,0 0-64 0 0,0 0 0 0 0,0 0 0 0 0,0 0 0 0 0,0 0-96 0 0,0 0 16 0 0,0 0-1792 0 0,0 0-360 0 0</inkml:trace>
</inkml:ink>
</file>

<file path=word/ink/ink3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26.974"/>
    </inkml:context>
    <inkml:brush xml:id="br0">
      <inkml:brushProperty name="width" value="0.1" units="cm"/>
      <inkml:brushProperty name="height" value="0.1" units="cm"/>
      <inkml:brushProperty name="color" value="#333333"/>
    </inkml:brush>
  </inkml:definitions>
  <inkml:trace contextRef="#ctx0" brushRef="#br0">1 1 8640 0 0,'0'0'396'0'0,"0"0"-12"0"0,0 0-115 0 0,0 0 418 0 0,0 0 213 0 0,0 0 41 0 0,0 0-62 0 0,0 0-301 0 0,0 0-128 0 0,0 0-30 0 0,0 0-50 0 0,0 0-190 0 0,0 0-85 0 0,0 0-20 0 0,0 0 2 0 0,0 0 23 0 0,0 0 11 0 0,0 0 1 0 0,0 0 1 0 0,0 1 6 0 0,5 5-51 0 0,0 0 0 0 0,0 0 1 0 0,1-1-1 0 0,-1 0 0 0 0,1 0 1 0 0,0 0-69 0 0,13 11 51 0 0,-13-11-29 0 0,1 0-1 0 0,0 0 1 0 0,0-1 0 0 0,0 0 0 0 0,1-1-1 0 0,6 3-21 0 0,5 3 30 0 0,26 10 22 0 0,-29-13-32 0 0,0 0-1 0 0,-1 1 1 0 0,-1 1-1 0 0,1 1-19 0 0,33 20 13 0 0,-25-16 20 0 0,13 11-33 0 0,-29-19 3 0 0,0 1 0 0 0,0 0 0 0 0,-1 0 0 0 0,0 1 0 0 0,0-1 1 0 0,4 7-5 0 0,0 0 11 0 0,0 0 0 0 0,1 0 0 0 0,1-1-1 0 0,0-1 1 0 0,1 0 0 0 0,0 0-1 0 0,11 5-9 0 0,-2-2 17 0 0,1-1 0 0 0,1-1 0 0 0,0-1 0 0 0,13 4-17 0 0,13 5 27 0 0,-13-4 2 0 0,-11-7-21 0 0,19 13-98 0 0,-24-6-453 0 0,-18-14 388 0 0,7 1-4384 0 0,-9-3-445 0 0</inkml:trace>
</inkml:ink>
</file>

<file path=word/ink/ink3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27.400"/>
    </inkml:context>
    <inkml:brush xml:id="br0">
      <inkml:brushProperty name="width" value="0.1" units="cm"/>
      <inkml:brushProperty name="height" value="0.1" units="cm"/>
      <inkml:brushProperty name="color" value="#333333"/>
    </inkml:brush>
  </inkml:definitions>
  <inkml:trace contextRef="#ctx0" brushRef="#br0">0 1 7488 0 0,'0'0'340'0'0,"0"0"-6"0"0,3 0-79 0 0,6 0 371 0 0,-1 1 1 0 0,1 0-1 0 0,0 1 1 0 0,0 0-1 0 0,0 1 0 0 0,-1-1 1 0 0,6 4-627 0 0,17 8 1697 0 0,12 8-1697 0 0,-8-3 419 0 0,-27-15-273 0 0,-1 1 0 0 0,1 0 0 0 0,-1 1 0 0 0,2 2-146 0 0,19 13 450 0 0,15 6-70 0 0,1-2 1 0 0,20 6-381 0 0,-4-8 200 0 0,-56-21-162 0 0,0 0 0 0 0,-1 0 0 0 0,1 1 0 0 0,-1-1 0 0 0,1 1 0 0 0,-1 0 0 0 0,0 0 0 0 0,2 3-38 0 0,8 7 349 0 0,-11-12-4 0 0,-2-1 9 0 0,0 0 4 0 0,0 0 2 0 0,0 0 0 0 0,0 0 0 0 0,0 0-20 0 0,0 0-84 0 0,0 0-37 0 0,0 0-10 0 0,4-10-2053 0 0,0 8-282 0 0,-4-1-4079 0 0</inkml:trace>
</inkml:ink>
</file>

<file path=word/ink/ink3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27.788"/>
    </inkml:context>
    <inkml:brush xml:id="br0">
      <inkml:brushProperty name="width" value="0.1" units="cm"/>
      <inkml:brushProperty name="height" value="0.1" units="cm"/>
      <inkml:brushProperty name="color" value="#333333"/>
    </inkml:brush>
  </inkml:definitions>
  <inkml:trace contextRef="#ctx0" brushRef="#br0">1 12 3224 0 0,'0'0'328'0'0,"0"0"168"0"0,0-10 2649 0 0,1 9 1535 0 0,7 0-370 0 0,15 4-2159 0 0,25 5-1886 0 0,-45-6-213 0 0,-2-2-43 0 0,25-1 128 0 0,-19 1-141 0 0,-6 0-68 0 0,-3 0-42 0 0,-36 0-1163 0 0,32-3-109 0 0,5 1 1079 0 0,-7-1-650 0 0</inkml:trace>
</inkml:ink>
</file>

<file path=word/ink/ink3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5:28.187"/>
    </inkml:context>
    <inkml:brush xml:id="br0">
      <inkml:brushProperty name="width" value="0.1" units="cm"/>
      <inkml:brushProperty name="height" value="0.1" units="cm"/>
      <inkml:brushProperty name="color" value="#333333"/>
    </inkml:brush>
  </inkml:definitions>
  <inkml:trace contextRef="#ctx0" brushRef="#br0">7 1 3680 0 0,'0'1'63'0'0,"-1"0"0"0"0,1 0 0 0 0,-1 0 0 0 0,1 1 1 0 0,-1-1-1 0 0,1 0 0 0 0,-1 0 0 0 0,1 1 0 0 0,0-1 0 0 0,0 0 1 0 0,0 0-1 0 0,0 1 0 0 0,0-1 0 0 0,0 0 0 0 0,0 1 0 0 0,0-1 0 0 0,1 0-63 0 0,-2 16 3491 0 0,0-15-3052 0 0,1 0 1 0 0,-1 0-1 0 0,1 1 0 0 0,0-1 1 0 0,-1 0-1 0 0,1 1 1 0 0,0-1-1 0 0,0 0 0 0 0,1 1 1 0 0,-1-1-1 0 0,0 0 1 0 0,1 0-1 0 0,-1 1 1 0 0,2 1-440 0 0,4 24 3013 0 0,-6-24-2652 0 0,1 0-1 0 0,-1 0 1 0 0,1-1 0 0 0,0 1-1 0 0,0 0 1 0 0,1 0 0 0 0,-1-1 0 0 0,1 1-1 0 0,-1-1 1 0 0,1 1 0 0 0,2 2-361 0 0,15 6 798 0 0,-19-11-795 0 0,1-1 0 0 0,0 0-1 0 0,-1 0 1 0 0,1 0-1 0 0,-1 1 1 0 0,1-1 0 0 0,0 0-1 0 0,-1 0 1 0 0,1 0-1 0 0,0 0 1 0 0,-1 0 0 0 0,1 0-1 0 0,0 0 1 0 0,-1 0-1 0 0,1 0 1 0 0,0-1 0 0 0,-1 1-1 0 0,1 0 1 0 0,0 0-3 0 0,0-1-6 0 0,8-3-134 0 0</inkml:trace>
</inkml:ink>
</file>

<file path=word/ink/ink3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6:16.562"/>
    </inkml:context>
    <inkml:brush xml:id="br0">
      <inkml:brushProperty name="width" value="0.1" units="cm"/>
      <inkml:brushProperty name="height" value="0.1" units="cm"/>
      <inkml:brushProperty name="color" value="#333333"/>
    </inkml:brush>
  </inkml:definitions>
  <inkml:trace contextRef="#ctx0" brushRef="#br0">19 55 8984 0 0,'0'0'406'0'0,"0"0"-4"0"0,0 0-144 0 0,0 0 350 0 0,-1-2 179 0 0,0 2-356 0 0,-9-11-76 0 0,3 6 3848 0 0,18 4-4009 0 0,-10 0-186 0 0,1 1 1 0 0,-1 0-1 0 0,0 0 1 0 0,0-1-1 0 0,0 1 1 0 0,0 0-1 0 0,0 0 1 0 0,1 0-1 0 0,-1 0 1 0 0,0 1-1 0 0,0-1 1 0 0,0 0-1 0 0,1 0-8 0 0,9 5 91 0 0,-4-2-20 0 0,1-1 1 0 0,-1 1-1 0 0,1-1 1 0 0,0-1-1 0 0,0 1 0 0 0,-1-1 1 0 0,9 0-72 0 0,9-1 184 0 0,-12 1-84 0 0,1-1 1 0 0,-1 0-1 0 0,1-1 0 0 0,-1-1 1 0 0,0 0-1 0 0,1-1 0 0 0,4-2-100 0 0,22-6 272 0 0,-32 10-200 0 0,1-2 0 0 0,-1 1 0 0 0,1-1 0 0 0,-1 0 0 0 0,0 0 0 0 0,6-5-72 0 0,11 1 248 0 0,-24 6-160 0 0,-1 1 0 0 0,2 1-14 0 0,5 1-48 0 0,-6-2-22 0 0,-1 1 0 0 0,1-1 0 0 0,0 1 0 0 0,-1 0 0 0 0,1-1 0 0 0,-1 1 0 0 0,1 0 0 0 0,-1-1 0 0 0,0 1 0 0 0,1 0 0 0 0,-1 0 0 0 0,0-1 0 0 0,1 1 0 0 0,-1 0 0 0 0,0 0 0 0 0,0-1 0 0 0,0 1 0 0 0,0 1-4 0 0,4 21 42 0 0,-4-15-32 0 0,10 41-90 0 0,-10-47 82 0 0,1 0 0 0 0,-1-1 0 0 0,1 1 0 0 0,-1-1 0 0 0,1 0 0 0 0,0 1 0 0 0,0-1 0 0 0,0 1 0 0 0,-1-1 0 0 0,1 0 0 0 0,1 1-2 0 0,-2-2 2 0 0,1 1 0 0 0,-1-1 1 0 0,1 1-1 0 0,-1-1 0 0 0,0 1 0 0 0,1-1 1 0 0,-1 1-1 0 0,0-1 0 0 0,1 1 1 0 0,-1 0-1 0 0,0-1 0 0 0,0 1 1 0 0,1 0-1 0 0,-1-1 0 0 0,0 1 0 0 0,0 0 1 0 0,0-1-1 0 0,0 1-2 0 0,0 0 3 0 0,0-1 0 0 0,0 1 0 0 0,0-1 0 0 0,1 0 0 0 0,-1 1 0 0 0,0-1 0 0 0,0 0 0 0 0,0 1 0 0 0,1-1 0 0 0,-1 0 0 0 0,0 1 0 0 0,0-1 0 0 0,1 0 0 0 0,-1 1 0 0 0,0-1 0 0 0,1 0 0 0 0,-1 0 0 0 0,0 1 0 0 0,1-1 0 0 0,-1 0 0 0 0,1 0-3 0 0,0 1-6 0 0,0 2 78 0 0,1 0 0 0 0,-1-1-1 0 0,0 1 1 0 0,-1 0 0 0 0,1 0-1 0 0,0 0 1 0 0,-1 0-1 0 0,0 0 1 0 0,0 0 0 0 0,0 0-1 0 0,0 0 1 0 0,0 0 0 0 0,0-1-1 0 0,-1 1 1 0 0,1 0-1 0 0,-1 0 1 0 0,0 0 0 0 0,0 0-72 0 0,-4 30 206 0 0,5-24-164 0 0,-1-1 0 0 0,-1 0 0 0 0,1 1 0 0 0,-2 3-42 0 0,0-3 29 0 0,1 0-1 0 0,1 0 1 0 0,0 0 0 0 0,-1 5-29 0 0,2-3 44 0 0,-1 0 1 0 0,-1 0-1 0 0,-1 6-44 0 0,1-9 81 0 0,0 1 1 0 0,1 0-1 0 0,0-1 1 0 0,0 1-1 0 0,1 0 0 0 0,0 2-81 0 0,3 16 197 0 0,-3-16-84 0 0,1 1 0 0 0,1-1 0 0 0,2 10-113 0 0,-1-6 152 0 0,-2-9-430 0 0,3-12-917 0 0,-3 4-420 0 0</inkml:trace>
</inkml:ink>
</file>

<file path=word/ink/ink3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6:17.539"/>
    </inkml:context>
    <inkml:brush xml:id="br0">
      <inkml:brushProperty name="width" value="0.1" units="cm"/>
      <inkml:brushProperty name="height" value="0.1" units="cm"/>
      <inkml:brushProperty name="color" value="#333333"/>
    </inkml:brush>
  </inkml:definitions>
  <inkml:trace contextRef="#ctx0" brushRef="#br0">0 212 11112 0 0,'43'-45'1208'0'0,"-38"41"-693"0"0,-1 0 1 0 0,1 1 0 0 0,0-1 0 0 0,0 1 0 0 0,3-2-516 0 0,-6 4 217 0 0,0 0 0 0 0,0 0 0 0 0,0 1 0 0 0,0-1 0 0 0,0 1 1 0 0,0-1-1 0 0,0 1 0 0 0,0 0 0 0 0,0 0 0 0 0,0 0 0 0 0,0 0 0 0 0,0 0 1 0 0,0 0-1 0 0,0 0 0 0 0,0 1 0 0 0,0-1 0 0 0,1 1-217 0 0,18 8 163 0 0,-18-7-193 0 0,1 0 0 0 0,0-1 0 0 0,0 1 1 0 0,0-1-1 0 0,0 0 0 0 0,0 0 0 0 0,0 0 1 0 0,0-1-1 0 0,4 1 30 0 0,-3-1-100 0 0,1-1 0 0 0,0 0 0 0 0,-1 0-1 0 0,1 0 1 0 0,-1-1 0 0 0,0 0 0 0 0,1 0 0 0 0,-1 0 0 0 0,0-1 0 0 0,1 0 100 0 0,13-9 34 0 0,18-14-34 0 0,-5 4-47 0 0,-6 6-21 0 0,4-4-126 0 0,2 2 0 0 0,8-3 194 0 0,-36 19-25 0 0,0 1-1 0 0,0 0 0 0 0,0-1 1 0 0,1 1-1 0 0,-1 1 0 0 0,2-1 26 0 0,15 1-4601 0 0,-7 3-667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3:24:25.202"/>
    </inkml:context>
    <inkml:brush xml:id="br0">
      <inkml:brushProperty name="width" value="0.1" units="cm"/>
      <inkml:brushProperty name="height" value="0.1" units="cm"/>
      <inkml:brushProperty name="color" value="#333333"/>
    </inkml:brush>
  </inkml:definitions>
  <inkml:trace contextRef="#ctx0" brushRef="#br0">1 96 12928 0 0,'0'0'594'0'0,"0"0"-16"0"0,12 7 306 0 0,-6-6-357 0 0,0-1 1 0 0,-1 0 0 0 0,1 0 0 0 0,0-1 0 0 0,-1 0 0 0 0,1 0 0 0 0,0 0-1 0 0,-1-1 1 0 0,3-1-528 0 0,17-3 1376 0 0,16-4-741 0 0,23-10-635 0 0,-23 7 1146 0 0,27-4-1146 0 0,-51 13-590 0 0,0-1 0 0 0,7-4 590 0 0,5-2-7719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10.704"/>
    </inkml:context>
    <inkml:brush xml:id="br0">
      <inkml:brushProperty name="width" value="0.05" units="cm"/>
      <inkml:brushProperty name="height" value="0.05" units="cm"/>
    </inkml:brush>
  </inkml:definitions>
  <inkml:trace contextRef="#ctx0" brushRef="#br0">1 0 2760 0 0,'1'2'361'0'0,"1"0"-1"0"0,-1 0 1 0 0,1 0 0 0 0,-1 1-1 0 0,0-1 1 0 0,0 0 0 0 0,0 0-1 0 0,0 1 1 0 0,0-1 0 0 0,0 1-1 0 0,-1-1 1 0 0,1 1 0 0 0,-1-1-1 0 0,0 1 1 0 0,0 1-361 0 0,3 13 1531 0 0,-7 2-994 0 0,5-13-535 0 0,0-2-82 0 0,0 0 0 0 0,-1-1 0 0 0,1 1 0 0 0,-1-1 1 0 0,0 1-1 0 0,0 0 0 0 0,0-1 0 0 0,-1 1 0 0 0,1 1 80 0 0,-1-1-3425 0 0</inkml:trace>
</inkml:ink>
</file>

<file path=word/ink/ink4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6:18.360"/>
    </inkml:context>
    <inkml:brush xml:id="br0">
      <inkml:brushProperty name="width" value="0.1" units="cm"/>
      <inkml:brushProperty name="height" value="0.1" units="cm"/>
      <inkml:brushProperty name="color" value="#333333"/>
    </inkml:brush>
  </inkml:definitions>
  <inkml:trace contextRef="#ctx0" brushRef="#br0">66 193 5064 0 0,'0'0'389'0'0,"-6"7"1194"0"0,3-7-1074 0 0,1 0 1 0 0,0-1-1 0 0,-1 1 1 0 0,1-1-1 0 0,0 1 0 0 0,-1-1 1 0 0,1 0-1 0 0,0 0 1 0 0,0 0-1 0 0,0 0 1 0 0,0 0-1 0 0,-2-2-509 0 0,1 1 1015 0 0,-1 1 0 0 0,0-1 0 0 0,0 1 0 0 0,0-1 0 0 0,0 1 0 0 0,-2 0-1015 0 0,11 0 40 0 0,-1 0 0 0 0,1 0 0 0 0,-1 0 0 0 0,0 0-1 0 0,0-1 1 0 0,5-2-40 0 0,4-1 19 0 0,27-10 427 0 0,31-18-446 0 0,-27 9 248 0 0,-28 18-159 0 0,-8 2-51 0 0,0 1 0 0 0,0 0 1 0 0,1 0-1 0 0,-1 1 0 0 0,6-1-38 0 0,27-4 160 0 0,-33 6-132 0 0,14-5 92 0 0,-21 6-116 0 0,0 0-1 0 0,0 0 0 0 0,0 0 0 0 0,0-1 0 0 0,0 1 0 0 0,0 0 1 0 0,0-1-1 0 0,0 1 0 0 0,0-1 0 0 0,0 1 0 0 0,-1-1 0 0 0,1 1 0 0 0,0-1 1 0 0,0 0-1 0 0,0 1 0 0 0,-1-1 0 0 0,1 0 0 0 0,0 0 0 0 0,-1 0 1 0 0,1 0-1 0 0,0 1 0 0 0,-1-1 0 0 0,0 0 0 0 0,1-1-3 0 0,2-3 0 0 0,1 1 22 0 0,1-1-1 0 0,0 1 0 0 0,0 0 1 0 0,0 1-1 0 0,0-1 0 0 0,0 1 1 0 0,5-2-22 0 0,-8 4 74 0 0,-2 1-2 0 0,0 0 6 0 0,0 0 22 0 0,0 0 10 0 0,0 0 2 0 0,0 0-8 0 0,0 0-32 0 0,0 20 99 0 0,-1-12-148 0 0,0-6-21 0 0,1-1 1 0 0,0 1-1 0 0,0 0 1 0 0,0-1 0 0 0,0 1-1 0 0,0 0 1 0 0,0 0-1 0 0,0-1 1 0 0,1 1-1 0 0,-1 0 1 0 0,1-1-1 0 0,-1 2-2 0 0,5 12 0 0 0,-3-12 0 0 0,1-1 0 0 0,2 7 0 0 0,22 24 0 0 0,-25-30 20 0 0,0 0 1 0 0,0 1-1 0 0,0-1 0 0 0,0 1 0 0 0,-1-1 0 0 0,0 1 0 0 0,1-1 1 0 0,-1 1-1 0 0,0 0 0 0 0,-1 0 0 0 0,1-1 0 0 0,-1 2-20 0 0,1 4 74 0 0,-1 1-1 0 0,0-1 1 0 0,-1 0-1 0 0,0 3-73 0 0,-5 55 288 0 0,-7-11-111 0 0,-6 38 14 0 0,18-55-241 0 0,1-37-208 0 0,0-2-67 0 0,0 0-947 0 0,1 0-3938 0 0,8-3-1690 0 0</inkml:trace>
</inkml:ink>
</file>

<file path=word/ink/ink4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6:18.736"/>
    </inkml:context>
    <inkml:brush xml:id="br0">
      <inkml:brushProperty name="width" value="0.1" units="cm"/>
      <inkml:brushProperty name="height" value="0.1" units="cm"/>
      <inkml:brushProperty name="color" value="#333333"/>
    </inkml:brush>
  </inkml:definitions>
  <inkml:trace contextRef="#ctx0" brushRef="#br0">3 509 3224 0 0,'0'-1'368'0'0,"-1"-10"534"0"0,1 10-791 0 0,0 0 0 0 0,-1 0 0 0 0,1 0 0 0 0,0 0 0 0 0,0-1 0 0 0,0 1 0 0 0,0 0 0 0 0,0 0 0 0 0,0 0 0 0 0,0 0 0 0 0,1 0 0 0 0,-1 0 0 0 0,0 0 0 0 0,1-1-111 0 0,-1 0 299 0 0,1 1 0 0 0,-1-1 0 0 0,1 0 0 0 0,-1 0 0 0 0,0 0 0 0 0,0 0 0 0 0,0 0 0 0 0,0 0 0 0 0,0-2-299 0 0,0 3 248 0 0,0-1-1 0 0,0 0 1 0 0,0 0-1 0 0,0 0 1 0 0,0 1-1 0 0,1-1 1 0 0,-1 0 0 0 0,0 0-1 0 0,1 1 1 0 0,-1-1-1 0 0,1 0-247 0 0,5-7 495 0 0,-1 1-1 0 0,1 1 0 0 0,0-1 1 0 0,1 1-1 0 0,0 0 0 0 0,0 0 1 0 0,0 1-1 0 0,1-1-494 0 0,8-7 487 0 0,20-14-97 0 0,-23 18-949 0 0,0 0-1 0 0,-1 0 1 0 0,-1-1 559 0 0,17-16-1794 0 0,-14 15 876 0 0</inkml:trace>
  <inkml:trace contextRef="#ctx0" brushRef="#br0" timeOffset="1">596 37 9616 0 0,'0'0'424'0'0,"0"0"88"0"0,8-4-408 0 0,-2-1-104 0 0,4 10 0 0 0,-1-10 0 0 0,-4-2 272 0 0,4 2 32 0 0,-4-4 8 0 0,0 2 0 0 0</inkml:trace>
</inkml:ink>
</file>

<file path=word/ink/ink4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7:26:19.104"/>
    </inkml:context>
    <inkml:brush xml:id="br0">
      <inkml:brushProperty name="width" value="0.1" units="cm"/>
      <inkml:brushProperty name="height" value="0.1" units="cm"/>
      <inkml:brushProperty name="color" value="#333333"/>
    </inkml:brush>
  </inkml:definitions>
  <inkml:trace contextRef="#ctx0" brushRef="#br0">9 131 4144 0 0,'-7'-7'319'0'0,"5"5"-46"0"0,2 2 588 0 0,0 0 276 0 0,0 0 58 0 0,1 0-1097 0 0,-1 1-1 0 0,0-1 1 0 0,1 0-1 0 0,-1 1 1 0 0,1-1-1 0 0,-1 0 1 0 0,0 0-1 0 0,1 1 1 0 0,-1-1-1 0 0,1 0 1 0 0,-1 0-1 0 0,1 0 1 0 0,-1 0-1 0 0,1 0 1 0 0,-1 1-1 0 0,1-1 1 0 0,-1 0-1 0 0,1 0 1 0 0,-1 0-1 0 0,0 0 1 0 0,1 0-1 0 0,-1-1 1 0 0,1 1 0 0 0,-1 0-1 0 0,1 0 1 0 0,-1 0-1 0 0,1 0 1 0 0,0-1-98 0 0,12-2 448 0 0,-3-1-269 0 0,-7 3-126 0 0,0 0 0 0 0,1 0 1 0 0,-1 0-1 0 0,0 0 0 0 0,1 0 0 0 0,-1 1 1 0 0,0-1-1 0 0,1 1 0 0 0,1 0-53 0 0,6-1 178 0 0,0-1-1 0 0,-1 0 0 0 0,1-1 0 0 0,0 0 0 0 0,-1 0 1 0 0,0-1-1 0 0,9-5-177 0 0,17-6 329 0 0,-31 13-278 0 0,0 0 1 0 0,0 0-1 0 0,0-1 1 0 0,-1 1-1 0 0,2-2-51 0 0,10-6 95 0 0,-13 8-29 0 0,0-4-79 0 0,-2 5-123 0 0,-1 1-39 0 0,0 0-7 0 0,0 0-38 0 0,2-1 95 0 0,-1 0 0 0 0,1 1 0 0 0,-1-1 0 0 0,1 0 0 0 0,0 0 0 0 0,-1 0 0 0 0,0 0 0 0 0,1 0 0 0 0,-1 0 0 0 0,0-1 1 0 0,1 1-1 0 0,-1 0 0 0 0,0-1 0 0 0,0 1 0 0 0,0-1 0 0 0,0 0 125 0 0,0 1-261 0 0,3-4-2922 0 0,1-2-90 0 0</inkml:trace>
</inkml:ink>
</file>

<file path=word/ink/ink4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16:40.636"/>
    </inkml:context>
    <inkml:brush xml:id="br0">
      <inkml:brushProperty name="width" value="0.1" units="cm"/>
      <inkml:brushProperty name="height" value="0.1" units="cm"/>
      <inkml:brushProperty name="color" value="#333333"/>
    </inkml:brush>
  </inkml:definitions>
  <inkml:trace contextRef="#ctx0" brushRef="#br0">3930 4610 11976 0 0,'0'0'256'0'0,"0"0"64"0"0,5 2 0 0 0,-3 3 32 0 0,1-1-288 0 0,-3-4-64 0 0,0 0 0 0 0,0 0 0 0 0,0 0 424 0 0,0 0 72 0 0,5 2 16 0 0,-5-2-4376 0 0,0 0-872 0 0</inkml:trace>
  <inkml:trace contextRef="#ctx0" brushRef="#br0" timeOffset="39737.051">2090 390 4000 0 0,'0'0'176'0'0,"0"0"40"0"0,0 0-216 0 0,0 0 0 0 0,0 0 0 0 0,0 0 0 0 0,0 0 128 0 0,0 0-8 0 0,0 0-8 0 0,0 0 0 0 0,0 0-280 0 0,0 0-56 0 0,0 0-16 0 0</inkml:trace>
</inkml:ink>
</file>

<file path=word/ink/ink4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17:02.574"/>
    </inkml:context>
    <inkml:brush xml:id="br0">
      <inkml:brushProperty name="width" value="0.1" units="cm"/>
      <inkml:brushProperty name="height" value="0.1" units="cm"/>
      <inkml:brushProperty name="color" value="#333333"/>
    </inkml:brush>
  </inkml:definitions>
  <inkml:trace contextRef="#ctx0" brushRef="#br0">15 1 8640 0 0,'0'0'396'0'0,"0"0"-12"0"0,0 0-148 0 0,0 0 277 0 0,0 0 154 0 0,0 0 33 0 0,0 0-26 0 0,0 0-122 0 0,0 0-52 0 0,0 0-10 0 0,0 0-38 0 0,0 0-152 0 0,0 0-68 0 0,0 0-10 0 0,0 0-3 0 0,0 0 5 0 0,0 0 7 0 0,4 16 752 0 0,-5 6 128 0 0,-1 0-1 0 0,-4 17-1110 0 0,3-25 61 0 0,0 1-1 0 0,1-1 1 0 0,1 1-1 0 0,0-1 0 0 0,1 1 1 0 0,1 0-1 0 0,0-1 0 0 0,2 7-60 0 0,0-4-198 0 0,0 1-1 0 0,-2 0 0 0 0,0 0 1 0 0,-1-1-1 0 0,0 1 199 0 0,-1 10-4572 0 0,1-13-1342 0 0</inkml:trace>
</inkml:ink>
</file>

<file path=word/ink/ink4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16:46.218"/>
    </inkml:context>
    <inkml:brush xml:id="br0">
      <inkml:brushProperty name="width" value="0.1" units="cm"/>
      <inkml:brushProperty name="height" value="0.1" units="cm"/>
      <inkml:brushProperty name="color" value="#333333"/>
    </inkml:brush>
  </inkml:definitions>
  <inkml:trace contextRef="#ctx0" brushRef="#br0">1 74 5064 0 0,'0'0'389'0'0,"0"0"-140"0"0,0 0 339 0 0,0 0 174 0 0,0 0 35 0 0,0 0-5 0 0,5 7 2036 0 0,-5-6-2663 0 0,0 0 0 0 0,1-1 0 0 0,-1 1 0 0 0,1-1 1 0 0,-1 1-1 0 0,1 0 0 0 0,-1-1 0 0 0,1 1 0 0 0,-1-1 0 0 0,1 1 0 0 0,-1-1 0 0 0,1 0 1 0 0,-1 1-1 0 0,1-1 0 0 0,0 0 0 0 0,-1 1 0 0 0,1-1 0 0 0,0 0 0 0 0,-1 0 0 0 0,1 1 1 0 0,0-1-1 0 0,0 0 0 0 0,-1 0 0 0 0,1 0 0 0 0,0 0 0 0 0,-1 0 0 0 0,1 0 0 0 0,0 0 1 0 0,0 0-1 0 0,-1 0 0 0 0,1-1 0 0 0,0 1 0 0 0,-1 0 0 0 0,1 0 0 0 0,0-1 0 0 0,-1 1 1 0 0,1 0-1 0 0,0-1 0 0 0,-1 1-165 0 0,5-3 212 0 0,-1 1-1 0 0,1-1 1 0 0,-1 0 0 0 0,0 0 0 0 0,0-1-212 0 0,2-1 334 0 0,12-9 550 0 0,-11 7-698 0 0,0 2 1 0 0,0-1 0 0 0,1 1-1 0 0,0 0 1 0 0,-1 1 0 0 0,2 0 0 0 0,-1 0-1 0 0,2 0-186 0 0,21 2 278 0 0,-29 2 24 0 0,-1 0-198 0 0,-1 0-30 0 0,1 0 0 0 0,-1 0-86 0 0,0 0-1 0 0,1 0 0 0 0,-1 0 0 0 0,0 0 1 0 0,0 0-1 0 0,0 0 0 0 0,0 0 1 0 0,1 0-1 0 0,-1 0 0 0 0,0 0 1 0 0,0 0-1 0 0,0 0 0 0 0,0 0 0 0 0,1 0 1 0 0,-1 0-1 0 0,0 0 0 0 0,0 0 1 0 0,0 0-1 0 0,0 0 0 0 0,0 0 1 0 0,1 0-1 0 0,-1 0 0 0 0,0 0 0 0 0,0 0 1 0 0,0-1-1 0 0,0 1 0 0 0,0 0 1 0 0,0 0-1 0 0,1 0 0 0 0,-1 0 0 0 0,0 0 1 0 0,0 0-1 0 0,0-1 0 0 0,0 1 1 0 0,0 0-1 0 0,0 0 0 0 0,0 0 1 0 0,0 0-1 0 0,0 0 0 0 0,0-1 0 0 0,0 1 1 0 0,0 0-1 0 0,1 0 0 0 0,-1 0 1 0 0,0 0 12 0 0,1-2-3901 0 0,-1 2 2270 0 0</inkml:trace>
</inkml:ink>
</file>

<file path=word/ink/ink4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8:19:42.742"/>
    </inkml:context>
    <inkml:brush xml:id="br0">
      <inkml:brushProperty name="width" value="0.1" units="cm"/>
      <inkml:brushProperty name="height" value="0.1" units="cm"/>
      <inkml:brushProperty name="color" value="#333333"/>
    </inkml:brush>
  </inkml:definitions>
  <inkml:trace contextRef="#ctx0" brushRef="#br0">82 0 8288 0 0,'-13'46'889'0'0,"12"-44"-861"0"0,1-1 0 0 0,-1 1 1 0 0,1-1-1 0 0,0 1 0 0 0,-1 0 0 0 0,1-1 1 0 0,0 1-1 0 0,0-1 0 0 0,0 1 0 0 0,0 0 0 0 0,0-1 1 0 0,0 1-1 0 0,1 0-28 0 0,-1 4 422 0 0,-1-2-15 0 0,1-1 0 0 0,0 1-1 0 0,-1 0 1 0 0,1-1-1 0 0,0 1 1 0 0,1-1-1 0 0,0 4-406 0 0,0 11 913 0 0,0-13-698 0 0,0-1 1 0 0,0 0-1 0 0,1 0 1 0 0,-1 0-1 0 0,1 0 1 0 0,0-1-1 0 0,0 1 1 0 0,0 0-1 0 0,3 1-215 0 0,-1 3 118 0 0,-3-6 68 0 0,-1-2-2 0 0,0 0-12 0 0,20 8 143 0 0,-17-8-223 0 0,-3 0-17 0 0,2-2-34 0 0,-1 0-32 0 0,0 0 0 0 0,0 0-1 0 0,0 0 1 0 0,0 0-1 0 0,0 0 1 0 0,0 0-1 0 0,-1-1 1 0 0,1 1-1 0 0,0-1-8 0 0,-1 2 18 0 0,0 0 0 0 0,0 0 0 0 0,0 0-1 0 0,0-1 1 0 0,1 1 0 0 0,-1 0-1 0 0,-1 0 1 0 0,1 0 0 0 0,0 0-1 0 0,0 0 1 0 0,0 0 0 0 0,0 0-1 0 0,-1 0 1 0 0,1 0 0 0 0,-1-1 0 0 0,1 1-1 0 0,-1 1 1 0 0,1-1 0 0 0,-1 0-1 0 0,1 0 1 0 0,-1 0 0 0 0,0 0-1 0 0,0 0-17 0 0,-6-4 27 0 0,6 4-27 0 0,-1 0 0 0 0,1 0 0 0 0,0 0 1 0 0,0 0-1 0 0,-1 0 0 0 0,1 0 0 0 0,0 0 0 0 0,0 0 0 0 0,0-1 0 0 0,0 1 0 0 0,0 0 0 0 0,0-2 0 0 0,0 1 0 0 0,0 1 0 0 0,0 0 0 0 0,0-1 0 0 0,0 1 0 0 0,-1 0 0 0 0,1-1 0 0 0,0 1 0 0 0,0 0 0 0 0,-1 0 0 0 0,-6-7 0 0 0,7 7-12 0 0,1 1 0 0 0,-1-1-1 0 0,1 0 1 0 0,-1 1 0 0 0,0-1-1 0 0,1 1 1 0 0,-1-1 0 0 0,0 1-1 0 0,0-1 1 0 0,1 1-1 0 0,-1 0 1 0 0,0-1 0 0 0,0 1-1 0 0,1 0 1 0 0,-1-1 0 0 0,0 1-1 0 0,0 0 1 0 0,0 0-1 0 0,0 0 1 0 0,0 0 0 0 0,1 0-1 0 0,-1 0 1 0 0,0 0 0 0 0,0 0-1 0 0,0 0 1 0 0,0 0 0 0 0,0 0-1 0 0,1 1 1 0 0,-1-1-1 0 0,0 0 1 0 0,0 1 0 0 0,0-1-1 0 0,1 1 1 0 0,-1-1 0 0 0,0 0-1 0 0,0 1 1 0 0,1 0 12 0 0,-5 2 64 0 0,1 0-1 0 0,0 0 1 0 0,0 1 0 0 0,1-1 0 0 0,-4 5-64 0 0,6-6-38 0 0,0 0-1 0 0,0 0 1 0 0,0 0 0 0 0,0 0-1 0 0,0 0 1 0 0,0 0 0 0 0,1 0 0 0 0,-1 0-1 0 0,1 0 1 0 0,-1 1 38 0 0,-4 14-183 0 0,3-13 183 0 0,1-4 0 0 0,1 1 0 0 0,0 0 1 0 0,-1-1-1 0 0,1 1 1 0 0,-1 0-1 0 0,1 0 0 0 0,0-1 1 0 0,0 1-1 0 0,-1 0 0 0 0,1 0 1 0 0,0 0-1 0 0,0 0 1 0 0,0-1-1 0 0,0 1 0 0 0,0 0 1 0 0,0 0-1 0 0,0 0 0 0 0,0 0 1 0 0,0-1-1 0 0,0 1 0 0 0,1 0 1 0 0,-1 0-1 0 0,0 0 1 0 0,1-1-1 0 0,-1 1 0 0 0,0 0 1 0 0,1 0-1 0 0,-1-1 0 0 0,1 1 1 0 0,-1 0-1 0 0,1 0 0 0 0,0 0 55 0 0,1 0 17 0 0,-1 0-58 0 0,0-1 1 0 0,1 0 0 0 0,-1 1-1 0 0,1-1 1 0 0,-1 0 0 0 0,1 0-1 0 0,0 0 1 0 0,-1 0-1 0 0,1 0 1 0 0,-1 0 0 0 0,1-1-1 0 0,-1 1 1 0 0,1 0 0 0 0,-1-1-1 0 0,0 1 1 0 0,1-1 0 0 0,-1 1-1 0 0,1-1 1 0 0,-1 0-1 0 0,0 0 1 0 0,0 0 0 0 0,1 0-1 0 0,-1 1 1 0 0,0-2 0 0 0,0 1-1 0 0,0 0 1 0 0,1-1-15 0 0,1-1 56 0 0,0 0 1 0 0,0-1-1 0 0,0 1 0 0 0,0-1 1 0 0,0 0-1 0 0,-1 0 1 0 0,0 0-1 0 0,0 0 0 0 0,1-3-56 0 0,0-6 85 0 0,2-5-20 0 0,-3 13-46 0 0,-1 1 1 0 0,1-1-1 0 0,-1 1 1 0 0,0-1-1 0 0,0 1 0 0 0,0-1 1 0 0,-1 0-1 0 0,1 0 1 0 0,-1 1-1 0 0,-1-6-19 0 0,1 4 14 0 0,0 4 58 0 0,0 2 36 0 0,0 0 10 0 0,-3 2-53 0 0,0 0 0 0 0,-1 1 0 0 0,1-1 0 0 0,0 0 0 0 0,1 1 0 0 0,-1 0 0 0 0,0-1 0 0 0,-1 3-65 0 0,3-3 32 0 0,-2 2-3 0 0,0 1-1 0 0,0-1 0 0 0,0 1 0 0 0,1 0 0 0 0,-1 1-28 0 0,-7 14 46 0 0,0 1 7 0 0,6-10-105 0 0,6-8-63 0 0,0 0-12 0 0,-2-3-3 0 0</inkml:trace>
</inkml:ink>
</file>

<file path=word/ink/ink4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8:19:43.208"/>
    </inkml:context>
    <inkml:brush xml:id="br0">
      <inkml:brushProperty name="width" value="0.1" units="cm"/>
      <inkml:brushProperty name="height" value="0.1" units="cm"/>
      <inkml:brushProperty name="color" value="#333333"/>
    </inkml:brush>
  </inkml:definitions>
  <inkml:trace contextRef="#ctx0" brushRef="#br0">66 1 9728 0 0,'0'0'222'0'0,"0"0"30"0"0,0 0 18 0 0,-5 4 655 0 0,2-1-643 0 0,0 1 1 0 0,0 0 0 0 0,0 0-1 0 0,0 0 1 0 0,0 0-1 0 0,1 0 1 0 0,0 1-1 0 0,0-1 1 0 0,0 1-1 0 0,0-1 1 0 0,1 1-1 0 0,0 0 1 0 0,0 0-1 0 0,0 3-282 0 0,-2 12 707 0 0,2 1 1 0 0,0 18-708 0 0,1-30 168 0 0,-8 293 418 0 0,5-236 359 0 0,-2 2-945 0 0,-1-3-940 0 0,4 1 940 0 0,5-26 59 0 0,-1-18-1065 0 0,-2-6-2631 0 0,0-16-1913 0 0</inkml:trace>
</inkml:ink>
</file>

<file path=word/ink/ink4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8:19:43.595"/>
    </inkml:context>
    <inkml:brush xml:id="br0">
      <inkml:brushProperty name="width" value="0.1" units="cm"/>
      <inkml:brushProperty name="height" value="0.1" units="cm"/>
      <inkml:brushProperty name="color" value="#333333"/>
    </inkml:brush>
  </inkml:definitions>
  <inkml:trace contextRef="#ctx0" brushRef="#br0">114 0 5984 0 0,'0'0'273'0'0,"0"0"-5"0"0,3 0 47 0 0,5 0 493 0 0,1 0 1 0 0,0 1 0 0 0,0 0-1 0 0,0 0 1 0 0,0 1 0 0 0,0 0-1 0 0,-1 1 1 0 0,7 2-809 0 0,21 8 879 0 0,-29-11-750 0 0,0 0-1 0 0,-1 0 1 0 0,1 1-1 0 0,-1 0 0 0 0,6 3-128 0 0,6 7 336 0 0,0 0 0 0 0,11 13-336 0 0,-7-7 274 0 0,-19-16-232 0 0,-1-1 1 0 0,1 0-1 0 0,-1 1 1 0 0,0 0-1 0 0,0 0 1 0 0,0 0 0 0 0,0 0-1 0 0,0 0 1 0 0,-1 0-1 0 0,1 0 1 0 0,-1 0 0 0 0,0 1-1 0 0,0-1 1 0 0,0 0-1 0 0,-1 1 1 0 0,1-1 0 0 0,-1 1-1 0 0,1-1 1 0 0,-1 1-1 0 0,0 0-42 0 0,-1 2 53 0 0,0-1-1 0 0,1 0 0 0 0,-2 0 0 0 0,1-1 0 0 0,0 1 0 0 0,-1 0 0 0 0,0 0 0 0 0,0-1 0 0 0,0 1 0 0 0,-1-1 1 0 0,0 0-1 0 0,0 1 0 0 0,-2 2-52 0 0,-16 21 335 0 0,15-20-245 0 0,0 0 1 0 0,0 0-1 0 0,-1-1 0 0 0,1 0 1 0 0,-2 0-1 0 0,-2 2-90 0 0,-28 15 226 0 0,27-18-155 0 0,0 1 1 0 0,0 0-1 0 0,-3 3-71 0 0,-15 13 67 0 0,-31 17-67 0 0,24-17 22 0 0,-7 8-22 0 0,6-2-5158 0 0,27-21-667 0 0</inkml:trace>
</inkml:ink>
</file>

<file path=word/ink/ink4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8:19:44.571"/>
    </inkml:context>
    <inkml:brush xml:id="br0">
      <inkml:brushProperty name="width" value="0.1" units="cm"/>
      <inkml:brushProperty name="height" value="0.1" units="cm"/>
      <inkml:brushProperty name="color" value="#333333"/>
    </inkml:brush>
  </inkml:definitions>
  <inkml:trace contextRef="#ctx0" brushRef="#br0">1946 1 1840 0 0,'4'7'419'0'0,"-3"-6"1085"0"0,-2 1 471 0 0,-15 23 5175 0 0,11-16-6528 0 0,4-7-279 0 0,1-2-176 0 0,0 0-37 0 0,0 2-28 0 0,0-2-102 0 0,0 0 1 0 0,0 1-1 0 0,0-1 0 0 0,0 0 1 0 0,0 1-1 0 0,0-1 1 0 0,0 0-1 0 0,0 1 1 0 0,0-1-1 0 0,0 0 1 0 0,0 1-1 0 0,0-1 1 0 0,0 0-1 0 0,0 1 1 0 0,0-1-1 0 0,0 0 1 0 0,0 1-1 0 0,1-1 1 0 0,-1 0-1 0 0,0 1 1 0 0,0-1-1 0 0,0 0 1 0 0,0 0-1 0 0,1 1 1 0 0,-1-1-1 0 0,0 0 1 0 0,0 0-1 0 0,0 1 0 0 0,1-1 1 0 0,-1 0-1 0 0,0 0 1 0 0,1 0-1 0 0,-1 0 1 0 0,0 1-1 0 0,0-1 1 0 0,1 0-1 0 0,-1 0 1 0 0,0 0-1 0 0,1 0 1 0 0,-1 0-1 0 0,7 3 13 0 0,-6-2 45 0 0,-1-1 30 0 0,0 0 94 0 0,0 3-99 0 0,-1 0 1 0 0,0-1 0 0 0,-1 1-1 0 0,1 0 1 0 0,0-1 0 0 0,-1 1-1 0 0,1-1 1 0 0,-1 1 0 0 0,0-1-1 0 0,0 1-83 0 0,-8 10 312 0 0,-6 21-21 0 0,10-19-125 0 0,-1-1 0 0 0,-5 7-166 0 0,-12 19 1 0 0,-3 11-1 0 0,10-17 0 0 0,-2-1 0 0 0,-7 6 0 0 0,-24 41 0 0 0,21-31 0 0 0,17-28 0 0 0,-9 21 0 0 0,-8 15 0 0 0,14-33 0 0 0,-45 80 0 0 0,12-16 0 0 0,13-23 0 0 0,-13 35 0 0 0,-20 47 2 0 0,8-18-15 0 0,28-64-13 0 0,-2-2 1 0 0,-8 9 25 0 0,9-18-2 0 0,1-4-179 0 0,-23 25 181 0 0,25-35-330 0 0,1 2-1 0 0,-8 18 331 0 0,-62 112 714 0 0,25-43-1466 0 0,-31 34 752 0 0,25-49 786 0 0,-5 6-692 0 0,-64 76-94 0 0,106-130 0 0 0,2 1 0 0 0,-16 39 0 0 0,38-56-1 0 0,14-37 1 0 0,0 0 0 0 0,-1 0 0 0 0,-6 11 0 0 0,2-4 1 0 0,0 0-1 0 0,-2 6 0 0 0,3-3 0 0 0,-12 18 0 0 0,-2 2 17 0 0,13-22 51 0 0,-2-1 0 0 0,0-1 0 0 0,-5 6-68 0 0,9-16 232 0 0,6-7-179 0 0,0 0 1 0 0,0 0-1 0 0,1 1 1 0 0,-1-1-1 0 0,1 0 1 0 0,0 0-1 0 0,-1 1 1 0 0,1-1-1 0 0,0 3-53 0 0,-10 18-728 0 0,2-9-4262 0 0,4-9 22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11.074"/>
    </inkml:context>
    <inkml:brush xml:id="br0">
      <inkml:brushProperty name="width" value="0.05" units="cm"/>
      <inkml:brushProperty name="height" value="0.05" units="cm"/>
    </inkml:brush>
  </inkml:definitions>
  <inkml:trace contextRef="#ctx0" brushRef="#br0">0 1 2304 0 0,'3'15'1995'0'0,"-2"-12"-882"0"0,0-1 1 0 0,0 1-1 0 0,0 0 1 0 0,-1 0 0 0 0,1-1-1 0 0,-1 1 1 0 0,1 1-1114 0 0,-1 20 3935 0 0,0-18-3698 0 0,0-1-1 0 0,0 0 0 0 0,1 1 1 0 0,0-1-1 0 0,0 1 0 0 0,0 1-236 0 0,2 3-191 0 0,-2 0-1 0 0,1 0 1 0 0,-1-1-1 0 0,-1 1 0 0 0,0 0 1 0 0,0 0 191 0 0,0 0-636 0 0,0-8-782 0 0,2 3-3762 0 0</inkml:trace>
  <inkml:trace contextRef="#ctx0" brushRef="#br0" timeOffset="1">31 312 13704 0 0,'4'13'1464'0'0,"0"-1"-304"0"0,-2 0-1 0 0,0-1 1 0 0,0 1 0 0 0,-1 1 0 0 0,-1-1 0 0 0,0 0 0 0 0,0 0 0 0 0,-2 6-1160 0 0,2-17-46 0 0,0 0 1 0 0,-1 0-1 0 0,1 0 0 0 0,0 0 0 0 0,-1 0 0 0 0,1 0 0 0 0,0 0 1 0 0,-1 0-1 0 0,0 0 0 0 0,1-1 0 0 0,-1 1 0 0 0,1 0 0 0 0,-1 0 46 0 0,-2 0-484 0 0</inkml:trace>
</inkml:ink>
</file>

<file path=word/ink/ink4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8:19:46.451"/>
    </inkml:context>
    <inkml:brush xml:id="br0">
      <inkml:brushProperty name="width" value="0.1" units="cm"/>
      <inkml:brushProperty name="height" value="0.1" units="cm"/>
      <inkml:brushProperty name="color" value="#333333"/>
    </inkml:brush>
  </inkml:definitions>
  <inkml:trace contextRef="#ctx0" brushRef="#br0">202 1 1840 0 0,'0'0'83'0'0,"0"0"235"0"0,0 0 950 0 0,0 0 415 0 0,0 0 79 0 0,0 0-159 0 0,0 0-747 0 0,0 0-325 0 0,0 0-69 0 0,-14 0 524 0 0,6 2-957 0 0,6-1 115 0 0,0 0-45 0 0,0 0 1 0 0,0 0-1 0 0,0 0 1 0 0,1 1-1 0 0,-1-1 1 0 0,0 0 0 0 0,1 1-1 0 0,-1 0 1 0 0,0 0-100 0 0,-3 2 267 0 0,-9 6 1 0 0,11-8-246 0 0,1-1 0 0 0,-1 1 0 0 0,1-1 0 0 0,0 1 0 0 0,0 0 0 0 0,-1 0 0 0 0,2 0 0 0 0,-1 1 0 0 0,0-1 0 0 0,0 1-22 0 0,-5 7 92 0 0,3-6 58 0 0,1 0 0 0 0,1 1 0 0 0,-1-1 0 0 0,0 1 0 0 0,1-1-1 0 0,0 1 1 0 0,0 0 0 0 0,1 0 0 0 0,-1 0 0 0 0,1 0 0 0 0,0 2-150 0 0,0-4 17 0 0,0 1 0 0 0,0-1 0 0 0,0 1 1 0 0,0-1-1 0 0,-1 0 0 0 0,1 1 0 0 0,-1-1-17 0 0,-5 14 29 0 0,-28 82 150 0 0,18-51-352 0 0,7-22-4101 0 0,6-14-388 0 0</inkml:trace>
</inkml:ink>
</file>

<file path=word/ink/ink4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8:19:47.361"/>
    </inkml:context>
    <inkml:brush xml:id="br0">
      <inkml:brushProperty name="width" value="0.1" units="cm"/>
      <inkml:brushProperty name="height" value="0.1" units="cm"/>
      <inkml:brushProperty name="color" value="#333333"/>
    </inkml:brush>
  </inkml:definitions>
  <inkml:trace contextRef="#ctx0" brushRef="#br0">0 0 1840 0 0,'2'3'133'0'0,"16"18"5924"0"0,13 12-6057 0 0,-12-12 3107 0 0,15 19-3107 0 0,-7-7 971 0 0,1-2-1 0 0,1-1 1 0 0,22 17-971 0 0,-43-41 294 0 0,0 0 0 0 0,1 0 0 0 0,6 3-294 0 0,21 15 731 0 0,-25-16-556 0 0,-1-2 0 0 0,1 1 0 0 0,1-2-1 0 0,-1 1 1 0 0,1-1 0 0 0,0-1 0 0 0,0 0-1 0 0,3 0-174 0 0,17 5 243 0 0,-10-2-65 0 0,1-2-1 0 0,22 2-177 0 0,-21-3 215 0 0,-1 0-1 0 0,23 7-214 0 0,-13 1 368 0 0,-1 1 0 0 0,-1 1-1 0 0,0 1 1 0 0,20 14-368 0 0,99 55 887 0 0,-131-75-772 0 0,-1-1 0 0 0,1-1 1 0 0,1-1-1 0 0,2 0-115 0 0,81 16 289 0 0,-97-21-277 0 0,130 16 180 0 0,-79-7-24 0 0,-21-5 188 0 0,-1 2-1 0 0,0 2 1 0 0,0 1-356 0 0,1 0 907 0 0,9 1-907 0 0,-27-7-14 0 0,33 5 14 0 0,0-3 0 0 0,41 1 0 0 0,-79-7 0 0 0,179 12 400 0 0,-74 1-320 0 0,130 8-512 0 0,-202-18 488 0 0,270 26 1204 0 0,-249-20-1121 0 0,0-3 0 0 0,0-4 1 0 0,19-2-140 0 0,21-12 165 0 0,-36 3-64 0 0,76-11-47 0 0,-85 10 49 0 0,-1-2 1 0 0,0-2-1 0 0,54-22-103 0 0,-73 23-59 0 0,-1-3-1 0 0,0-1 1 0 0,32-20 59 0 0,-62 29 92 0 0,0 0 0 0 0,-1-1 1 0 0,0 0-1 0 0,0-1 1 0 0,-1 0-1 0 0,1-2-92 0 0,10-10 58 0 0,69-83 86 0 0,-66 78-133 0 0,-3 2-1 0 0,18-14-10 0 0,11-7 53 0 0,27-17-53 0 0,-54 44-1 0 0,-18 15 10 0 0,1 0 0 0 0,-1 0 0 0 0,1 0 0 0 0,0 0 0 0 0,0 1 1 0 0,1-1-10 0 0,1 1 1 0 0,-1 0 1 0 0,0-1-1 0 0,0 0 1 0 0,-1 0 0 0 0,1-1-1 0 0,-1 0 1 0 0,0 0 0 0 0,0 0-1 0 0,-1 0 1 0 0,0-1 0 0 0,1 1-1 0 0,-2-1 1 0 0,3-4-2 0 0,-4 6 12 0 0,1 0 0 0 0,0 0 0 0 0,0-1 0 0 0,0 2 0 0 0,3-4-12 0 0,-4 4 4 0 0,3-5 39 0 0,-1 1-46 0 0,-3 5-93 0 0,-1 2-136 0 0,0 0-51 0 0,0 0-6 0 0,0 0-223 0 0,0 0-913 0 0,0 0-397 0 0,0 0-74 0 0</inkml:trace>
</inkml:ink>
</file>

<file path=word/ink/ink4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8:19:49.017"/>
    </inkml:context>
    <inkml:brush xml:id="br0">
      <inkml:brushProperty name="width" value="0.1" units="cm"/>
      <inkml:brushProperty name="height" value="0.1" units="cm"/>
      <inkml:brushProperty name="color" value="#333333"/>
    </inkml:brush>
  </inkml:definitions>
  <inkml:trace contextRef="#ctx0" brushRef="#br0">109 162 7976 0 0,'0'0'364'0'0,"0"0"-8"0"0,0 0-144 0 0,0 0 229 0 0,0 0 126 0 0,0 0 29 0 0,0 0-8 0 0,0-9 464 0 0,13-19 980 0 0,-12 27-1700 0 0,-1 1 50 0 0,0 0 24 0 0,0 0 2 0 0,3-5 1239 0 0,-3-4-1552 0 0,0 0-1 0 0,-1 0 0 0 0,0 0 0 0 0,-1 1 0 0 0,-1-5-94 0 0,2 9 15 0 0,-1-1 0 0 0,1 1 1 0 0,-1-1-1 0 0,0 1 0 0 0,-1 0 0 0 0,1 0 1 0 0,-1 0-1 0 0,0 0 0 0 0,0 0 0 0 0,0 1 1 0 0,0-1-1 0 0,-4-2-15 0 0,7 6 6 0 0,-1-1 0 0 0,0 0-1 0 0,0 1 1 0 0,0-1 0 0 0,0 0 0 0 0,0 1 0 0 0,0 0 0 0 0,0-1 0 0 0,0 1 0 0 0,0-1 0 0 0,-1 1 0 0 0,1 0 0 0 0,0 0-1 0 0,0 0 1 0 0,0 0 0 0 0,0 0 0 0 0,0 0 0 0 0,0 0 0 0 0,-1 0 0 0 0,1 0 0 0 0,-1 1-6 0 0,0-1 17 0 0,0 1 1 0 0,0 0-1 0 0,0 0 0 0 0,-1 0 1 0 0,1 1-1 0 0,0-1 0 0 0,0 0 1 0 0,1 1-1 0 0,-1-1 1 0 0,-1 2-18 0 0,0 0 22 0 0,0 0 0 0 0,0 1 0 0 0,0 0 0 0 0,0-1 1 0 0,1 1-1 0 0,-1 0 0 0 0,1 0 0 0 0,0 0 1 0 0,1 1-1 0 0,-2 2-22 0 0,-1 8 60 0 0,3-13-47 0 0,0 0 0 0 0,0 0 0 0 0,1 0 0 0 0,-1 0 0 0 0,1 0 0 0 0,0 0 0 0 0,0 0 0 0 0,-1 0 0 0 0,1 1 0 0 0,0-1 0 0 0,1 0 0 0 0,-1 0 0 0 0,0 0 0 0 0,1 0 0 0 0,-1 0 0 0 0,1 0 0 0 0,0 0-1 0 0,-1 0 1 0 0,1 0-13 0 0,1 1 42 0 0,-1-1-1 0 0,1 1 0 0 0,0-1 1 0 0,-1 1-1 0 0,1-1 0 0 0,0 0 1 0 0,0 0-1 0 0,1 0 0 0 0,-1 0 1 0 0,0 0-1 0 0,1-1 0 0 0,-1 1 1 0 0,1-1-1 0 0,-1 1 0 0 0,1-1 1 0 0,0 0-1 0 0,-1 0 0 0 0,3 1-41 0 0,-4-2 9 0 0,-1 0-1 0 0,1 0 0 0 0,0 0 0 0 0,-1 0 0 0 0,1 0 0 0 0,0 0 0 0 0,-1 0 0 0 0,1 0 1 0 0,0 0-1 0 0,-1 0 0 0 0,1 0 0 0 0,0-1 0 0 0,-1 1 0 0 0,1 0 0 0 0,0 0 0 0 0,-1-1 0 0 0,1 1 1 0 0,-1 0-1 0 0,1-1 0 0 0,0 1-8 0 0,1-1 29 0 0,2 0 3 0 0,-1 0 0 0 0,0 0-1 0 0,0-1 1 0 0,1 1-1 0 0,-1-1 1 0 0,0 1-1 0 0,0-1 1 0 0,-1 0 0 0 0,1 0-1 0 0,0 0 1 0 0,-1-1-1 0 0,1 1 1 0 0,-1 0 0 0 0,0-1-1 0 0,1 0 1 0 0,-1-1-32 0 0,0 2 16 0 0,0 0 0 0 0,-1 0 0 0 0,1 0 0 0 0,-1 0 0 0 0,0-1 0 0 0,1 1 0 0 0,-1-1 0 0 0,0 1 0 0 0,0-2-16 0 0,0 1 20 0 0,0 1 0 0 0,-1-1 1 0 0,1 0-1 0 0,-1 0 0 0 0,1 0 1 0 0,-1 1-1 0 0,0-1 0 0 0,0-1-20 0 0,-9-33 146 0 0,4 30-125 0 0,-13-2 32 0 0,9 9-53 0 0,4 4 4 0 0,0 1-1 0 0,0-1 0 0 0,0 1 1 0 0,0-1-1 0 0,1 1 0 0 0,0 0 1 0 0,0 1-1 0 0,0-1 0 0 0,1 1 1 0 0,0 0-1 0 0,-1 1-3 0 0,1 1-20 0 0,-1 0-1 0 0,1 0 1 0 0,1 0 0 0 0,-1 0-1 0 0,1 0 1 0 0,1 1-1 0 0,0-1 1 0 0,0 1 0 0 0,0 0 20 0 0,1 5-734 0 0</inkml:trace>
</inkml:ink>
</file>

<file path=word/ink/ink4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8:19:49.470"/>
    </inkml:context>
    <inkml:brush xml:id="br0">
      <inkml:brushProperty name="width" value="0.1" units="cm"/>
      <inkml:brushProperty name="height" value="0.1" units="cm"/>
      <inkml:brushProperty name="color" value="#333333"/>
    </inkml:brush>
  </inkml:definitions>
  <inkml:trace contextRef="#ctx0" brushRef="#br0">131 48 12440 0 0,'-3'-1'238'0'0,"0"0"0"0"0,1 0 0 0 0,-1 0 1 0 0,0 1-1 0 0,0-1 0 0 0,0 1 1 0 0,0 0-1 0 0,0 0 0 0 0,0 0 1 0 0,0 0-1 0 0,0 1 0 0 0,1-1 0 0 0,-1 1 1 0 0,-1 0-239 0 0,-13 1 2326 0 0,14-2-2247 0 0,1 0 0 0 0,0 0 0 0 0,0 0 0 0 0,0 0 0 0 0,-1 0 0 0 0,1 1 0 0 0,0-1 0 0 0,0 1 0 0 0,0 0 0 0 0,0 0 0 0 0,0 0 0 0 0,0 0 0 0 0,0 0 0 0 0,0 0 0 0 0,0 0 0 0 0,1 0 0 0 0,-1 1 0 0 0,0-1 0 0 0,1 1 0 0 0,-1-1 0 0 0,1 1 0 0 0,0 0 0 0 0,-1 0 0 0 0,1-1 0 0 0,0 1 0 0 0,0 0-79 0 0,-2 6 353 0 0,0-1-1 0 0,1 1 1 0 0,0 0-1 0 0,0 0 1 0 0,1 0-1 0 0,-1 4-352 0 0,0 3 128 0 0,-1 17-128 0 0,2-1 0 0 0,1 1 0 0 0,2-1 0 0 0,4 22 0 0 0,-3-31 1 0 0,2 1 0 0 0,0-1 0 0 0,2 0 0 0 0,0-1 0 0 0,1 0 0 0 0,2 0 0 0 0,0 0-1 0 0,1-1 1 0 0,1-1 0 0 0,0 0 0 0 0,2-1 0 0 0,15 17-1 0 0,-24-29 7 0 0,1 1 1 0 0,0-1-1 0 0,0 1 1 0 0,1-2-1 0 0,0 1 1 0 0,0-1-1 0 0,0 0 1 0 0,1 0-1 0 0,-1-1 1 0 0,6 2-8 0 0,-3-2 34 0 0,0-1 1 0 0,0 0 0 0 0,0 0 0 0 0,0-1 0 0 0,1-1 0 0 0,-1 0 0 0 0,1 0-1 0 0,-1-1 1 0 0,0 0 0 0 0,1-1 0 0 0,-1 0 0 0 0,1-1 0 0 0,-1 0-1 0 0,0 0 1 0 0,3-2-35 0 0,8-5 56 0 0,-2 0-1 0 0,1-1 0 0 0,-2-1 1 0 0,1 0-1 0 0,-1-2 0 0 0,-1 0 0 0 0,0-1 1 0 0,-1 0-1 0 0,-1-2 0 0 0,0 0 1 0 0,-1 0-1 0 0,4-8-55 0 0,-9 11 26 0 0,0-1 0 0 0,0 0 0 0 0,-2 0 0 0 0,0 0 0 0 0,0-1 0 0 0,-2 0 0 0 0,0-1 0 0 0,0 1 0 0 0,-2-1 0 0 0,0 0 0 0 0,0 0 0 0 0,-2 0 0 0 0,0 0 0 0 0,-1-1 0 0 0,0 1 0 0 0,-3-13-26 0 0,1 19 17 0 0,0 0 1 0 0,-1 0-1 0 0,0 0 0 0 0,-1 1 0 0 0,0-1 0 0 0,0 1 0 0 0,-1 0 0 0 0,-5-6-17 0 0,-4-6 42 0 0,-2 1-1 0 0,-17-17-41 0 0,27 31 1 0 0,0 0-1 0 0,0 1 1 0 0,-1-1-1 0 0,0 1 1 0 0,0 1-1 0 0,-1-1 1 0 0,1 1-1 0 0,-1 1 1 0 0,0-1-1 0 0,0 1 1 0 0,0 1-1 0 0,0-1 1 0 0,-1 1-1 0 0,1 1 1 0 0,-1 0-1 0 0,-2 0 0 0 0,4 0-448 0 0,-1 1 0 0 0,1 1 1 0 0,-1-1-1 0 0,1 1 0 0 0,-1 0 0 0 0,1 1 0 0 0,-1 0 0 0 0,1 0 0 0 0,0 1 1 0 0,0 0-1 0 0,-5 2 448 0 0,3 2-1798 0 0</inkml:trace>
</inkml:ink>
</file>

<file path=word/ink/ink4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8:19:49.812"/>
    </inkml:context>
    <inkml:brush xml:id="br0">
      <inkml:brushProperty name="width" value="0.1" units="cm"/>
      <inkml:brushProperty name="height" value="0.1" units="cm"/>
      <inkml:brushProperty name="color" value="#333333"/>
    </inkml:brush>
  </inkml:definitions>
  <inkml:trace contextRef="#ctx0" brushRef="#br0">14 1 4144 0 0,'0'0'191'0'0,"-1"2"-11"0"0,-1 5 186 0 0,-1 0 1 0 0,1 0 0 0 0,1 0 0 0 0,-1 0-1 0 0,1 0 1 0 0,0 5-367 0 0,0-2 1073 0 0,1 0 0 0 0,1-1 0 0 0,0 1 0 0 0,0 0 0 0 0,1 0 0 0 0,0-1 0 0 0,1 1 0 0 0,0-1 0 0 0,0 0 0 0 0,1 0 0 0 0,0 0 0 0 0,5 8-1073 0 0,-5-11 171 0 0,1 1-1 0 0,-1-1 1 0 0,1 0-1 0 0,0 0 1 0 0,1-1-1 0 0,-1 1 1 0 0,1-1 0 0 0,1 0-1 0 0,2 2-170 0 0,10 4 250 0 0,-1-1 0 0 0,1-1 0 0 0,1 0 0 0 0,0-2 0 0 0,0 0 0 0 0,1-1 0 0 0,-1-1 0 0 0,17 2-250 0 0,4 0 360 0 0,20-1-360 0 0,-51-5 22 0 0,0 1 1 0 0,0 0-1 0 0,-1 0 1 0 0,2 1-23 0 0,-1 0 19 0 0,1 0 1 0 0,-1-1-1 0 0,4 0-19 0 0,13 3-429 0 0,-8-1-5759 0 0,-10-4-1125 0 0</inkml:trace>
</inkml:ink>
</file>

<file path=word/ink/ink4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8:19:50.352"/>
    </inkml:context>
    <inkml:brush xml:id="br0">
      <inkml:brushProperty name="width" value="0.1" units="cm"/>
      <inkml:brushProperty name="height" value="0.1" units="cm"/>
      <inkml:brushProperty name="color" value="#333333"/>
    </inkml:brush>
  </inkml:definitions>
  <inkml:trace contextRef="#ctx0" brushRef="#br0">103 0 2304 0 0,'0'0'312'0'0,"0"0"471"0"0,0 0 206 0 0,0 0 40 0 0,0 0-128 0 0,0 0-573 0 0,0 0-200 0 0,0 0 139 0 0,0 0 76 0 0,0 0 10 0 0,0 0-5 0 0,0 0-43 0 0,0 0-17 0 0,0 0-6 0 0,0 0-28 0 0,0 0-104 0 0,0 0-44 0 0,0 0-8 0 0,0 0 3 0 0,0 0 22 0 0,0 0 5 0 0,0 0 0 0 0,0 0 0 0 0,0 0 0 0 0,0 0 0 0 0,0 0 0 0 0,0 0 14 0 0,0 0 62 0 0,-8 5 266 0 0,-12 19-80 0 0,7-7-244 0 0,10-13-153 0 0,-1 1-1 0 0,1 0 1 0 0,0 0 0 0 0,1 0 0 0 0,-2 4 7 0 0,-10 17-44 0 0,-10 12-1763 0 0,20-30-1850 0 0</inkml:trace>
</inkml:ink>
</file>

<file path=word/ink/ink4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8:19:50.729"/>
    </inkml:context>
    <inkml:brush xml:id="br0">
      <inkml:brushProperty name="width" value="0.1" units="cm"/>
      <inkml:brushProperty name="height" value="0.1" units="cm"/>
      <inkml:brushProperty name="color" value="#333333"/>
    </inkml:brush>
  </inkml:definitions>
  <inkml:trace contextRef="#ctx0" brushRef="#br0">358 1 8264 0 0,'0'0'182'0'0,"-11"1"452"0"0,-10 10-594 0 0,13-6-30 0 0,-3 15 45 0 0,10-18-55 0 0,0 0 0 0 0,0 0 0 0 0,0 0 0 0 0,0 0 0 0 0,-1 0-1 0 0,1-1 1 0 0,-1 1 0 0 0,1 0 0 0 0,-1-1 0 0 0,0 1 0 0 0,-2 3 0 0 0,0-1 0 0 0,0 1 0 0 0,1 0 0 0 0,0 0 0 0 0,-1 2 0 0 0,-7 9 0 0 0,3-4-611 0 0,2 0-2442 0 0</inkml:trace>
  <inkml:trace contextRef="#ctx0" brushRef="#br0" timeOffset="1">129 296 3224 0 0,'-2'2'240'0'0,"-13"14"-80"0"0,-7 8 3097 0 0,10-15-1809 0 0,4-4-1058 0 0,0 1-1 0 0,1 1 1 0 0,0-1 0 0 0,0 1 0 0 0,-2 3-390 0 0,5-6 58 0 0,3-3-53 0 0,0-1-1 0 0,0 1 0 0 0,0 0 0 0 0,0 0 1 0 0,0 0-1 0 0,0 0 0 0 0,0 0 0 0 0,1 0 0 0 0,-1 0 1 0 0,0 1-1 0 0,1-1 0 0 0,-1 0 0 0 0,0 0 0 0 0,1 0 1 0 0,-1 1-5 0 0,0 2-220 0 0,-4 5 507 0 0,0-4-3380 0 0,1-2-81 0 0</inkml:trace>
</inkml:ink>
</file>

<file path=word/ink/ink4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8:19:51.992"/>
    </inkml:context>
    <inkml:brush xml:id="br0">
      <inkml:brushProperty name="width" value="0.1" units="cm"/>
      <inkml:brushProperty name="height" value="0.1" units="cm"/>
      <inkml:brushProperty name="color" value="#333333"/>
    </inkml:brush>
  </inkml:definitions>
  <inkml:trace contextRef="#ctx0" brushRef="#br0">2767 0 9672 0 0,'0'0'440'0'0,"0"0"-6"0"0,-8 9 685 0 0,-16 14 710 0 0,23-22-1707 0 0,1-1-2 0 0,0 0 2 0 0,-1 2 13 0 0,-5 3 8 0 0,5-3 1 0 0,1-2 2 0 0,-1 1 13 0 0,-6 7 41 0 0,6-7-151 0 0,0 0 1 0 0,0 0-1 0 0,0 0 1 0 0,0 0-1 0 0,0 0 1 0 0,0 0-1 0 0,1 0 1 0 0,-1 1-1 0 0,0-1 1 0 0,1 0-1 0 0,-1 0 1 0 0,1 1 0 0 0,-1-1-1 0 0,1 0 1 0 0,0 1-50 0 0,-7 5 374 0 0,5-5-311 0 0,-23 37 625 0 0,11-22-437 0 0,2 1 0 0 0,0 0 0 0 0,-3 7-251 0 0,4-7 331 0 0,0 0 0 0 0,-1-1 0 0 0,-12 14-331 0 0,-18 14 602 0 0,33-35-536 0 0,9-6-60 0 0,0-3-4 0 0,0 0 1 0 0,0-1 0 0 0,0 1 0 0 0,0 0 0 0 0,0 0 0 0 0,-1 0 0 0 0,1 0 0 0 0,0 0 0 0 0,0-1 0 0 0,-1 1-1 0 0,1 0 1 0 0,0 0 0 0 0,-1-1 0 0 0,1 1 0 0 0,-1 0 0 0 0,1 0 0 0 0,-1-1 0 0 0,0 1-3 0 0,-14 22 65 0 0,-1-1 0 0 0,0-1-1 0 0,-17 15-64 0 0,21-23 0 0 0,2 2 0 0 0,-4 5 0 0 0,-11 15 0 0 0,-4 9 0 0 0,19-32 0 0 0,1 1 0 0 0,-4 5 0 0 0,-2 4 0 0 0,-18 20 64 0 0,0 3-64 0 0,-94 110 0 0 0,-34 57 0 0 0,137-183 0 0 0,15-19 0 0 0,1 1 0 0 0,0 0 0 0 0,0 0 0 0 0,1 0 0 0 0,-2 6 0 0 0,-4 8 0 0 0,0-1 0 0 0,-2 0 0 0 0,-1-2 0 0 0,-1 1 0 0 0,-11 11 0 0 0,4-9-212 0 0,-15 12 212 0 0,-12 12-52 0 0,5-5 52 0 0,27-27 0 0 0,1 1 0 0 0,-3 4 0 0 0,-15 19-17 0 0,18-23 1 0 0,1 2 1 0 0,2 0-1 0 0,-2 2 16 0 0,-49 66 0 0 0,25-34 0 0 0,11-16 0 0 0,-8 15-64 0 0,30-43 64 0 0,1 0 0 0 0,-1-1 0 0 0,-4 3 0 0 0,-8 11 0 0 0,9-11 0 0 0,-1-1 0 0 0,-4 4 0 0 0,-16 14 0 0 0,11-4 0 0 0,13-15 0 0 0,-2 1 0 0 0,-7 6 0 0 0,17-17 0 0 0,-11 10 0 0 0,-1-1 0 0 0,0 0 0 0 0,0 0 0 0 0,-2 0 0 0 0,7-5 0 0 0,0 1 0 0 0,0 1 0 0 0,0-1 0 0 0,1 1 0 0 0,-2 3 0 0 0,0-2 0 0 0,1 0 0 0 0,-1 0 0 0 0,-7 4 0 0 0,10-8 0 0 0,0 1 0 0 0,1 1 0 0 0,-1-1 0 0 0,1 0 0 0 0,0 1 0 0 0,-4 5 0 0 0,-15 16 0 0 0,17-19 0 0 0,1-1 0 0 0,-1 1 0 0 0,1-1 0 0 0,1 1 0 0 0,-1 1 0 0 0,1-1 0 0 0,-1 5 0 0 0,-20 31 0 0 0,9-18 0 0 0,0 0 0 0 0,-9 25 0 0 0,16-32 0 0 0,5-11 0 0 0,0 0 0 0 0,0-1 0 0 0,-1 0 0 0 0,0 0 0 0 0,-3 3 0 0 0,-12 14 0 0 0,-20 25 0 0 0,25-32 0 0 0,1 0 0 0 0,-7 13 0 0 0,11-16 0 0 0,0 0 0 0 0,-1 0 0 0 0,-4 3 0 0 0,3-4 0 0 0,1 0 0 0 0,0 1 0 0 0,-4 8 0 0 0,6-9 0 0 0,0-1 0 0 0,-1 0 0 0 0,0-1 0 0 0,-6 5 0 0 0,-5 5 0 0 0,-2 1 0 0 0,18-18 0 0 0,0 1 0 0 0,0 1 0 0 0,0-1 0 0 0,1 1 0 0 0,0-1 0 0 0,0 1 0 0 0,0 1 0 0 0,-2 4 0 0 0,-2 4 0 0 0,-1 0 0 0 0,-1-1 0 0 0,-2 3 0 0 0,-20 31 0 0 0,17-24 0 0 0,-14 16 0 0 0,2-2 0 0 0,5-13 0 0 0,1-1 0 0 0,6-1 1 0 0,7-10 95 0 0,0-1 1 0 0,-6 7-97 0 0,11-15 27 0 0,0 1 1 0 0,0 0-1 0 0,1 0 1 0 0,0 0-1 0 0,0 1 1 0 0,0-1 0 0 0,0 1-28 0 0,0 0-28 0 0,0-1 0 0 0,0 1 0 0 0,-1-1 0 0 0,1 1 0 0 0,-3 2 28 0 0,-4 4-131 0 0,-3 3 229 0 0,1 0 0 0 0,-7 12-98 0 0,-1-2 43 0 0,16-21-76 0 0,1 0 1 0 0,-1-1-1 0 0,1 1 0 0 0,0 0 1 0 0,0 0-1 0 0,0 0 0 0 0,0 1 1 0 0,0-1-1 0 0,1 0 0 0 0,-1 3 33 0 0,1-2 7 0 0,0 0-1 0 0,-1-1 1 0 0,1 1-1 0 0,-1 0 1 0 0,0-1 0 0 0,0 1-1 0 0,0-1 1 0 0,0 0-1 0 0,-1 1-6 0 0,2-3 107 0 0,1-1 11 0 0,0 7 43 0 0,0-5-3170 0 0,0-2 1618 0 0</inkml:trace>
</inkml:ink>
</file>

<file path=word/ink/ink4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8:19:52.435"/>
    </inkml:context>
    <inkml:brush xml:id="br0">
      <inkml:brushProperty name="width" value="0.1" units="cm"/>
      <inkml:brushProperty name="height" value="0.1" units="cm"/>
      <inkml:brushProperty name="color" value="#333333"/>
    </inkml:brush>
  </inkml:definitions>
  <inkml:trace contextRef="#ctx0" brushRef="#br0">56 1 11832 0 0,'0'0'266'0'0,"0"0"44"0"0,0 0 12 0 0,0 0-34 0 0,0 0-113 0 0,0 0 229 0 0,0 0 120 0 0,0 0 20 0 0,0 0-67 0 0,-1 1-310 0 0,-4 8-69 0 0,-1 0 0 0 0,-1-1 0 0 0,1 1 0 0 0,-2-1-98 0 0,-11 15-4585 0 0,16-19-187 0 0</inkml:trace>
</inkml:ink>
</file>

<file path=word/ink/ink4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8:19:52.817"/>
    </inkml:context>
    <inkml:brush xml:id="br0">
      <inkml:brushProperty name="width" value="0.1" units="cm"/>
      <inkml:brushProperty name="height" value="0.1" units="cm"/>
      <inkml:brushProperty name="color" value="#333333"/>
    </inkml:brush>
  </inkml:definitions>
  <inkml:trace contextRef="#ctx0" brushRef="#br0">122 1 7368 0 0,'-1'3'87'0'0,"-1"1"1"0"0,0-1-1 0 0,0 0 0 0 0,0 1 1 0 0,0-1-1 0 0,0 0 1 0 0,-1 0-1 0 0,1-1 0 0 0,-2 2-87 0 0,-10 17 938 0 0,0-11 2440 0 0,4-3-2192 0 0,9-6-1092 0 0,1-1-140 0 0,0 0-68 0 0,-14 8-435 0 0,6-2-578 0 0,1 1 0 0 0,1 0 0 0 0,-1 1 0 0 0,-3 6 1127 0 0,1-1-3261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11.992"/>
    </inkml:context>
    <inkml:brush xml:id="br0">
      <inkml:brushProperty name="width" value="0.05" units="cm"/>
      <inkml:brushProperty name="height" value="0.05" units="cm"/>
    </inkml:brush>
  </inkml:definitions>
  <inkml:trace contextRef="#ctx0" brushRef="#br0">24 8 6912 0 0,'0'0'528'0'0,"0"1"-342"0"0,0 0 300 0 0,-1 0-1 0 0,1-1 0 0 0,-1 1 0 0 0,1 0 0 0 0,0 0 1 0 0,-1 0-1 0 0,1 0 0 0 0,0 0 0 0 0,0 0 0 0 0,0 0 0 0 0,-1 0 1 0 0,1 0-1 0 0,0 0 0 0 0,0 0 0 0 0,0 0 0 0 0,1-1 0 0 0,-1 1 1 0 0,0 0-1 0 0,0 0 0 0 0,1 0 0 0 0,-1 0 0 0 0,0 0 1 0 0,1 0-1 0 0,-1 0 0 0 0,0-1 0 0 0,1 2-485 0 0,9 2 3643 0 0,3-3-4096 0 0,-9-1 683 0 0,1 0 0 0 0,0-1 0 0 0,0 0 0 0 0,-1 0 0 0 0,1-1-1 0 0,1 0-229 0 0,-4 1 82 0 0,0 1-1 0 0,0-1 0 0 0,0 0 0 0 0,0 0 0 0 0,0 0 0 0 0,0 0 0 0 0,0-1 0 0 0,0 1 0 0 0,0 0 0 0 0,-1-1 1 0 0,1 0-1 0 0,-1 1 0 0 0,1-1 0 0 0,0 0-81 0 0,-2 1 76 0 0,0 1-11 0 0,0 0-1 0 0,0 0 3 0 0,2-2 41 0 0,-2 2-101 0 0,0-1 1 0 0,0 1-1 0 0,1 0 1 0 0,-1 0-1 0 0,0 0 0 0 0,0-1 1 0 0,1 1-1 0 0,-1 0 1 0 0,0 0-1 0 0,0-1 0 0 0,0 1 1 0 0,1 0-1 0 0,-1 0 1 0 0,0-1-1 0 0,0 1 1 0 0,0 0-1 0 0,0 0 0 0 0,0-1 1 0 0,0 1-1 0 0,0 0 1 0 0,0-1-1 0 0,1 1 0 0 0,-1 0 1 0 0,0-1-1 0 0,0 1 1 0 0,0 0-1 0 0,-1-1 0 0 0,1 1 1 0 0,0 0-1 0 0,0-1 1 0 0,0 1-1 0 0,0 0 0 0 0,0 0 1 0 0,0-1-8 0 0,-1 2 11 0 0,1 0 0 0 0,-1 0-1 0 0,0 0 1 0 0,1 0 0 0 0,-1-1 0 0 0,0 1 0 0 0,0 0 0 0 0,0 0-1 0 0,0-1 1 0 0,1 1 0 0 0,-1-1 0 0 0,0 1 0 0 0,-1 0-11 0 0,-4 3 12 0 0,-21 23 848 0 0,23-22-933 0 0,0-1-1 0 0,0 1 1 0 0,-1-1-1 0 0,0 0 1 0 0,-5 4 73 0 0,-7 5 346 0 0,12-11-460 0 0,4-1 98 0 0,0-1 0 0 0,0 0 0 0 0,0 0 0 0 0,0 1 0 0 0,1-1 0 0 0,-1 1 0 0 0,0-1 0 0 0,0 1 0 0 0,1-1 0 0 0,-1 1 0 0 0,0-1-1 0 0,1 1 1 0 0,-1 0 0 0 0,0-1 0 0 0,1 1 0 0 0,-1 0 0 0 0,1-1 0 0 0,-1 1 0 0 0,1 0 0 0 0,-1 0 16 0 0,2-1 0 0 0,-1 0 0 0 0,0 0 0 0 0,0 1 0 0 0,0-1 0 0 0,0 0 0 0 0,0 0 0 0 0,1 0 0 0 0,-1 0 0 0 0,0 0 0 0 0,0 1 0 0 0,0-1 0 0 0,1 0 0 0 0,-1 0 0 0 0,0 0 0 0 0,0 0 0 0 0,0 0 0 0 0,1 0 0 0 0,-1 0 0 0 0,0 0 0 0 0,0 0 0 0 0,1 0 0 0 0,-1 0 0 0 0,0 0 0 0 0,0 0 0 0 0,0 0 0 0 0,1 0 0 0 0,-1 0 0 0 0,0 0 0 0 0,0 0 0 0 0,0 0 0 0 0,1 0 0 0 0,-1 0 0 0 0,0 0 0 0 0,0-1 0 0 0,0 1 0 0 0,1 0 0 0 0,-1 0 0 0 0,0 0 0 0 0,0 0 0 0 0,0 0 0 0 0,12-4 0 0 0,-7 2-250 0 0,-1 0 0 0 0,0-1 0 0 0,1 1 1 0 0,-1-1-1 0 0,0 0 0 0 0,-1-1 0 0 0,4-2 250 0 0,-1-2-9066 0 0</inkml:trace>
</inkml:ink>
</file>

<file path=word/ink/ink4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8:19:54.049"/>
    </inkml:context>
    <inkml:brush xml:id="br0">
      <inkml:brushProperty name="width" value="0.1" units="cm"/>
      <inkml:brushProperty name="height" value="0.1" units="cm"/>
      <inkml:brushProperty name="color" value="#333333"/>
    </inkml:brush>
  </inkml:definitions>
  <inkml:trace contextRef="#ctx0" brushRef="#br0">372 134 4608 0 0,'0'0'200'0'0,"10"3"48"0"0,-6 6-248 0 0,-4-9 0 0 0,5 5 0 0 0,4-1 0 0 0,5-1 0 0 0,-4 2 0 0 0,-1-1 0 0 0,1 1 0 0 0,-1-5 0 0 0,1 0 0 0 0,-1-5 0 0 0,5 1 0 0 0,-6 4 0 0 0</inkml:trace>
</inkml:ink>
</file>

<file path=word/ink/ink4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8:19:55.358"/>
    </inkml:context>
    <inkml:brush xml:id="br0">
      <inkml:brushProperty name="width" value="0.1" units="cm"/>
      <inkml:brushProperty name="height" value="0.1" units="cm"/>
      <inkml:brushProperty name="color" value="#333333"/>
    </inkml:brush>
  </inkml:definitions>
  <inkml:trace contextRef="#ctx0" brushRef="#br0">1 0 8288 0 0,'0'0'190'0'0,"0"0"28"0"0,0 0 7 0 0,0 2-33 0 0,2 3-67 0 0,0 1-1 0 0,0-1 1 0 0,0 0 0 0 0,1-1-1 0 0,-1 1 1 0 0,1 0-1 0 0,1-1 1 0 0,-1 1 0 0 0,0-1-1 0 0,1 0 1 0 0,0 0 0 0 0,0-1-1 0 0,0 1 1 0 0,0-1-1 0 0,1 1 1 0 0,-1-2 0 0 0,6 4-125 0 0,46 22 689 0 0,-47-24-413 0 0,29 13 1032 0 0,4 1-69 0 0,-18-6-623 0 0,-20-10-523 0 0,0 0 1 0 0,-1 1-1 0 0,1 0 1 0 0,-1-1 0 0 0,1 1-1 0 0,-1 0 1 0 0,1 2-94 0 0,-1-2 67 0 0,0 0 0 0 0,0 0 0 0 0,0-1 0 0 0,0 1 1 0 0,0-1-1 0 0,1 0 0 0 0,2 2-67 0 0,-1-2 75 0 0,-1 1 0 0 0,0 0-1 0 0,0-1 1 0 0,0 1 0 0 0,0 0 0 0 0,-1 1 0 0 0,1-1 0 0 0,-1 1 0 0 0,0 0-1 0 0,2 1-74 0 0,-1 1 154 0 0,0-2-1 0 0,1 1 1 0 0,-1 0-1 0 0,6 3-153 0 0,15 13 574 0 0,-21-16-476 0 0,1-1 0 0 0,-1 0 1 0 0,1-1-1 0 0,-1 1 0 0 0,1-1 0 0 0,0 0 0 0 0,1 0 0 0 0,1 0-98 0 0,5 5 280 0 0,76 26 147 0 0,-64-24-225 0 0,-1-1 0 0 0,2-2 0 0 0,1 0-202 0 0,21 7 101 0 0,-27-7 36 0 0,1-1-1 0 0,0-1 1 0 0,16 2-137 0 0,52 10 257 0 0,-19-5-173 0 0,-62-10-69 0 0,0-1-1 0 0,0 1 1 0 0,0 0 0 0 0,2 1-15 0 0,25 7 81 0 0,0-3 189 0 0,15 6-270 0 0,5 1 218 0 0,68 7 110 0 0,-98-17-262 0 0,1-2 1 0 0,9 0-67 0 0,-9-1 75 0 0,0 2 0 0 0,10 2-75 0 0,0 0 283 0 0,14 1-283 0 0,-23-4 136 0 0,-1 1 0 0 0,1 2 0 0 0,8 3-136 0 0,-29-7 27 0 0,-1 0 0 0 0,1 0 1 0 0,0 0-1 0 0,5 0-27 0 0,17 2 85 0 0,46 9 54 0 0,-44-8-73 0 0,0-2 0 0 0,0-2 0 0 0,1-1-66 0 0,9 1 73 0 0,-27-1-42 0 0,-1 0 0 0 0,1-1 0 0 0,0 0-31 0 0,0-1-95 0 0,0 2-1 0 0,-1-1 0 0 0,2 2 96 0 0,-3-1 62 0 0,1 0-1 0 0,-1-1 0 0 0,3 0-61 0 0,-2-1 151 0 0,-1 2 1 0 0,1-1-1 0 0,4 1-151 0 0,4-1 12 0 0,-15 1-2 0 0,-1 1 1 0 0,0-1-1 0 0,1 1 0 0 0,-1 0 1 0 0,4 0-11 0 0,-2 1 2 0 0,1-1 0 0 0,-1 1 0 0 0,1-1 0 0 0,0-1 0 0 0,-1 1 0 0 0,5-2-2 0 0,12-1-2 0 0,-5 2 17 0 0,24-3 34 0 0,-29 2-36 0 0,1 0-1 0 0,0 1 0 0 0,5 0-12 0 0,-6 1 13 0 0,1-1-1 0 0,-1-1 1 0 0,9-1-13 0 0,1-2 29 0 0,0 2 1 0 0,0 0-1 0 0,1 2 0 0 0,5 0-29 0 0,-27 1 2 0 0,27 1 39 0 0,1-2 0 0 0,-1-2 1 0 0,8-2-42 0 0,-26 4 14 0 0,0 0 0 0 0,0 0 0 0 0,2 1-14 0 0,-5 1 8 0 0,0-2 0 0 0,0 1 0 0 0,1-1 0 0 0,-1 0 0 0 0,8-3-8 0 0,28-7 433 0 0,27-4-433 0 0,3 0 239 0 0,56-15-87 0 0,-31 9-194 0 0,-83 17 79 0 0,5-1 73 0 0,0-2 0 0 0,15-6-110 0 0,7-11 217 0 0,-1 9 65 0 0,-9 4-667 0 0,0-2 0 0 0,0-2 385 0 0,16-3 380 0 0,-44 17-164 0 0,0-1 1 0 0,0 1-1 0 0,0 0 0 0 0,1 1 0 0 0,-1-1 1 0 0,1 1-217 0 0,16-2-136 0 0,11-1-315 0 0,-25 3 443 0 0,1-1-1 0 0,-1 0 0 0 0,0 0 0 0 0,2-1 9 0 0,14-3 0 0 0,-18 4 0 0 0,1 0 0 0 0,-1 0 0 0 0,1-1 0 0 0,-1 0 0 0 0,1 0 0 0 0,-1-1 0 0 0,19-9 677 0 0,16-5-677 0 0,16-7-253 0 0,-39 15 122 0 0,-10 5 234 0 0,0 1-1 0 0,-1-1 1 0 0,0 0 0 0 0,2-2-103 0 0,19-13-780 0 0,-14 8-328 0 0</inkml:trace>
</inkml:ink>
</file>

<file path=word/ink/ink4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8:19:56.896"/>
    </inkml:context>
    <inkml:brush xml:id="br0">
      <inkml:brushProperty name="width" value="0.1" units="cm"/>
      <inkml:brushProperty name="height" value="0.1" units="cm"/>
      <inkml:brushProperty name="color" value="#333333"/>
    </inkml:brush>
  </inkml:definitions>
  <inkml:trace contextRef="#ctx0" brushRef="#br0">58 0 3680 0 0,'0'0'284'0'0,"-2"1"15"0"0,-1 1 261 0 0,0-1 1 0 0,0 0-1 0 0,0 0 1 0 0,0 0-1 0 0,-1 0 1 0 0,1-1-1 0 0,-1 1-560 0 0,2-1 1371 0 0,-2-3 196 0 0,-18-3 397 0 0,20 6-1744 0 0,2 0 82 0 0,0 0 33 0 0,0 0 8 0 0,0 0-2 0 0,0 0-10 0 0,0 0-3 0 0,0 0 0 0 0,1 2-20 0 0,8 19 196 0 0,-9-18-464 0 0,1 1-1 0 0,0-1 0 0 0,1 1 1 0 0,-1-1-1 0 0,1 0 0 0 0,-1 0 1 0 0,1 0-1 0 0,0 0 0 0 0,1 1-39 0 0,48 61 310 0 0,-8-8-157 0 0,87 114 39 0 0,-46-55-118 0 0,-39-47-74 0 0,-5-9 0 0 0,28 39 64 0 0,33 66-64 0 0,131 277-81 0 0,-167-312 589 0 0,10 20 217 0 0,-64-122-533 0 0,-1-1 0 0 0,-2 1 0 0 0,5 26-192 0 0,-3-20 112 0 0,1 0 0 0 0,2-1 0 0 0,1-1 0 0 0,3 4-112 0 0,-1-3-93 0 0,6 8 256 0 0,1 0 1 0 0,19 22-164 0 0,-12-18 340 0 0,5 1-221 0 0,-25-35-102 0 0,-1 0 0 0 0,-1 1-1 0 0,0 0 1 0 0,1 3-17 0 0,-8-14 0 0 0,30 60 38 0 0,-2 2-1 0 0,10 33-37 0 0,41 112 117 0 0,-35-77-33 0 0,42 137 100 0 0,-84-260-180 0 0,17 67 212 0 0,31 70-216 0 0,-34-108 64 0 0,-2 1 0 0 0,-2 0 0 0 0,-2 1 0 0 0,0 7-64 0 0,-7-31 42 0 0,1 0-1 0 0,0 0 0 0 0,1 0 1 0 0,0-1-1 0 0,8 12-41 0 0,1 7 21 0 0,-1 0 1 0 0,8 33-22 0 0,4 10-136 0 0,25 74 918 0 0,-26-81-660 0 0,-11-29-47 0 0,1 0 0 0 0,7 8-75 0 0,14 32 40 0 0,-12-23-16 0 0,-4-12 200 0 0,-3 1 0 0 0,8 35-224 0 0,8 19 272 0 0,-1 0-64 0 0,1 4-153 0 0,-10-32-142 0 0,-20-63 273 0 0,0 0-1 0 0,-1 0 0 0 0,1 5-185 0 0,-2-7 167 0 0,1 1-1 0 0,0 0 1 0 0,0-1-1 0 0,1 1 0 0 0,1 2-166 0 0,15 39 412 0 0,-18-47-420 0 0,0 0 16 0 0,0 0 0 0 0,-1 1 1 0 0,0-1-1 0 0,1 0 0 0 0,-1 0 1 0 0,0 0-1 0 0,0 1 0 0 0,0-1 1 0 0,0 0-1 0 0,-1 1-8 0 0,1-2 88 0 0,0 0-76 0 0,0-1 0 0 0,-1 0 0 0 0,1 1 0 0 0,0-1 0 0 0,-1 1 0 0 0,1-1 0 0 0,0 1 0 0 0,0-1 0 0 0,0 1 0 0 0,-1-1 0 0 0,1 1 0 0 0,0-1 0 0 0,0 1 0 0 0,0-1 0 0 0,0 1 0 0 0,0-1 0 0 0,0 1 0 0 0,0-1 0 0 0,0 1-12 0 0,0-1 5 0 0,0 1 1 0 0,0-1 0 0 0,0 0-1 0 0,0 1 1 0 0,0-1-1 0 0,0 0 1 0 0,0 1 0 0 0,0-1-1 0 0,0 0 1 0 0,0 1-1 0 0,0-1 1 0 0,0 1 0 0 0,0-1-1 0 0,0 0 1 0 0,0 1-1 0 0,0-1 1 0 0,-1 0 0 0 0,1 1-1 0 0,0-1 1 0 0,0 0-1 0 0,0 0 1 0 0,0 1 0 0 0,-1-1-1 0 0,1 0 1 0 0,0 1-1 0 0,0-1 1 0 0,-1 0 0 0 0,1 0-1 0 0,0 0 1 0 0,-1 1-1 0 0,1-1-5 0 0,-2 1 42 0 0,1 0-40 0 0,1 0 1 0 0,-1-1 0 0 0,1 1 0 0 0,-1-1-1 0 0,0 1 1 0 0,1-1 0 0 0,-1 1 0 0 0,0-1-1 0 0,1 1 1 0 0,-1-1 0 0 0,0 0 0 0 0,0 1-1 0 0,0-1 1 0 0,1 0 0 0 0,-1 0 0 0 0,0 1-1 0 0,0-1 1 0 0,0 0 0 0 0,1 0 0 0 0,-1 0-1 0 0,0 0 1 0 0,0 0 0 0 0,0 0 0 0 0,0 0-1 0 0,1-1 1 0 0,-1 1 0 0 0,0 0 0 0 0,0 0-1 0 0,1-1 1 0 0,-1 1-3 0 0,-1-1 0 0 0,1 1 0 0 0,-1-1 0 0 0,1 1 0 0 0,0 0 0 0 0,-1 0 0 0 0,1-1 0 0 0,-1 1 0 0 0,1 0 0 0 0,-1 0 0 0 0,1 0 0 0 0,-1 1 0 0 0,1-1 0 0 0,-1 0 0 0 0,1 0 0 0 0,-1 1 0 0 0,1-1 0 0 0,0 1 0 0 0,-1-1 0 0 0,1 1 0 0 0,-1 0 0 0 0,0 0 0 0 0,-12 4 0 0 0,9-4 5 0 0,1 0-1 0 0,-1 1 1 0 0,1-1-1 0 0,0 1 1 0 0,-1 0 0 0 0,1 0-1 0 0,0 1 1 0 0,0-1-1 0 0,1 1 1 0 0,-1 0-1 0 0,0 0 1 0 0,1 0 0 0 0,0 0-1 0 0,-2 3-4 0 0,-29 24 75 0 0,24-23-6 0 0,0-1 0 0 0,-1-1 0 0 0,1 1 0 0 0,-1-1-1 0 0,0-1 1 0 0,-1 0 0 0 0,-8 1-69 0 0,-15 7 251 0 0,-2 2 405 0 0,-22 14-656 0 0,38-16 238 0 0,0 1-1 0 0,-14 12-237 0 0,12-8 165 0 0,-22 12-165 0 0,20-15 15 0 0,7-3 9 0 0,-1-1 1 0 0,-2 0-25 0 0,-5 1 8 0 0,16-6 1 0 0,0 0 1 0 0,-1-1-1 0 0,1 0 1 0 0,-1-1 0 0 0,0 0-1 0 0,0-1 1 0 0,-2 0-10 0 0,-114 10 485 0 0,111-10-449 0 0,1 1 0 0 0,0 1 0 0 0,-11 4-36 0 0,6-2-123 0 0,0-1-1 0 0,-1 0 124 0 0,18-5-73 0 0,-5 2-279 0 0,1-1 0 0 0,-1 0-1 0 0,0-1 1 0 0,1 0 0 0 0,-4 0 352 0 0,-16-5-1083 0 0</inkml:trace>
</inkml:ink>
</file>

<file path=word/ink/ink4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8:19:57.731"/>
    </inkml:context>
    <inkml:brush xml:id="br0">
      <inkml:brushProperty name="width" value="0.1" units="cm"/>
      <inkml:brushProperty name="height" value="0.1" units="cm"/>
      <inkml:brushProperty name="color" value="#333333"/>
    </inkml:brush>
  </inkml:definitions>
  <inkml:trace contextRef="#ctx0" brushRef="#br0">1 0 1840 0 0,'3'1'45'0'0,"-1"0"-6"0"0,12 8 37 0 0,-11-7 28 0 0,-1-1 0 0 0,0 0 0 0 0,1 0 0 0 0,-1 0 0 0 0,1 0 0 0 0,-1-1 0 0 0,1 1 0 0 0,1 0-104 0 0,12 3 2063 0 0,-6-1-1720 0 0,1 1 0 0 0,-1-2 1 0 0,0 0-1 0 0,1 0 1 0 0,0-1-1 0 0,-1 0 1 0 0,1 0-1 0 0,0-1 0 0 0,0-1 1 0 0,-1 0-1 0 0,1-1 1 0 0,2 0-344 0 0,15 1 160 0 0,-10-2-280 0 0</inkml:trace>
</inkml:ink>
</file>

<file path=word/ink/ink4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8:19:59.476"/>
    </inkml:context>
    <inkml:brush xml:id="br0">
      <inkml:brushProperty name="width" value="0.1" units="cm"/>
      <inkml:brushProperty name="height" value="0.1" units="cm"/>
      <inkml:brushProperty name="color" value="#333333"/>
    </inkml:brush>
  </inkml:definitions>
  <inkml:trace contextRef="#ctx0" brushRef="#br0">0 1 8144 0 0,'15'5'135'0'0,"0"1"1"0"0,-1 0 0 0 0,0 1 0 0 0,0 1-1 0 0,-1 0 1 0 0,1 2-136 0 0,-1-2 34 0 0,96 71 1456 0 0,-65-52-879 0 0,13 5-611 0 0,-38-22 39 0 0,0-2-1 0 0,1-1 1 0 0,-1 0 0 0 0,15 2-39 0 0,-4 0 643 0 0,0 2 0 0 0,0 0 0 0 0,12 9-643 0 0,-34-17 135 0 0,20 10 540 0 0,-2 0 0 0 0,10 8-675 0 0,-32-19 63 0 0,31 20 242 0 0,17 16-305 0 0,-41-29 282 0 0,-1-1 1 0 0,0 2-1 0 0,-1-1 1 0 0,0 1-1 0 0,-1 1 1 0 0,0 0-1 0 0,1 1-282 0 0,-7-10 192 0 0,-1 0-1 0 0,1 0 0 0 0,0 0 0 0 0,0 0 0 0 0,1 0 1 0 0,-1-1-1 0 0,0 1 0 0 0,1-1 0 0 0,-1 0 0 0 0,2 1-191 0 0,-3-2 50 0 0,-1 1 0 0 0,1-1 0 0 0,-1 0-1 0 0,1 1 1 0 0,-1-1 0 0 0,1 0-1 0 0,-1 1 1 0 0,1-1 0 0 0,-1 1-1 0 0,0-1 1 0 0,1 1 0 0 0,-1-1-1 0 0,1 1 1 0 0,-1-1 0 0 0,0 1 0 0 0,0-1-1 0 0,1 1 1 0 0,-1-1 0 0 0,0 1-50 0 0,0 0 48 0 0,0-1 0 0 0,1 1 1 0 0,-1-1-1 0 0,0 1 1 0 0,1-1-1 0 0,-1 1 0 0 0,0 0 1 0 0,1-1-1 0 0,-1 0 0 0 0,0 1 1 0 0,1-1-1 0 0,-1 1 0 0 0,1-1 1 0 0,-1 1-1 0 0,1-1 1 0 0,-1 0-1 0 0,1 1 0 0 0,0-1 1 0 0,-1 0-1 0 0,1 0 0 0 0,-1 1-48 0 0,2-1 84 0 0,0 1-1 0 0,0-1 1 0 0,-1 1-1 0 0,1 0 1 0 0,0 0-1 0 0,-1 0 1 0 0,1 0-1 0 0,0 0 1 0 0,-1 0-1 0 0,1 0 1 0 0,-1 0-1 0 0,0 0 1 0 0,1 1-1 0 0,-1-1 1 0 0,0 1-1 0 0,0-1 1 0 0,0 1-1 0 0,0-1 1 0 0,0 1-1 0 0,0 0 1 0 0,0 1-84 0 0,0-1 270 0 0,-1-2 2 0 0,0 0-34 0 0,0 0-118 0 0,0 2 50 0 0,5 8-751 0 0,-5-10-134 0 0</inkml:trace>
</inkml:ink>
</file>

<file path=word/ink/ink4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8:19:59.826"/>
    </inkml:context>
    <inkml:brush xml:id="br0">
      <inkml:brushProperty name="width" value="0.1" units="cm"/>
      <inkml:brushProperty name="height" value="0.1" units="cm"/>
      <inkml:brushProperty name="color" value="#333333"/>
    </inkml:brush>
  </inkml:definitions>
  <inkml:trace contextRef="#ctx0" brushRef="#br0">28 1 11056 0 0,'0'0'488'0'0,"-8"5"104"0"0,-3 4-472 0 0,3-6-120 0 0,8-3 0 0 0,0 0 0 0 0,0 0 2232 0 0,0 0 423 0 0,0 0 81 0 0,0 0 16 0 0</inkml:trace>
</inkml:ink>
</file>

<file path=word/ink/ink4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8:20:09.038"/>
    </inkml:context>
    <inkml:brush xml:id="br0">
      <inkml:brushProperty name="width" value="0.1" units="cm"/>
      <inkml:brushProperty name="height" value="0.1" units="cm"/>
      <inkml:brushProperty name="color" value="#333333"/>
    </inkml:brush>
  </inkml:definitions>
  <inkml:trace contextRef="#ctx0" brushRef="#br0">1 57 3680 0 0,'0'0'284'0'0,"0"0"123"0"0,0 0 1210 0 0,1-1 551 0 0,1 0-1738 0 0,-1 0-1 0 0,1 0 1 0 0,-1 0 0 0 0,0-1 0 0 0,1 1-1 0 0,-1 0 1 0 0,0-1 0 0 0,0 1 0 0 0,0-1 0 0 0,0 1-1 0 0,0-1 1 0 0,0 1 0 0 0,-1-1 0 0 0,2-1-430 0 0,3-7 736 0 0,8-10 1260 0 0,-12 19-1278 0 0,-1 0-594 0 0,0 1 0 0 0,1 0 0 0 0,-1 0 0 0 0,0 0 0 0 0,0 0 0 0 0,1-1-1 0 0,-1 1 1 0 0,0 0 0 0 0,0 0 0 0 0,1 0 0 0 0,-1 0 0 0 0,0 0 0 0 0,1 0-1 0 0,-1-1 1 0 0,0 1 0 0 0,1 0 0 0 0,-1 0 0 0 0,0 0 0 0 0,1 0 0 0 0,-1 0-1 0 0,0 0 1 0 0,0 1 0 0 0,1-1 0 0 0,-1 0 0 0 0,0 0 0 0 0,1 0 0 0 0,-1 0-1 0 0,0 0 1 0 0,1 0-124 0 0,-2 16 530 0 0,-1-1 0 0 0,0 1 0 0 0,-1-1-530 0 0,-4 35 538 0 0,-7 44-354 0 0,4-5-1303 0 0,3-32-6405 0 0,6-36 1096 0 0</inkml:trace>
</inkml:ink>
</file>

<file path=word/ink/ink4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8:20:09.446"/>
    </inkml:context>
    <inkml:brush xml:id="br0">
      <inkml:brushProperty name="width" value="0.1" units="cm"/>
      <inkml:brushProperty name="height" value="0.1" units="cm"/>
      <inkml:brushProperty name="color" value="#333333"/>
    </inkml:brush>
  </inkml:definitions>
  <inkml:trace contextRef="#ctx0" brushRef="#br0">89 0 11344 0 0,'-1'3'521'0'0,"-5"21"-137"0"0,3-14-275 0 0,0 1 0 0 0,1 0 0 0 0,0 3-109 0 0,1-6 545 0 0,-1 1 0 0 0,0 0 0 0 0,-2 4-545 0 0,1-6 545 0 0,1 1 1 0 0,0-1-1 0 0,1 1 0 0 0,-1-1 0 0 0,1 7-545 0 0,1 21 784 0 0,2-1 0 0 0,4 23-784 0 0,-4-20-2233 0 0,2-24 881 0 0</inkml:trace>
  <inkml:trace contextRef="#ctx0" brushRef="#br0" timeOffset="1">38 770 1840 0 0,'0'2'133'0'0,"0"4"-439"0"0,0 20 1265 0 0,0-17 369 0 0,-1 0 0 0 0,0-1 0 0 0,0 1 0 0 0,-1 0 0 0 0,0-1 0 0 0,-1 2-1328 0 0,0-1 911 0 0,1 1 0 0 0,0-1 0 0 0,0 7-911 0 0,-3 16 1277 0 0,2-14-617 0 0,1 1 0 0 0,0-1 0 0 0,2 11-660 0 0,-3 20 485 0 0,1-2-314 0 0,2 0 0 0 0,1 0 0 0 0,4 12-171 0 0,0 35-584 0 0,-4 9 584 0 0,-1-83-251 0 0,-1-5-293 0 0,0 0-1 0 0,-1 0 1 0 0,-1 1 544 0 0,-3 24-4332 0 0,5-10-322 0 0</inkml:trace>
</inkml:ink>
</file>

<file path=word/ink/ink4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8:20:09.869"/>
    </inkml:context>
    <inkml:brush xml:id="br0">
      <inkml:brushProperty name="width" value="0.1" units="cm"/>
      <inkml:brushProperty name="height" value="0.1" units="cm"/>
      <inkml:brushProperty name="color" value="#333333"/>
    </inkml:brush>
  </inkml:definitions>
  <inkml:trace contextRef="#ctx0" brushRef="#br0">33 0 2304 0 0,'0'0'200'0'0,"0"0"-200"0"0,0 12 0 0 0</inkml:trace>
</inkml:ink>
</file>

<file path=word/ink/ink4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8:20:13.091"/>
    </inkml:context>
    <inkml:brush xml:id="br0">
      <inkml:brushProperty name="width" value="0.1" units="cm"/>
      <inkml:brushProperty name="height" value="0.1" units="cm"/>
      <inkml:brushProperty name="color" value="#333333"/>
    </inkml:brush>
  </inkml:definitions>
  <inkml:trace contextRef="#ctx0" brushRef="#br0">11 2611 3224 0 0,'-5'21'136'0'0,"5"-13"40"0"0,5 5-176 0 0,-5-1 0 0 0,0-4 0 0 0,0 5 0 0 0,4-1 1568 0 0,-4 2 288 0 0,-4-2 48 0 0,4-3 16 0 0,-5 3-1080 0 0,5-4-208 0 0,0-8-48 0 0,0 0-8 0 0,0 0-384 0 0,-5 4-72 0 0,5-4-24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13.227"/>
    </inkml:context>
    <inkml:brush xml:id="br0">
      <inkml:brushProperty name="width" value="0.05" units="cm"/>
      <inkml:brushProperty name="height" value="0.05" units="cm"/>
    </inkml:brush>
  </inkml:definitions>
  <inkml:trace contextRef="#ctx0" brushRef="#br0">5 107 10136 0 0,'0'0'163'0'0,"0"0"1"0"0,0 0 0 0 0,-1 0 0 0 0,1 0 0 0 0,0 0 0 0 0,0 0-1 0 0,0 0 1 0 0,0 0 0 0 0,0 0 0 0 0,0 0 0 0 0,-1 0-1 0 0,1 0 1 0 0,0 0 0 0 0,0 0 0 0 0,0 0 0 0 0,0 0-1 0 0,0 1 1 0 0,0-1 0 0 0,-1 0 0 0 0,1 0 0 0 0,0 0-1 0 0,0 0 1 0 0,0 0 0 0 0,0 0 0 0 0,0 0 0 0 0,0 0-1 0 0,0 0 1 0 0,0 0 0 0 0,-1 1 0 0 0,1-1 0 0 0,0 0 0 0 0,0 0-1 0 0,0 0 1 0 0,0 0 0 0 0,0 0 0 0 0,0 0 0 0 0,0 0-1 0 0,0 1 1 0 0,0-1 0 0 0,0 0 0 0 0,0 0 0 0 0,0 0-1 0 0,0 0 1 0 0,0 0 0 0 0,0 0 0 0 0,0 1 0 0 0,0-1-1 0 0,0 0 1 0 0,0 0 0 0 0,0 0 0 0 0,0 0 0 0 0,0 0-164 0 0,7 9 3200 0 0,-5-8-3096 0 0,0 0 0 0 0,-1 0 0 0 0,1 0 1 0 0,0 0-1 0 0,-1 0 0 0 0,1 0 0 0 0,0 0 0 0 0,0-1 0 0 0,0 1 0 0 0,-1-1 0 0 0,1 1 0 0 0,0-1 0 0 0,0 0 0 0 0,0 0 0 0 0,0 0 0 0 0,1 0-104 0 0,0-1 138 0 0,-1 0 0 0 0,0 0 0 0 0,0 0 0 0 0,0 0 0 0 0,0-1 0 0 0,0 1 0 0 0,0-1-1 0 0,-1 1 1 0 0,2-2-138 0 0,7-5 642 0 0,-4 3-601 0 0,0 0 1 0 0,0 0-1 0 0,0 0 1 0 0,4-6-42 0 0,9-9-1 0 0,-18 20 1 0 0,-1 0-1 0 0,0 0 1 0 0,0 0-1 0 0,1-1 1 0 0,-1 1-1 0 0,0 0 0 0 0,0 0 1 0 0,0 0-1 0 0,1-1 1 0 0,-1 1-1 0 0,0 0 1 0 0,0 0-1 0 0,0-1 1 0 0,0 1-1 0 0,0 0 1 0 0,0-1-1 0 0,1 1 0 0 0,-1 0 1 0 0,0 0-1 0 0,0-1 1 0 0,0 1-1 0 0,0 0 1 0 0,0 0-1 0 0,0-1 1 0 0,0 1-1 0 0,0 0 1 0 0,0-1-1 0 0,0 1 0 0 0,0 0 1 0 0,-1 0-1 0 0,1-1 1 0 0,0 1-1 0 0,0 0 1 0 0,0 0 2 0 0,0 0-1 0 0,0 0 0 0 0,0 0 0 0 0,0 0 1 0 0,0 0-1 0 0,0 0 0 0 0,0 0 1 0 0,0 0-1 0 0,0 0 0 0 0,0 0 1 0 0,0 1-1 0 0,0-1 0 0 0,0 0 0 0 0,0 0 1 0 0,0 0-1 0 0,0 0 0 0 0,0 0 1 0 0,0 0-1 0 0,0 0 0 0 0,0 0 1 0 0,0 0-1 0 0,0 0 0 0 0,0 0 1 0 0,0 1-1 0 0,0-1 0 0 0,0 0 0 0 0,0 0 1 0 0,0 0-1 0 0,0 0 0 0 0,-1 0 1 0 0,1 0-1 0 0,0 0 0 0 0,0 0 1 0 0,0 0-1 0 0,0 0 0 0 0,0 0 0 0 0,0 0 1 0 0,0 0-1 0 0,0 0 0 0 0,0 0 1 0 0,0 0-1 0 0,0 0 0 0 0,-1 0 1 0 0,1 0-1 0 0,0 0 0 0 0,0 0 1 0 0,0 0-1 0 0,0 0 0 0 0,0 0 0 0 0,0 0 1 0 0,0 0-1 0 0,0 0 0 0 0,0 0 1 0 0,0 0-1 0 0,-1 0 0 0 0,1 0 1 0 0,0 0-1 0 0,0 0 0 0 0,0 0 1 0 0,0 0-1 0 0,0 0 0 0 0,0 0 0 0 0,0 0 1 0 0,0 0-1 0 0,0 0 0 0 0,0-1 1 0 0,0 1-1 0 0,0 0 0 0 0,0 0-1 0 0,0 1 65 0 0,0 0 0 0 0,0 0 0 0 0,0 0-1 0 0,0 0 1 0 0,0 0 0 0 0,0-1 0 0 0,0 1 0 0 0,0 0-1 0 0,-1 0 1 0 0,1 0 0 0 0,0 0 0 0 0,0 0 0 0 0,-1-1-1 0 0,1 1 1 0 0,-1 0 0 0 0,1 0 0 0 0,0-1 0 0 0,-1 1 0 0 0,0 0-1 0 0,1-1 1 0 0,-1 1 0 0 0,1 0-65 0 0,-13 16 550 0 0,10-14-550 0 0,0 1 0 0 0,-1-1 0 0 0,1 0 0 0 0,-1 0 0 0 0,-2 1 0 0 0,-7 7 0 0 0,13-11 0 0 0,-4 4 0 0 0,1-1 0 0 0,-1 0 0 0 0,1-1 0 0 0,-1 1 0 0 0,0-1 0 0 0,0 1 0 0 0,-2 0 0 0 0,8-5 0 0 0,0 0 0 0 0,1-1 0 0 0,-1 1 0 0 0,0 0 0 0 0,0-1 0 0 0,0 0 0 0 0,0 0 0 0 0,10-13 0 0 0,53-55-3344 0 0,-40 39 2128 0 0</inkml:trace>
</inkml:ink>
</file>

<file path=word/ink/ink4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8:20:13.571"/>
    </inkml:context>
    <inkml:brush xml:id="br0">
      <inkml:brushProperty name="width" value="0.1" units="cm"/>
      <inkml:brushProperty name="height" value="0.1" units="cm"/>
      <inkml:brushProperty name="color" value="#333333"/>
    </inkml:brush>
  </inkml:definitions>
  <inkml:trace contextRef="#ctx0" brushRef="#br0">40 68 1840 0 0,'0'2'133'0'0,"-5"31"2606"0"0,4-32-2545 0 0,1 0 1 0 0,-1 0-1 0 0,1 0 1 0 0,-1 0-1 0 0,1-1 1 0 0,-1 1-1 0 0,0 0 1 0 0,1 0-1 0 0,-1 0 1 0 0,0 0-1 0 0,0-1 0 0 0,0 1 1 0 0,1 0-1 0 0,-1-1-194 0 0,-4 6 4802 0 0,3-9-4555 0 0,0 0 0 0 0,1-1 0 0 0,-1 1 0 0 0,1 0 0 0 0,0 0 0 0 0,0-1 0 0 0,0 1 0 0 0,0 0 0 0 0,1-1 0 0 0,-1 1 0 0 0,1-1 0 0 0,0 1 1 0 0,0-3-248 0 0,-4 3 897 0 0,4 4 1961 0 0,42 34-2712 0 0,-37-31-133 0 0,9 9 71 0 0,-14-13 12 0 0,1 1-56 0 0,1-1-1 0 0,-1 1 1 0 0,0-1 0 0 0,1 1 0 0 0,-1-1-1 0 0,0 0 1 0 0,1 1 0 0 0,-1-1-1 0 0,1 0 1 0 0,-1 0 0 0 0,1 0 0 0 0,-1 0-1 0 0,1 0-39 0 0,-2 0 21 0 0,3 0 171 0 0,-3 0 2 0 0,0 0 4 0 0,0-9 196 0 0,-1-12-95 0 0,-1-1 0 0 0,-1-1-299 0 0,2 20 6 0 0,1 0 1 0 0,-1 1-1 0 0,0-1 0 0 0,0 1 0 0 0,0-1 0 0 0,-1 1 0 0 0,1-1 0 0 0,-1 1 0 0 0,1 0 1 0 0,-1-1-1 0 0,0 1 0 0 0,0 0 0 0 0,0 0 0 0 0,0 0 0 0 0,0 1 0 0 0,0-1 0 0 0,-1 0-6 0 0,2 1 2 0 0,-1 0 0 0 0,1 0-1 0 0,-1 0 1 0 0,0 0-1 0 0,1 0 1 0 0,-1 1 0 0 0,0-1-1 0 0,1 0 1 0 0,-1 1-1 0 0,0 0 1 0 0,0-1 0 0 0,0 1-1 0 0,1 0 1 0 0,-1 0-1 0 0,0 0 1 0 0,0 0 0 0 0,0 0-1 0 0,1 0 1 0 0,-1 0-1 0 0,0 1 1 0 0,0-1 0 0 0,0 1-1 0 0,1-1 1 0 0,-1 1-1 0 0,0 0-1 0 0,2-1-11 0 0,0 1 0 0 0,-1-1-1 0 0,1 1 1 0 0,0-1 0 0 0,0 1-1 0 0,-1 0 1 0 0,1-1-1 0 0,0 1 1 0 0,0-1 0 0 0,0 1-1 0 0,0-1 1 0 0,0 1 0 0 0,0 0-1 0 0,0-1 1 0 0,0 1 0 0 0,0-1-1 0 0,0 1 1 0 0,0 0 11 0 0,0 1-17 0 0,-2 8 105 0 0,0 0 1 0 0,1 1-1 0 0,0-1 1 0 0,1 0-1 0 0,0 1 0 0 0,1-1 1 0 0,0 0-1 0 0,1 1 1 0 0,0-1-1 0 0,0 0 0 0 0,1 0 1 0 0,0 0-1 0 0,3 4-88 0 0,2-5 191 0 0,-8-9-174 0 0,1 0 0 0 0,-1 1 0 0 0,1-1 0 0 0,-1 0 0 0 0,0 1 0 0 0,1-1 1 0 0,-1 1-1 0 0,1-1 0 0 0,-1 0 0 0 0,0 1 0 0 0,1-1 0 0 0,-1 1 0 0 0,0-1 0 0 0,0 1 0 0 0,1-1 1 0 0,-1 1-1 0 0,0-1 0 0 0,0 1 0 0 0,0-1 0 0 0,0 1 0 0 0,1-1 0 0 0,-1 1 0 0 0,0 0-17 0 0,2-1 114 0 0,12-2-62 0 0,-11-2-40 0 0,-2 2 0 0 0,3-2-123 0 0,-3 4 48 0 0,1-1 0 0 0,-1 0 0 0 0,0 0 0 0 0,0 0 0 0 0,1 0-1 0 0,-1 0 1 0 0,0 0 0 0 0,0 0 0 0 0,0-1 0 0 0,0 1 0 0 0,0 0 0 0 0,-1 0-1 0 0,1-1 1 0 0,0 1 0 0 0,0-1 0 0 0,-1 1 0 0 0,1-1 0 0 0,-1 1 0 0 0,0-1-1 0 0,1 1 1 0 0,-1-1 0 0 0,0 1 0 0 0,0-1 0 0 0,0 1 0 0 0,0-1 0 0 0,0 1 63 0 0,0-16-7789 0 0</inkml:trace>
</inkml:ink>
</file>

<file path=word/ink/ink4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8:20:15.507"/>
    </inkml:context>
    <inkml:brush xml:id="br0">
      <inkml:brushProperty name="width" value="0.1" units="cm"/>
      <inkml:brushProperty name="height" value="0.1" units="cm"/>
      <inkml:brushProperty name="color" value="#333333"/>
    </inkml:brush>
  </inkml:definitions>
  <inkml:trace contextRef="#ctx0" brushRef="#br0">0 81 8432 0 0,'0'0'388'0'0,"0"0"-11"0"0,0 0-105 0 0,0 0 436 0 0,0 0 223 0 0,0 0 42 0 0,0 0 15 0 0,0 0 24 0 0,0 0 11 0 0,0 0 1 0 0,0 0-70 0 0,0 0-289 0 0,0 0-121 0 0,0 0-28 0 0,0 0-72 0 0,0 2-289 0 0,2 7-138 0 0,3-1 55 0 0,-3-6 299 0 0,0-4 117 0 0,0 1-432 0 0,-1-1 0 0 0,1 0 0 0 0,0 1 0 0 0,0-1-1 0 0,-1 0 1 0 0,1 0 0 0 0,-1 0 0 0 0,0 0 0 0 0,0 0 0 0 0,1-1 0 0 0,-1 1-1 0 0,0 0 1 0 0,-1 0 0 0 0,1-1 0 0 0,0 1 0 0 0,-1 0 0 0 0,1-1 0 0 0,-1 1-1 0 0,0-1 1 0 0,0 0-56 0 0,1-2 0 0 0,1 0 0 0 0,-9 10 0 0 0,-6 7 1440 0 0,11-11-1044 0 0,2-1-462 0 0,0 0-112 0 0,0 0 49 0 0,0 0 196 0 0,0 0 86 0 0,0 0 20 0 0,9-8 3 0 0,6-29-176 0 0,-12 28 0 0 0,-2 2-10 0 0,-1 6-22 0 0,0 1 32 0 0,0 1 1 0 0,0-1 0 0 0,0 0-1 0 0,0 1 1 0 0,0-1 0 0 0,0 1-1 0 0,-1-1 1 0 0,1 1-1 0 0,0-1 1 0 0,0 0 0 0 0,0 1-1 0 0,0-1 1 0 0,-1 0 0 0 0,1 1-1 0 0,0-1 1 0 0,0 1 0 0 0,-1-1-1 0 0,1 0 1 0 0,0 0 0 0 0,0 1-1 0 0,-1-1 1 0 0,1 0 0 0 0,0 1-1 0 0,-1-1 1 0 0,1 0-1 0 0,-1 1 1 0 0,0-1 0 0 0,0 1 0 0 0,1-1 0 0 0,-1 1 0 0 0,1 0 0 0 0,-1-1 0 0 0,0 1 0 0 0,1 0 0 0 0,-1 0 0 0 0,1-1 1 0 0,0 1-1 0 0,-1 0 0 0 0,1 0 0 0 0,0 0 0 0 0,-1-1 0 0 0,1 1 0 0 0,0 0 0 0 0,0 0 0 0 0,0 0 0 0 0,0 0 0 0 0,0 0 0 0 0,0 0 0 0 0,0-1 0 0 0,0 1 0 0 0,0 1-1 0 0,-1 9 0 0 0,0-1 0 0 0,2-1 39 0 0,0-7 157 0 0,-1-2 49 0 0,0 0 3 0 0,0 0-66 0 0,13-21-740 0 0,-7 9 310 0 0</inkml:trace>
</inkml:ink>
</file>

<file path=word/ink/ink4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8:20:22.295"/>
    </inkml:context>
    <inkml:brush xml:id="br0">
      <inkml:brushProperty name="width" value="0.1" units="cm"/>
      <inkml:brushProperty name="height" value="0.1" units="cm"/>
      <inkml:brushProperty name="color" value="#333333"/>
    </inkml:brush>
  </inkml:definitions>
  <inkml:trace contextRef="#ctx0" brushRef="#br0">1 6 1376 0 0,'0'0'269'0'0,"0"0"595"0"0,0 0 264 0 0,8-5 1431 0 0,-5 5 4006 0 0,2 4-6394 0 0,-1 1 1 0 0,-1 0-1 0 0,1 0 0 0 0,-1 0 0 0 0,1 1 1 0 0,-2-1-1 0 0,1 1 0 0 0,-1 0 1 0 0,1-1-1 0 0,-1 2-171 0 0,13 28 674 0 0,-11-27-578 0 0,1 0 1 0 0,-2 0 0 0 0,1 1 0 0 0,-1-1 0 0 0,-1 1 0 0 0,2 7-97 0 0,-1-8-48 0 0,-1 0-1 0 0,2 0 1 0 0,-1 0 0 0 0,1-1-1 0 0,0 1 1 0 0,5 6 48 0 0,12 22-55 0 0,27 72 215 0 0,-25-49-411 0 0,-9-23-3464 0 0,-4-10-1255 0 0</inkml:trace>
</inkml:ink>
</file>

<file path=word/ink/ink4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8:20:23.377"/>
    </inkml:context>
    <inkml:brush xml:id="br0">
      <inkml:brushProperty name="width" value="0.1" units="cm"/>
      <inkml:brushProperty name="height" value="0.1" units="cm"/>
      <inkml:brushProperty name="color" value="#333333"/>
    </inkml:brush>
  </inkml:definitions>
  <inkml:trace contextRef="#ctx0" brushRef="#br0">0 6 5528 0 0,'16'-4'422'0'0,"-16"4"-419"0"0,0 0 0 0 0,0-1 0 0 0,0 1-1 0 0,0 0 1 0 0,0 0 0 0 0,1 0 0 0 0,-1 0-1 0 0,0 0 1 0 0,0 0 0 0 0,0 0 0 0 0,0 0-1 0 0,0 0 1 0 0,0 0 0 0 0,0 0 0 0 0,0 0-1 0 0,1 0 1 0 0,-1 0 0 0 0,0 0 0 0 0,0 0-1 0 0,0 0 1 0 0,0 0 0 0 0,0 0 0 0 0,0 0-1 0 0,0 0 1 0 0,0 0 0 0 0,0 0 0 0 0,1 0-1 0 0,-1 0 1 0 0,0 0 0 0 0,0 0-1 0 0,0 0 1 0 0,0 0 0 0 0,0 0 0 0 0,0 0-1 0 0,0 1 1 0 0,0-1 0 0 0,0 0 0 0 0,0 0-1 0 0,1 0 1 0 0,-1 0 0 0 0,0 0 0 0 0,0 0-1 0 0,0 0 1 0 0,0 0 0 0 0,0 0 0 0 0,0 0-1 0 0,0 1 1 0 0,0-1 0 0 0,0 0 0 0 0,0 0-1 0 0,0 0 1 0 0,0 0 0 0 0,0 0-3 0 0,18 35 537 0 0,-13-27 1 0 0,-1 1 0 0 0,1 0 0 0 0,-1 0 0 0 0,0 3-538 0 0,38 110 2778 0 0,-17-53-1815 0 0,14 30 398 0 0,-26-68-896 0 0,-9-22-316 0 0,1 0 0 0 0,0 0 1 0 0,0-1-1 0 0,6 7-149 0 0,15 24 235 0 0,27 53-134 0 0,3 3-66 0 0,-40-64-242 0 0,-8-19-107 0 0,-1 1 1 0 0,-1 0-1 0 0,0 0 0 0 0,-1 1 1 0 0,2 8 313 0 0,0 7-1153 0 0,-4-10 922 0 0,2 0 0 0 0,0 0 0 0 0,1-1 0 0 0,1 0 0 0 0,3 6 231 0 0,9 16-837 0 0,-14-27 882 0 0,1-1 0 0 0,1 1 0 0 0,0-1 0 0 0,0 0 0 0 0,3 3-45 0 0,5 10 1127 0 0,-2-1 57 0 0,-11-21-1051 0 0,67 89 3565 0 0,-50-67-3309 0 0,-13-18-436 0 0,0 0 1 0 0,-1 1-1 0 0,0 0 0 0 0,0 0 0 0 0,0 2 47 0 0,19 31 429 0 0,-23-38-429 0 0,6 5 0 0 0,-1-2 0 0 0,10 17-674 0 0,-13-18 449 0 0,0-1-1 0 0,0 0 0 0 0,0 0 1 0 0,1 0-1 0 0,1 1 226 0 0,-4-4-12 0 0,0 0 0 0 0,0 0-1 0 0,-1 0 1 0 0,1 1 0 0 0,0-1 0 0 0,0 0 0 0 0,-1 0 0 0 0,1 0 0 0 0,-1 1-1 0 0,1-1 1 0 0,-1 0 0 0 0,0 1 0 0 0,1-1 12 0 0,0 4-7 0 0,10 18-196 0 0,10 16 203 0 0,-20-38 81 0 0,-1-1 119 0 0,0 0 532 0 0,0 0 237 0 0,0 0 45 0 0,0 0-129 0 0,-1-1-581 0 0,-3-2-271 0 0</inkml:trace>
</inkml:ink>
</file>

<file path=word/ink/ink4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8:20:24.300"/>
    </inkml:context>
    <inkml:brush xml:id="br0">
      <inkml:brushProperty name="width" value="0.1" units="cm"/>
      <inkml:brushProperty name="height" value="0.1" units="cm"/>
      <inkml:brushProperty name="color" value="#333333"/>
    </inkml:brush>
  </inkml:definitions>
  <inkml:trace contextRef="#ctx0" brushRef="#br0">347 93 1840 0 0,'1'24'379'0'0,"-1"-24"-357"0"0,0 0 0 0 0,0 0 0 0 0,0 0 1 0 0,0 0-1 0 0,0 0 0 0 0,0 0 1 0 0,0 0-1 0 0,0 0 0 0 0,0 0 0 0 0,0 0 1 0 0,0 0-1 0 0,0 1 0 0 0,0-1 1 0 0,0 0-1 0 0,0 0 0 0 0,0 0 0 0 0,0 0 1 0 0,1 0-1 0 0,-1 0 0 0 0,0 0 1 0 0,0 0-1 0 0,0 0 0 0 0,0 0 0 0 0,0 0 1 0 0,0 0-1 0 0,0 0 0 0 0,0 0 1 0 0,0 0-1 0 0,0 0 0 0 0,0 0 0 0 0,0 0 1 0 0,0 0-1 0 0,0 0 0 0 0,0 0 1 0 0,0 0-1 0 0,0 0 0 0 0,0 0 1 0 0,1 0-1 0 0,-1 0 0 0 0,0 0 0 0 0,0 0 1 0 0,0 0-1 0 0,0 0 0 0 0,0 0 1 0 0,0 0-1 0 0,0 0 0 0 0,0 0 0 0 0,0 0 1 0 0,0 0-1 0 0,0 0 0 0 0,0 0 1 0 0,0 0-1 0 0,0 0 0 0 0,0 0 0 0 0,1 0 1 0 0,-1 0-1 0 0,0 0 0 0 0,0 0 1 0 0,0 0-23 0 0,4-5 1187 0 0,1-7 1092 0 0,1-9 495 0 0,-5 15-2303 0 0,1-1 0 0 0,0 0 1 0 0,0 1-1 0 0,0 0 0 0 0,1-1 0 0 0,0 1 0 0 0,1-2-471 0 0,-3 7 116 0 0,0 0 0 0 0,-1-1 1 0 0,1 1-1 0 0,-1 0 1 0 0,1 0-1 0 0,-1-1 1 0 0,0 1-1 0 0,0 0 1 0 0,1-1-1 0 0,-1 1 0 0 0,0 0 1 0 0,0-1-1 0 0,0 1 1 0 0,-1-2-117 0 0,1-1 570 0 0,0 3-45 0 0,0 1-112 0 0,0 0-49 0 0,0 0-11 0 0,0 0 3 0 0,0 0 16 0 0,0 0 4 0 0,0 0 0 0 0,0 0-2 0 0,-5 5 708 0 0,1-3-978 0 0,0 0 0 0 0,0 0 0 0 0,0 0 0 0 0,0 1-1 0 0,1-1 1 0 0,-1 1 0 0 0,1 0 0 0 0,0 0 0 0 0,-1 0-104 0 0,-28 34 1176 0 0,18-21-983 0 0,-5 8-223 0 0,-14 24 30 0 0,-10 11-43 0 0,-54 78-1213 0 0,16-21-2268 0 0,64-94-838 0 0,6-1-1230 0 0</inkml:trace>
</inkml:ink>
</file>

<file path=word/ink/ink4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8:20:24.674"/>
    </inkml:context>
    <inkml:brush xml:id="br0">
      <inkml:brushProperty name="width" value="0.1" units="cm"/>
      <inkml:brushProperty name="height" value="0.1" units="cm"/>
      <inkml:brushProperty name="color" value="#333333"/>
    </inkml:brush>
  </inkml:definitions>
  <inkml:trace contextRef="#ctx0" brushRef="#br0">669 1 5528 0 0,'-13'17'868'0'0,"0"1"1"0"0,-5 11-869 0 0,-14 19 5473 0 0,2 1-2163 0 0,26-44-2920 0 0,-7 14 186 0 0,3-6-291 0 0,1 1-1 0 0,-3 6-284 0 0,-9 19-1477 0 0,14-31 747 0 0</inkml:trace>
  <inkml:trace contextRef="#ctx0" brushRef="#br0" timeOffset="1">152 801 10536 0 0,'-1'3'481'0'0,"-12"29"182"0"0,12-29-628 0 0,0-1 0 0 0,-1 1 1 0 0,1 0-1 0 0,0 0 0 0 0,-1-1 1 0 0,0 1-1 0 0,0-1 0 0 0,0 1 1 0 0,0-1-1 0 0,0 0 0 0 0,0 0 1 0 0,-2 1-36 0 0,2-2 13 0 0,0 1 1 0 0,0-1 0 0 0,0 1 0 0 0,0 0 0 0 0,0 0-1 0 0,1-1 1 0 0,-1 1 0 0 0,0 0 0 0 0,1 0 0 0 0,0 1 0 0 0,-1-1-1 0 0,1 0 1 0 0,0 0 0 0 0,0 1 0 0 0,0 0-14 0 0,-1 2 1 0 0,1-3-15 0 0,0 0 0 0 0,0-1 0 0 0,0 1 0 0 0,0 0 0 0 0,1-1 0 0 0,-1 1 0 0 0,1 0 0 0 0,-1 0 0 0 0,1 0 0 0 0,0 0 0 0 0,-1-1 0 0 0,1 1 0 0 0,0 0 0 0 0,0 0 0 0 0,1 0 0 0 0,-1 1 14 0 0,0-1-19 0 0,0 0 0 0 0,0 0 0 0 0,0 0-1 0 0,0 0 1 0 0,-1 0 0 0 0,1 0 0 0 0,-1 0 0 0 0,1 0 0 0 0,-1-1 0 0 0,1 1 0 0 0,-1 0 0 0 0,0 0 0 0 0,0 0 19 0 0,-1 2-40 0 0,-1 5-53 0 0,0 0 0 0 0,-1-1 0 0 0,-4 8 93 0 0,-4 12-151 0 0,4-7 42 0 0,-15 26-1188 0 0,13-30-2307 0 0</inkml:trace>
</inkml:ink>
</file>

<file path=word/ink/ink4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6T08:20:25.032"/>
    </inkml:context>
    <inkml:brush xml:id="br0">
      <inkml:brushProperty name="width" value="0.1" units="cm"/>
      <inkml:brushProperty name="height" value="0.1" units="cm"/>
      <inkml:brushProperty name="color" value="#333333"/>
    </inkml:brush>
  </inkml:definitions>
  <inkml:trace contextRef="#ctx0" brushRef="#br0">141 0 7600 0 0,'-14'18'336'0'0,"9"-6"72"0"0,-4 4-328 0 0,-5 4-80 0 0,0 1 0 0 0,4 5 0 0 0,-4-5 176 0 0,0 4 16 0 0,-5 1 8 0 0,5-2-2568 0 0,0-3-520 0 0</inkml:trace>
</inkml:ink>
</file>

<file path=word/ink/ink4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06T01:55:16.827"/>
    </inkml:context>
    <inkml:brush xml:id="br0">
      <inkml:brushProperty name="width" value="0.1" units="cm"/>
      <inkml:brushProperty name="height" value="0.1" units="cm"/>
      <inkml:brushProperty name="color" value="#333333"/>
    </inkml:brush>
  </inkml:definitions>
  <inkml:trace contextRef="#ctx0" brushRef="#br0">217 347 10136 0 0,'0'0'464'0'0,"0"0"-10"0"0,0 0-48 0 0,0 0 884 0 0,1-4 2218 0 0,0 1-3072 0 0,0 0 0 0 0,1 0 0 0 0,-1 0 1 0 0,1 0-1 0 0,0 0 0 0 0,0 0 0 0 0,0 1 0 0 0,0-1 0 0 0,0 0 0 0 0,0 1 0 0 0,1 0 0 0 0,-1 0 0 0 0,2-1-436 0 0,6-3 1034 0 0,0-1 0 0 0,8-7-1034 0 0,-8 6 465 0 0,0 1 0 0 0,1 0 0 0 0,2-1-465 0 0,11-6 343 0 0,-14 8-187 0 0,-1 1 1 0 0,1-1 0 0 0,0 2-1 0 0,5-2-156 0 0,-6 2 21 0 0,17-6 22 0 0,-24 9-69 0 0,1 0 0 0 0,-1 0-1 0 0,0 1 1 0 0,0-1 0 0 0,1 1 0 0 0,-1-1-1 0 0,0 1 1 0 0,1 0 0 0 0,-1 0-1 0 0,0 0 1 0 0,1 0 0 0 0,-1 0 0 0 0,1 1 26 0 0,5 0-323 0 0,31-1-3413 0 0,-27 0 1912 0 0</inkml:trace>
  <inkml:trace contextRef="#ctx0" brushRef="#br0" timeOffset="1">552 1 13968 0 0,'0'0'637'0'0,"0"0"-13"0"0,0 0-204 0 0,0 0 613 0 0,-7 14 4052 0 0,4-1-4375 0 0,1 1-1 0 0,1-1 0 0 0,0 1 1 0 0,1 0-1 0 0,1 11-709 0 0,9 70 501 0 0,-6-73-173 0 0,10 68 244 0 0,-9-41-520 0 0</inkml:trace>
</inkml:ink>
</file>

<file path=word/ink/ink4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06T01:29:15.745"/>
    </inkml:context>
    <inkml:brush xml:id="br0">
      <inkml:brushProperty name="width" value="0.1" units="cm"/>
      <inkml:brushProperty name="height" value="0.1" units="cm"/>
      <inkml:brushProperty name="color" value="#333333"/>
    </inkml:brush>
  </inkml:definitions>
  <inkml:trace contextRef="#ctx0" brushRef="#br0">1176 4443 3680 0 0,'0'0'284'0'0,"0"0"-4"0"0,0 0 679 0 0,0 0 316 0 0,0 0 63 0 0,0 0-85 0 0,0 0-380 0 0,-4-6 511 0 0,-3 0-1274 0 0,6 2 923 0 0,9 7 4017 0 0,-7-3-4967 0 0,-1 0 5 0 0,0 0-13 0 0,0 0 11 0 0,0 0-11 0 0,0 0-10 0 0,0 0-1 0 0,0 0-32 0 0,0 0-136 0 0,0 0-65 0 0,0 0-14 0 0,1 0 30 0 0,4 0 146 0 0,-4 0 138 0 0,-1 0 69 0 0,0 0 21 0 0,0 0-23 0 0,0 0-108 0 0,2 0-36 0 0,3-3-33 0 0,-4 2-16 0 0,-1 1 1 0 0,1 0-1 0 0,-1 0 1 0 0,0-1-1 0 0,1 1 0 0 0,-1 0 1 0 0,0-1-1 0 0,0 1 0 0 0,1 0 1 0 0,-1-1-1 0 0,0 1 1 0 0,0-1-1 0 0,1 1 0 0 0,-1 0 1 0 0,0-1-1 0 0,0 1 0 0 0,0-1 1 0 0,0 1-1 0 0,0-1 1 0 0,0 1-1 0 0,0-1 0 0 0,0 1 1 0 0,0 0-1 0 0,0-1 0 0 0,0 1 1 0 0,0-1-1 0 0,0 1 0 0 0,0-1 1 0 0,0 1-6 0 0,0-1 11 0 0,-1 0 1 0 0,1 1-1 0 0,0-1 1 0 0,0 0-1 0 0,0 1 1 0 0,0-1-1 0 0,0 0 1 0 0,0 1-1 0 0,0-1 0 0 0,1 0 1 0 0,-1 1-1 0 0,0-1 1 0 0,0 0-1 0 0,0 1 1 0 0,1-1-1 0 0,-1 1 1 0 0,0-1-1 0 0,1 0 1 0 0,-1 1-1 0 0,0-1 0 0 0,1 1 1 0 0,-1-1-1 0 0,1 1 1 0 0,-1-1-1 0 0,1 1 1 0 0,-1 0-1 0 0,1-1 1 0 0,-1 1-1 0 0,1-1 1 0 0,-1 1-1 0 0,1 0 1 0 0,0-1-1 0 0,-1 1 0 0 0,1 0-11 0 0,0-1 59 0 0,-1 1 6 0 0,0 0-1 0 0,2-1 0 0 0,5-4 2 0 0,-1 4 8 0 0,-1 2 20 0 0,-4 0-92 0 0,0-1-1 0 0,0 0 1 0 0,-1 0 0 0 0,1 0-1 0 0,0 0 1 0 0,0 0 0 0 0,0 0 0 0 0,0 0-1 0 0,0 0 1 0 0,0 0 0 0 0,-1 0-1 0 0,1 0 1 0 0,0-1 0 0 0,0 1 0 0 0,0 0-1 0 0,0-1 1 0 0,0 0-2 0 0,20-2 762 0 0,9-3-324 0 0,-29 6-373 0 0,1 0-1 0 0,3 1-24 0 0,-2-1-31 0 0,-1 1 0 0 0,0-1-1 0 0,1 0 1 0 0,-1 0 0 0 0,0 0 0 0 0,1 0 0 0 0,-1 0 0 0 0,0 0 0 0 0,1-1-1 0 0,0 0-8 0 0,25 2 123 0 0,0-2-6 0 0,-18 0-38 0 0,0 1 0 0 0,-1 0-1 0 0,10 0-78 0 0,-15 1 8 0 0,0-1 0 0 0,0 0 0 0 0,0 0-1 0 0,0-1 1 0 0,0 1 0 0 0,0-1 0 0 0,0 0-8 0 0,-1 0 4 0 0,1 1 0 0 0,-1-1 0 0 0,1 1 1 0 0,-1 0-1 0 0,1 0 0 0 0,0 0 0 0 0,-1 0 0 0 0,3 1-4 0 0,-3 0 11 0 0,0-1-1 0 0,0 1 1 0 0,0-1-1 0 0,1 0 0 0 0,-1 0 1 0 0,0 0-1 0 0,0 0 0 0 0,0-1 1 0 0,0 1-1 0 0,2-1-10 0 0,19-2 40 0 0,38-7 84 0 0,-23 2-40 0 0,4 4 40 0 0,-27 1-124 0 0,-16 3 0 0 0,1-1 0 0 0,0 1 0 0 0,0 0 1 0 0,-1-1-1 0 0,1 1 0 0 0,0 0 0 0 0,0 0 0 0 0,-1 0 0 0 0,1 0 0 0 0,0 0 0 0 0,0 0 0 0 0,0 0 0 0 0,-1 0 0 0 0,1 0 0 0 0,0 0 0 0 0,0 0 0 0 0,-1 0 0 0 0,1 1 0 0 0,0-1 0 0 0,0 0 0 0 0,-1 1 0 0 0,1-1 0 0 0,5 1 10 0 0,20-7 47 0 0,-20 4-48 0 0,1 0-1 0 0,-1 0 1 0 0,1 1-1 0 0,-1 0 1 0 0,1 0 0 0 0,-1 1-1 0 0,6-1-8 0 0,-9 1 25 0 0,3 1-2 0 0,1-1 0 0 0,-1-1 0 0 0,0 1 1 0 0,4-2-24 0 0,-8 2 269 0 0,9-1 400 0 0,21-1-2184 0 0,29 1 1515 0 0,-33 2 461 0 0,-27-1-437 0 0,1 0 1 0 0,-1 0 0 0 0,0 0-1 0 0,0-1 1 0 0,0 1 0 0 0,1 0-1 0 0,-1 0 1 0 0,0-1 0 0 0,0 1-1 0 0,0 0 1 0 0,1-1-25 0 0,20-7-1 0 0,19 5 77 0 0,-39 2-69 0 0,0 1 0 0 0,-1 0 0 0 0,1 0-1 0 0,0 0 1 0 0,0 0 0 0 0,0 0 0 0 0,0 1-1 0 0,0-1 1 0 0,1 1-7 0 0,6 0-1 0 0,12 1 1 0 0,-16-1 6 0 0,-1 0 0 0 0,1-1 0 0 0,-1 0 0 0 0,1 0 0 0 0,0 0 0 0 0,-1 0 0 0 0,1-1 0 0 0,-1 0 0 0 0,2 0-6 0 0,3 0 20 0 0,-1 0 1 0 0,1 0 0 0 0,5 1-21 0 0,20-1 12 0 0,-19-2-7 0 0,-6 1 22 0 0,1 1-1 0 0,0 0 0 0 0,8 1-26 0 0,6-4 117 0 0,-22 3-59 0 0,1 1 0 0 0,0-1-1 0 0,0 0 1 0 0,-1 1 0 0 0,1 0-1 0 0,0 0 1 0 0,0 0 0 0 0,0 0-1 0 0,0 0-57 0 0,2 1-42 0 0,-1 0 0 0 0,1-1-1 0 0,-1 0 1 0 0,1 0 0 0 0,-1 0 0 0 0,1 0-1 0 0,3-2 43 0 0,20 0-29 0 0,-23 2 102 0 0,0 0 0 0 0,1 0 0 0 0,-1-1 0 0 0,0 0 0 0 0,3-1-73 0 0,10-3-30 0 0,0 0-1 0 0,17-1 31 0 0,-23 4 193 0 0,20-5-183 0 0,16 7-38 0 0,-44 0 2 0 0,0-1 0 0 0,0 1 0 0 0,0-1 0 0 0,0 0 0 0 0,4-2 26 0 0,-4 2-23 0 0,1 0 0 0 0,-1 0 1 0 0,0 0-1 0 0,1 0 1 0 0,-1 1-1 0 0,1-1 23 0 0,11 0 1 0 0,0 0 0 0 0,0-2 0 0 0,0 0-1 0 0,3-2 0 0 0,-5 2 8 0 0,18-1 45 0 0,-29 3-53 0 0,7-1 0 0 0,0 0 0 0 0,0 1 0 0 0,0 0 0 0 0,0 0 0 0 0,0 1 0 0 0,3 1 0 0 0,39-7 0 0 0,-38 4 0 0 0,57-10 0 0 0,-49 11 11 0 0,11-5 42 0 0,19 5 11 0 0,-42 2-64 0 0,27-4 0 0 0,-32 3 0 0 0,-4 1 0 0 0,1-1 0 0 0,-1 0 0 0 0,1 0 0 0 0,-1 0 0 0 0,1 0 0 0 0,-1 0 0 0 0,1 0 0 0 0,-1 0 0 0 0,1 0 0 0 0,-1-1 0 0 0,1 1 0 0 0,-1-1 0 0 0,1 1 0 0 0,28-7 16 0 0,-21 4-4 0 0,0 1-1 0 0,1 0 1 0 0,-1 0 0 0 0,1 1 0 0 0,1 1-12 0 0,0-1 15 0 0,1 0 0 0 0,0-1-1 0 0,6-2-14 0 0,6 0 9 0 0,16-2-9 0 0,-34 6 0 0 0,0-1 0 0 0,1 0 0 0 0,-1 0 0 0 0,0-1 0 0 0,2 0 0 0 0,-2 0 0 0 0,1 1 0 0 0,-1-1 0 0 0,1 1 0 0 0,-1 0 0 0 0,3 1 0 0 0,108-3 0 0 0,-86 3 0 0 0,20-4 0 0 0,-35 2 18 0 0,1 0-1 0 0,-1-1 1 0 0,11-3-18 0 0,7-1 19 0 0,-24 5-19 0 0,-7 2 0 0 0,13-6 0 0 0,-6 3 0 0 0,0 1 0 0 0,1 1 0 0 0,0 0 0 0 0,7 0 0 0 0,-5 0 0 0 0,1 0 0 0 0,-1 0 0 0 0,1-2 0 0 0,44-4 0 0 0,-41 4 0 0 0,0 1 0 0 0,0 1 0 0 0,0 0 0 0 0,4 1 0 0 0,-12 0 0 0 0,13-3 0 0 0,-16 2 0 0 0,1 0 0 0 0,0 0 0 0 0,-1 0 0 0 0,6 1 0 0 0,0 0 0 0 0,-1-2 0 0 0,1 1 0 0 0,-1-1 0 0 0,1-1 0 0 0,2-1 0 0 0,40-9 0 0 0,-33 6 0 0 0,-18 6 0 0 0,1-1 0 0 0,-1 1 0 0 0,1 0 0 0 0,0 0 0 0 0,-1 0 0 0 0,2 0 0 0 0,19-2 0 0 0,-1-2 0 0 0,13-5 0 0 0,-12 4 0 0 0,0 0 0 0 0,4 1 0 0 0,-11 3 0 0 0,0-1 0 0 0,10-4 0 0 0,26-11 0 0 0,-31 10 0 0 0,0 0 0 0 0,1 2 0 0 0,10-1 0 0 0,18-5 0 0 0,-38 10 0 0 0,0 0 0 0 0,1-1 0 0 0,-1 0 0 0 0,-1-1 0 0 0,10-4 0 0 0,-18 6 0 0 0,1 1 0 0 0,-1 0 0 0 0,0-1 0 0 0,1 2 0 0 0,-1-1 0 0 0,2 1 0 0 0,0-1 0 0 0,-1 0 0 0 0,0 0 0 0 0,1 0 0 0 0,3-2 0 0 0,1 0 0 0 0,0 0 0 0 0,-1 1 0 0 0,7 0 0 0 0,-6 0 0 0 0,0 0 0 0 0,0 0 0 0 0,6-3 0 0 0,-4 1 0 0 0,1 1 0 0 0,1 0 0 0 0,0 0 0 0 0,10-1 0 0 0,-12 3 0 0 0,5-2 0 0 0,-11 1 0 0 0,-1 1 0 0 0,1 0 0 0 0,0 0 0 0 0,0 1 0 0 0,0 0 0 0 0,1 0 0 0 0,0 0 0 0 0,0 0 0 0 0,0-1 0 0 0,0 0 0 0 0,0 0 0 0 0,2-1 0 0 0,46-9 0 0 0,-48 9 0 0 0,0 1 0 0 0,0 0 0 0 0,0 0 0 0 0,1 1 0 0 0,2 0 0 0 0,-2 0 0 0 0,-1-1 0 0 0,0 1 0 0 0,0-1 0 0 0,0 0 0 0 0,2-1 0 0 0,-3 1 0 0 0,0 0 0 0 0,1 1 0 0 0,-1 0 0 0 0,1 0 0 0 0,-1 1 0 0 0,1-1 0 0 0,-1 1 0 0 0,5 2 0 0 0,-11-3 0 0 0,1 0 0 0 0,-1 1 0 0 0,1-1 0 0 0,-1 0 0 0 0,1 0 0 0 0,-1 0 0 0 0,1 1 0 0 0,-1-1 0 0 0,1 0 0 0 0,-1 0 0 0 0,1 0 0 0 0,-1 0 0 0 0,1 0 0 0 0,-1 0 0 0 0,1 0 0 0 0,-1 0 0 0 0,1 0 0 0 0,0-1 0 0 0,-1 1 0 0 0,1 0 0 0 0,-1 0 0 0 0,1 0 0 0 0,-1-1 0 0 0,1 1 0 0 0,-1 0 0 0 0,0 0 0 0 0,1-1 0 0 0,-1 1 0 0 0,1-1 0 0 0,1 0 0 0 0,15-2 0 0 0,0 1 0 0 0,1 0 0 0 0,7 1 0 0 0,-2 0 0 0 0,-1 0 0 0 0,23-5 0 0 0,-16 1 0 0 0,26 1 0 0 0,-39 2 0 0 0,0 1 0 0 0,1 1 0 0 0,-1 0 0 0 0,3 1 0 0 0,19 1 0 0 0,-22-3 0 0 0,-3 1 0 0 0,1 0 0 0 0,-1 1 0 0 0,13 2 0 0 0,22 0 0 0 0,-5-3 0 0 0,-36 1 0 0 0,-1-1 0 0 0,0 1 0 0 0,0-2 0 0 0,1 1 0 0 0,-1-1 0 0 0,0 0 0 0 0,4-1 0 0 0,3 0 0 0 0,1 0 0 0 0,0 1 0 0 0,10 0 0 0 0,-17 0 0 0 0,0 1 0 0 0,0-1 0 0 0,-1-1 0 0 0,2 0 0 0 0,27-3 0 0 0,-32 6 0 0 0,2-2 0 0 0,9-2 0 0 0,-11 2 0 0 0,0 1 0 0 0,-1-1 0 0 0,1 1 0 0 0,0 0 0 0 0,-1 0 0 0 0,1 0 0 0 0,-1 1 0 0 0,1-1 0 0 0,0 0 0 0 0,-1 1 0 0 0,6 0 0 0 0,0 0 0 0 0,0 0 0 0 0,7-1 0 0 0,76 0 0 0 0,-28-4 0 0 0,-40 4 0 0 0,-8-5 19 0 0,-7 4 17 0 0,13 1-27 0 0,-13 0-9 0 0,2 0 0 0 0,-4 0 0 0 0,0 0 11 0 0,-4 0-70 0 0,-2 0-461 0 0,0 1-213 0 0,3 4-46 0 0</inkml:trace>
  <inkml:trace contextRef="#ctx0" brushRef="#br0" timeOffset="2541.158">1150 4330 5672 0 0,'0'0'124'0'0,"0"0"17"0"0,0 0 12 0 0,0 0 38 0 0,0 0 108 0 0,0 0 42 0 0,0 0 10 0 0,0 2 11 0 0,0 76 4405 0 0,0-76-4580 0 0,0-2 33 0 0,0 2 4 0 0,0 18 22 0 0,0-19 2291 0 0,0-5-992 0 0,0-14-491 0 0,0-25-523 0 0,-5 12 131 0 0,5 30-534 0 0,0 1 6 0 0,0 0 22 0 0,0 0 10 0 0,0 0 2 0 0,0-1-133 0 0,0 1-1 0 0,0 0 1 0 0,0-1 0 0 0,0 1-1 0 0,0 0 1 0 0,-1-1-1 0 0,1 1 1 0 0,0 0-1 0 0,0-1 1 0 0,0 1-1 0 0,-1 0 1 0 0,1 0-1 0 0,0-1 1 0 0,0 1-1 0 0,-1 0 1 0 0,1 0 0 0 0,0 0-1 0 0,0-1 1 0 0,-1 1-1 0 0,1 0 1 0 0,-1 0-35 0 0,-2 6 10 0 0,3 2-94 0 0,-1-7-89 0 0,1 0 0 0 0,0 1-1 0 0,0-1 1 0 0,0 0-1 0 0,0 0 1 0 0,0 0-1 0 0,1 0 1 0 0,-1 0 0 0 0,0 0-1 0 0,0 0 1 0 0,1 0-1 0 0,-1 0 1 0 0,1 0 0 0 0,-1 0-1 0 0,1 0 1 0 0,-1 0 173 0 0,1 0-6629 0 0</inkml:trace>
  <inkml:trace contextRef="#ctx0" brushRef="#br0" timeOffset="-44312.361">7170 2897 8288 0 0,'1'1'833'0'0,"-2"6"-804"0"0,-8 35 2444 0 0,1 23 279 0 0,0 3-1282 0 0,-62 275 1235 0 0,59-292-2280 0 0,-1 11 553 0 0,1 24-978 0 0,-3 10 598 0 0,-2 12 219 0 0,3 0 0 0 0,4 81-817 0 0,9-188-442 0 0,7-22-6629 0 0,-3 1 743 0 0</inkml:trace>
  <inkml:trace contextRef="#ctx0" brushRef="#br0" timeOffset="-43312.594">7289 2895 13992 0 0,'0'0'314'0'0,"8"0"430"0"0,-3 0-548 0 0,1 1 0 0 0,-1 0 0 0 0,0-1 0 0 0,0 2 0 0 0,0-1 0 0 0,0 0 0 0 0,0 1 0 0 0,0 0 0 0 0,0 0 0 0 0,0 1 0 0 0,-1-1 0 0 0,1 1 0 0 0,-1 0 0 0 0,0 0 0 0 0,0 1 0 0 0,0-1 0 0 0,0 1 0 0 0,-1 0 0 0 0,1 1-196 0 0,9 10 772 0 0,-2 2 0 0 0,0-1 0 0 0,-1 2 0 0 0,3 8-772 0 0,-6-13-116 0 0,16 31 557 0 0,-3 2 1 0 0,-2 0-1 0 0,-1 1 0 0 0,3 25-441 0 0,3 6 281 0 0,-9-34-162 0 0,1 12-119 0 0,0 6 38 0 0,-5-22 4 0 0,4 34-42 0 0,9 82-12 0 0,-19-122-88 0 0,1 7-908 0 0,-1 34 1008 0 0,-4-68-460 0 0,0 11 5 0 0,-5-8-5613 0 0,-3-3-772 0 0</inkml:trace>
  <inkml:trace contextRef="#ctx0" brushRef="#br0" timeOffset="-43311.594">7238 3545 19351 0 0,'0'0'424'0'0,"8"-7"88"0"0,3 1 24 0 0,10-6 8 0 0,-7 7-440 0 0,6-7-104 0 0,4-6 0 0 0,-1 5 0 0 0,-3-1 432 0 0,4-1 64 0 0,-8 2 16 0 0,7-1 0 0 0,-3 3-288 0 0,-1 4-48 0 0,-3 0-16 0 0,0 1-6528 0 0,0 2-1311 0 0</inkml:trace>
  <inkml:trace contextRef="#ctx0" brushRef="#br0" timeOffset="-193582.376">6011 3402 3680 0 0,'0'0'284'0'0,"0"0"-99"0"0,0 0 281 0 0,0 0 139 0 0,0 0 31 0 0,0 0-34 0 0,0 0-156 0 0,0 0-72 0 0,0 0-12 0 0,0 0-26 0 0,0 0-102 0 0,0 0-46 0 0,0 0-10 0 0,0 0 6 0 0,0 0 32 0 0,0-1 17 0 0,0 0 0 0 0,0 0 0 0 0,-1 0 1 0 0,1 0-1 0 0,0 1 0 0 0,0-1 0 0 0,0 0 1 0 0,-1 0-1 0 0,1 0 0 0 0,-1 1 0 0 0,1-1 0 0 0,0 0 1 0 0,-1 0-234 0 0,0 1 36 0 0,0 0 0 0 0,1 0 0 0 0,-1 0 0 0 0,0 0 0 0 0,1 0 0 0 0,-1 0 0 0 0,1 0 0 0 0,-1 0 0 0 0,0 0 0 0 0,1 0 0 0 0,-1 1 1 0 0,1-1-1 0 0,-1 0 0 0 0,0 0 0 0 0,1 1 0 0 0,-1-1 0 0 0,1 0 0 0 0,-1 1 0 0 0,1-1 0 0 0,-1 1 0 0 0,1-1 0 0 0,0 0 0 0 0,-1 1 0 0 0,1-1 0 0 0,-1 1 1 0 0,1-1-1 0 0,0 1 0 0 0,-1-1 0 0 0,1 1 0 0 0,0 0 0 0 0,0-1 0 0 0,-1 1 0 0 0,1-1 0 0 0,0 1-36 0 0,-11 18 14 0 0,10-16 108 0 0,-1 1 1 0 0,0 0 0 0 0,1-1 0 0 0,0 1 0 0 0,-1 0-1 0 0,2 0 1 0 0,-1 0 0 0 0,0 2-123 0 0,0 0 170 0 0,0-1 0 0 0,0 0 0 0 0,0 1 0 0 0,-1-1 0 0 0,0 0-170 0 0,-1 5 223 0 0,-1-1 1 0 0,2 1 0 0 0,0 0 0 0 0,0 2-224 0 0,0-3 182 0 0,1-3-111 0 0,1 1 1 0 0,-1-1-1 0 0,1 1 0 0 0,1-1 1 0 0,-1 0-1 0 0,1 1 0 0 0,0-1 1 0 0,1 0-72 0 0,3 32 255 0 0,-3 0 33 0 0,1-1 0 0 0,4 11-288 0 0,0-1 167 0 0,-4-22-56 0 0,1 1 1 0 0,2-1-1 0 0,0 0 0 0 0,2 0-111 0 0,6 14 55 0 0,1-1-1 0 0,1 0 0 0 0,3-2 1 0 0,8 13-55 0 0,-17-35-288 0 0,-5-1-22 0 0</inkml:trace>
  <inkml:trace contextRef="#ctx0" brushRef="#br0" timeOffset="-192405.055">5378 3692 4608 0 0,'0'0'208'0'0,"0"0"169"0"0,0-6 1271 0 0,0 7 6263 0 0,-2 19-7379 0 0,-1 1 0 0 0,-1-1 0 0 0,0 0-1 0 0,-1 0 1 0 0,-5 10-532 0 0,-12 34 650 0 0,-23 46-650 0 0,36-90-195 0 0,-7 16 350 0 0,-2 0 0 0 0,-2-1 1 0 0,-2 1-156 0 0,15-26 34 0 0,-1 1 0 0 0,0-2 0 0 0,-1 1 0 0 0,0-1 0 0 0,0 0 0 0 0,-1-1 0 0 0,0 0 0 0 0,0-1 0 0 0,-1 0 0 0 0,0 0 0 0 0,-7 2-34 0 0,13-7-19 0 0,0-1-1 0 0,1 0 1 0 0,-1 0-1 0 0,0 0 1 0 0,-1 0-1 0 0,1-1 1 0 0,0 1 0 0 0,0-1-1 0 0,0-1 1 0 0,0 1-1 0 0,0-1 1 0 0,0 0-1 0 0,0 0 1 0 0,0 0-1 0 0,0-1 1 0 0,1 1 0 0 0,-1-1-1 0 0,0-1 1 0 0,1 1-1 0 0,-1 0 1 0 0,0-2 19 0 0,-3-1-118 0 0,-1-1 0 0 0,1 0 0 0 0,0-1 0 0 0,0 0 1 0 0,1 0-1 0 0,0 0 0 0 0,0-1 0 0 0,1 0 0 0 0,0-1 0 0 0,0 0 118 0 0,1 2-112 0 0,1 0 0 0 0,0-1 0 0 0,0 1 0 0 0,1-1 0 0 0,0 0-1 0 0,1 1 1 0 0,-1-1 0 0 0,1-1 0 0 0,1 1 0 0 0,0 0-1 0 0,0 0 1 0 0,0 0 0 0 0,1-1 0 0 0,1-3 112 0 0,3-2-145 0 0,2 11 122 0 0,-4 3 26 0 0,4-3 50 0 0,-1 1 1 0 0,0 0 0 0 0,1 1 0 0 0,-1-1 0 0 0,1 1 0 0 0,-1 0 0 0 0,1 1 0 0 0,0-1 0 0 0,-1 1 0 0 0,1 0 0 0 0,0 0 0 0 0,-1 1 0 0 0,1 0-1 0 0,0 0 1 0 0,3 1-54 0 0,13 5 444 0 0,0 0 0 0 0,0 2 0 0 0,7 4-444 0 0,10 5 337 0 0,-7-5 427 0 0,-18-6-592 0 0,0-1 0 0 0,1-1 0 0 0,0 0 0 0 0,0-1 0 0 0,0 0 0 0 0,0-1 0 0 0,1-1 0 0 0,4 0-172 0 0,21-2 181 0 0,-38 0-724 0 0</inkml:trace>
  <inkml:trace contextRef="#ctx0" brushRef="#br0" timeOffset="-191108.922">3559 1192 6448 0 0,'0'0'141'0'0,"0"0"23"0"0,0 0 13 0 0,0 0 55 0 0,0 0 182 0 0,0 0 76 0 0,0 0 20 0 0,0 0 2 0 0,0 0 0 0 0,0 0 0 0 0,0 0 0 0 0,0 0-70 0 0,1 1-292 0 0,1 5-134 0 0,-5 1-16 0 0,1-1-32 0 0,1-5-138 0 0,1-1-70 0 0,0 0-680 0 0,0 0-2662 0 0</inkml:trace>
  <inkml:trace contextRef="#ctx0" brushRef="#br0" timeOffset="-189906.79">3504 1215 4608 0 0,'0'0'101'0'0,"0"0"22"0"0,0 0 5 0 0,0 0-21 0 0,1 0-107 0 0,-1 0 1 0 0,0 0-1 0 0,0 0 1 0 0,0 0-1 0 0,0 0 1 0 0,1 0 0 0 0,-1-1-1 0 0,0 1 1 0 0,0 0-1 0 0,0 1 1 0 0,1-1-1 0 0,-1 0 1 0 0,0 0-1 0 0,0 0 1 0 0,0 0 0 0 0,0 0-1 0 0,1 0 1 0 0,-1 0-1 0 0,0 0 1 0 0,0 0-1 0 0,0 0 1 0 0,0 0 0 0 0,0 0-1 0 0,1 0 1 0 0,-1 1-1 0 0,0-1 1 0 0,0 0-1 0 0,0 0 1 0 0,0 0 0 0 0,0 0-1 0 0,0 0 1 0 0,0 1-1 0 0,1-1 1 0 0,-1 0-1 0 0,0 0 1 0 0,0 0 0 0 0,0 0-1 0 0,0 1 1 0 0,0-1-1 0 0,0 0 1 0 0,0 0-1 0 0,2 7-4 0 0,-2-6 6 0 0,15 33-2 0 0,-13-26 0 0 0,20 79 1908 0 0,-20-73-1625 0 0,1-1 145 0 0,-2-1 1 0 0,1 13-429 0 0,-1-17 123 0 0,-1 0 0 0 0,2 0 1 0 0,-1 0-1 0 0,1 0 0 0 0,1 1-123 0 0,3 14 222 0 0,-5-3-82 0 0,-1-18-133 0 0,0 1 0 0 0,0-1 0 0 0,0 0 0 0 0,0 0 0 0 0,0 1 0 0 0,1-1 1 0 0,-1 0-1 0 0,1 1 0 0 0,0-1 0 0 0,-1 0 0 0 0,1 0-7 0 0,3 8 146 0 0,0 1 1 0 0,-1-1 0 0 0,2 7-147 0 0,-3 1 100 0 0,-2-15-142 0 0,0 1 1 0 0,0-1-1 0 0,1 0 1 0 0,-1 0-1 0 0,1 0 1 0 0,0 0-1 0 0,0 0 1 0 0,1 0 41 0 0,-1 0-16 0 0,-1 1 0 0 0,1-1 0 0 0,0 0 1 0 0,-1 0-1 0 0,0 0 0 0 0,1 0 0 0 0,-1 2 16 0 0,-1-1-5 0 0,2-1 0 0 0,-1 0 0 0 0,0 0 0 0 0,1 1-1 0 0,-1-1 1 0 0,1 0 0 0 0,0 0 0 0 0,1 2 5 0 0,4 11 0 0 0,0 0 0 0 0,2 10 0 0 0,-2-7 0 0 0,-2-3 97 0 0,0 1-1 0 0,-1-1 1 0 0,-1 2-97 0 0,10 21 244 0 0,-10-22-512 0 0,2 0-1 0 0,4 14 269 0 0,0-2 11 0 0,35 112 669 0 0,-30-64-664 0 0,-10-65 55 0 0,14 51 986 0 0,-2 9-1057 0 0,-5-44 97 0 0,-8-23-159 0 0,0 0 1 0 0,0 1-1 0 0,-1-1 1 0 0,1 0-1 0 0,-1 4 62 0 0,1 1 70 0 0,0-1 1 0 0,1 1-1 0 0,0 0 0 0 0,1 0-70 0 0,-1-1-39 0 0,0 0-1 0 0,0 0 0 0 0,-1 0 0 0 0,0 0 1 0 0,-1 1 39 0 0,1 4-51 0 0,0 0-1 0 0,4 10 52 0 0,0-2-9 0 0,6 15 9 0 0,-8-28 0 0 0,-1 0 0 0 0,0 0 0 0 0,1 7 0 0 0,22 103 0 0 0,0-4 0 0 0,-7-42 0 0 0,-7-29 47 0 0,-7-28-11 0 0,-1 0 0 0 0,0 0-1 0 0,-1 3-35 0 0,0-4 36 0 0,0 0 1 0 0,3 8-37 0 0,5 24 45 0 0,-4-11 36 0 0,8 19-81 0 0,-5-15 36 0 0,-1-8-25 0 0,9 49-11 0 0,-6-19 1498 0 0,15 48-1498 0 0,-4-10 646 0 0,-13-63-598 0 0,3 25-48 0 0,-11-37-63 0 0,-2-20 58 0 0,0 0-1 0 0,0 0 0 0 0,1 0 1 0 0,0 0-1 0 0,0 0 1 0 0,0 1 5 0 0,15 51 34 0 0,-9-33 49 0 0,0-1 1 0 0,2 4-84 0 0,-6-17 130 0 0,0 0 0 0 0,-1 0 1 0 0,0 0-1 0 0,0 1-130 0 0,5 26 238 0 0,4 8-221 0 0,-6-23 6 0 0,0-1 1 0 0,9 20-24 0 0,-1-9 0 0 0,3 22 0 0 0,-1-4 0 0 0,12 48 53 0 0,-6 21-42 0 0,6-30 563 0 0,-12-43-328 0 0,-7-13-467 0 0,-6-23 63 0 0,1 0 0 0 0,0 1 0 0 0,2 2 158 0 0,5 15-147 0 0,5 20 147 0 0,-9-26-317 0 0,1-1 1 0 0,0-1-1 0 0,6 10 317 0 0,4 5 615 0 0,7 27-615 0 0,-1-4 293 0 0,12 38-477 0 0,-2 0-621 0 0,0-2 1186 0 0,-18-52-741 0 0,8 34 360 0 0,3 13-384 0 0,-7-26-31 0 0,-11-34 308 0 0,1 0 1 0 0,1-1 106 0 0,-4-14-7 0 0,-2 0 0 0 0,2 10 7 0 0,6 19 12 0 0,-1-4 48 0 0,2 6-133 0 0,-1-8 58 0 0,-9-25 16 0 0,0-1-1 0 0,1 0 1 0 0,5 9-1 0 0,-3-7 0 0 0,-1 1 0 0 0,0 0 0 0 0,-1 0 0 0 0,-1 0 0 0 0,1 8 0 0 0,0 9 0 0 0,-3-24 0 0 0,-1 0 0 0 0</inkml:trace>
  <inkml:trace contextRef="#ctx0" brushRef="#br0" timeOffset="-41790.853">3851 49 13560 0 0,'-11'8'306'0'0,"9"-6"46"0"0,3 9 354 0 0,3 13-183 0 0,2 1 0 0 0,3 6-523 0 0,-4-14 778 0 0,-2-1 1 0 0,0 0-1 0 0,0 1 0 0 0,-2 2-778 0 0,5 29-70 0 0,0-12-251 0 0,12 63 2476 0 0,1 66-2155 0 0,-16-105 341 0 0,5 107-106 0 0,-8-98-2125 0 0,0-60 52 0 0</inkml:trace>
  <inkml:trace contextRef="#ctx0" brushRef="#br0" timeOffset="-41789.853">3886 4 6912 0 0,'0'0'528'0'0,"8"-4"-320"0"0,-5 4 292 0 0,0 0 0 0 0,0 1 0 0 0,0-1 0 0 0,0 1 0 0 0,0 0 1 0 0,0-1-1 0 0,0 1 0 0 0,0 0 0 0 0,0 1 0 0 0,2 0-500 0 0,7 3 2124 0 0,-3-2-1095 0 0,0 0-1 0 0,0 1 1 0 0,0 1 0 0 0,0-1-1 0 0,6 6-1028 0 0,-4-2 261 0 0,-1 0-1 0 0,0 1 1 0 0,0 1-1 0 0,-1 0 1 0 0,0 0-1 0 0,2 4-260 0 0,-7-10-13 0 0,-2-1 75 0 0,1 1-1 0 0,-1-1 1 0 0,1 1 0 0 0,-1-1 0 0 0,0 1 0 0 0,-1 0 0 0 0,1 0 0 0 0,0 1-62 0 0,5 17 406 0 0,-4-13-198 0 0,-1 1 0 0 0,0-1 0 0 0,1 4-208 0 0,-2 0-6 0 0,0-1-1 0 0,-1 1 0 0 0,-1-1 0 0 0,0 1 0 0 0,-2 11 7 0 0,-4 9-158 0 0,-7 19 158 0 0,4-20 0 0 0,-2 0 0 0 0,0-1 0 0 0,-2 0 0 0 0,-12 17 0 0 0,2 1 79 0 0,98-101 614 0 0,-56 34-659 0 0,-11 12-36 0 0,0 0 0 0 0,0 0 0 0 0,6-4 2 0 0,7-3 142 0 0,1-1 461 0 0,0 1 1 0 0,1 1-1 0 0,23-8-603 0 0,-33 15 5 0 0,0 1 0 0 0,0 1 0 0 0,1 0 0 0 0,11-1-5 0 0,-20 3 0 0 0,1 1 0 0 0,0 0-1 0 0,0 0 1 0 0,0 0 0 0 0,0 1 0 0 0,-1-1-1 0 0,1 1 1 0 0,0 0 0 0 0,0 1-1 0 0,-1-1 1 0 0,1 1 0 0 0,-1 0 0 0 0,1 0-1 0 0,1 1 1 0 0,-4-1 0 0 0,0-1 0 0 0,1 1 0 0 0,-1 0 0 0 0,0 0 0 0 0,0 0 0 0 0,0 1 0 0 0,0-1 0 0 0,0 0 0 0 0,-1 1 0 0 0,1-1 0 0 0,-1 1 0 0 0,1 0 0 0 0,-1-1 0 0 0,0 1 0 0 0,0 0 0 0 0,0 0 0 0 0,-1 0 0 0 0,1 0 0 0 0,-1 0 0 0 0,1 0 0 0 0,-1 0 0 0 0,0 0 0 0 0,0-1 0 0 0,0 1 0 0 0,-1 0 0 0 0,1 0 0 0 0,-1 0 0 0 0,0 2 0 0 0,-3 9 0 0 0,0 0 0 0 0,-1-1 0 0 0,-1 0 0 0 0,0 0 0 0 0,-4 4 0 0 0,6-9 0 0 0,-91 156 898 0 0,83-143-1086 0 0,-1-1-490 0 0,-12 18 678 0 0,-20 27-2096 0 0,29-45 1336 0 0</inkml:trace>
  <inkml:trace contextRef="#ctx0" brushRef="#br0" timeOffset="-40822.333">5396 6486 13824 0 0,'0'0'1061'0'0,"0"-15"633"0"0,1 3-789 0 0,-1 3 131 0 0,0 0 0 0 0,-1-1-1 0 0,0 1 1 0 0,0 0 0 0 0,-1-5-1036 0 0,1 13 39 0 0,0 1 0 0 0,1-1 1 0 0,-1 0-1 0 0,0 0 0 0 0,0 0 0 0 0,1 1 0 0 0,-1-1 0 0 0,0 0 0 0 0,0 1 0 0 0,0-1 0 0 0,0 0 0 0 0,0 1 0 0 0,0 0 0 0 0,0-1 0 0 0,0 1 1 0 0,0-1-1 0 0,0 1 0 0 0,-1 0-39 0 0,-19-4 178 0 0,16 4-128 0 0,0 1 0 0 0,0 0 0 0 0,1 0 0 0 0,-1 0 0 0 0,0 1 0 0 0,1-1 1 0 0,-1 1-1 0 0,1 0 0 0 0,-1 0 0 0 0,1 1 0 0 0,0-1 0 0 0,0 1 0 0 0,0 0 0 0 0,0 0 1 0 0,1 0-1 0 0,-1 1 0 0 0,-1 2-50 0 0,-7 8 2 0 0,1 0 1 0 0,1 0 0 0 0,0 1-1 0 0,-2 5-2 0 0,1 1-76 0 0,1 0-1 0 0,1 1 0 0 0,0-1 1 0 0,2 2-1 0 0,1-1 1 0 0,0 1-1 0 0,-1 17 77 0 0,3-6-31 0 0,2 0-1 0 0,1 1 1 0 0,2-1 0 0 0,4 34 31 0 0,-2-46 52 0 0,1-1 1 0 0,0 1-1 0 0,2-1 1 0 0,1 0 0 0 0,0 0-1 0 0,8 14-52 0 0,-10-25 39 0 0,0 0-1 0 0,1 0 1 0 0,0-1-1 0 0,1 0 1 0 0,0 0-1 0 0,0 0 1 0 0,1-1-1 0 0,0 0 1 0 0,0-1-1 0 0,1 0 1 0 0,0 0-1 0 0,0-1 1 0 0,0 0 0 0 0,3 0-39 0 0,-4-2 48 0 0,0-1 0 0 0,1 0 0 0 0,-1-1 0 0 0,1 0 1 0 0,0 0-1 0 0,-1-1 0 0 0,1 0 0 0 0,0 0 0 0 0,0-1 1 0 0,0 0-1 0 0,0-1 0 0 0,0 0 0 0 0,-1-1 1 0 0,1 1-1 0 0,7-4-48 0 0,11-4 78 0 0,0-1 0 0 0,0-1 0 0 0,-1-2 1 0 0,5-4-79 0 0,5-3-906 0 0,24-19 906 0 0,-1-6-6086 0 0,-10 3-1911 0 0</inkml:trace>
  <inkml:trace contextRef="#ctx0" brushRef="#br0" timeOffset="-18172.106">9 4821 8288 0 0,'-3'8'271'0'0,"2"-6"-218"0"0,0 0 0 0 0,0 1 0 0 0,1-1-1 0 0,-1 0 1 0 0,1 0 0 0 0,-1 1-1 0 0,1-1 1 0 0,0 0 0 0 0,0 1-1 0 0,0-1 1 0 0,0 0 0 0 0,0 2-53 0 0,3 6 179 0 0,0-1 0 0 0,-1 1 0 0 0,0 0 0 0 0,-1 0-179 0 0,6 38 1522 0 0,-3-19 214 0 0,0 16-1736 0 0,4 66 2055 0 0,5 0-1 0 0,10 23-2054 0 0,-14-92 517 0 0,5 9-517 0 0,-2-7 155 0 0,-8-31-135 0 0,-1 0-1 0 0,2 0 0 0 0,0-1 0 0 0,1 1 0 0 0,0-1 0 0 0,7 9-19 0 0,-8-12-1752 0 0,1-1-1 0 0,1-1 1 0 0,3 4 1752 0 0,-9-10-5509 0 0</inkml:trace>
  <inkml:trace contextRef="#ctx0" brushRef="#br0" timeOffset="-17113.747">161 4972 10368 0 0,'10'0'207'0'0,"0"1"-1"0"0,0-1 1 0 0,0-1 0 0 0,-1 1 0 0 0,1-2 0 0 0,0 1 0 0 0,7-4-207 0 0,24-2 1517 0 0,6 1 2013 0 0,29 2-3530 0 0,-62 3 246 0 0,1 2-1 0 0,-1 0 1 0 0,1 1-1 0 0,-1 0 1 0 0,0 1 0 0 0,0 0-1 0 0,5 3-245 0 0,-15-4 47 0 0,0-1-1 0 0,-1 1 1 0 0,1 0 0 0 0,0 0 0 0 0,-1 0-1 0 0,0 0 1 0 0,1 1 0 0 0,-1-1-1 0 0,0 1 1 0 0,0 0 0 0 0,-1 0-1 0 0,1 0 1 0 0,0 0 0 0 0,-1 0-1 0 0,0 1 1 0 0,0-1 0 0 0,0 1-1 0 0,0 0 1 0 0,-1-1 0 0 0,1 1-1 0 0,-1 0 1 0 0,0 0 0 0 0,0 2-47 0 0,1 6 80 0 0,-1 0-1 0 0,0-1 1 0 0,-1 1 0 0 0,-1 0 0 0 0,0 0-1 0 0,0-1 1 0 0,-2 7-80 0 0,-9 36-35 0 0,-3-1 0 0 0,-1-1 0 0 0,-3-1 0 0 0,-2 0 0 0 0,-26 44 35 0 0,27-57-1314 0 0,-3-1-1 0 0,-24 31 1315 0 0,23-39-1146 0 0</inkml:trace>
  <inkml:trace contextRef="#ctx0" brushRef="#br0" timeOffset="58910.184">1149 4405 3680 0 0,'0'0'284'0'0,"0"0"-43"0"0,0 0 515 0 0,0 0 240 0 0,0 0 48 0 0,0 0-45 0 0,0 0-234 0 0,0 2-101 0 0,0 8-21 0 0,0-8-23 0 0,0-2-84 0 0,2 7 452 0 0,0 21 1885 0 0,-3 21-2873 0 0,1-17-259 0 0,4 5-1383 0 0,-4-26-3122 0 0</inkml:trace>
  <inkml:trace contextRef="#ctx0" brushRef="#br0" timeOffset="60397.276">1192 4939 6448 0 0,'-1'15'521'0'0,"1"-11"-390"0"0,-1 0 0 0 0,1 1 0 0 0,0-1 0 0 0,0 0 0 0 0,0 0-1 0 0,1 0 1 0 0,-1 0 0 0 0,1 0 0 0 0,0 0 0 0 0,0 0 0 0 0,1 2-131 0 0,-1-5 14 0 0,-1 1 0 0 0,1-1-1 0 0,-1 0 1 0 0,1 1 0 0 0,-1-1 0 0 0,0 1-1 0 0,0-1 1 0 0,1 0 0 0 0,-1 1 0 0 0,0-1-1 0 0,0 1 1 0 0,-1-1 0 0 0,1 1 0 0 0,0-1-1 0 0,0 0 1 0 0,-1 2-14 0 0,0-1 12 0 0,1 1-1 0 0,0-1 0 0 0,0 0 1 0 0,-1 0-1 0 0,1 1 1 0 0,0-1-1 0 0,1 3-11 0 0,3 29-517 0 0,-4-23-2403 0 0</inkml:trace>
  <inkml:trace contextRef="#ctx0" brushRef="#br0" timeOffset="60398.276">1247 5334 7976 0 0,'0'0'364'0'0,"0"0"-8"0"0,0 2-227 0 0,0 4-58 0 0,0-4 217 0 0,0 0-120 0 0,1 0 0 0 0,-1 0 0 0 0,0 0 0 0 0,1-1 1 0 0,-1 1-1 0 0,1 0 0 0 0,0 0 0 0 0,0-1 0 0 0,-1 1 0 0 0,2 0-168 0 0,3 10-1124 0 0,-5-12 663 0 0</inkml:trace>
  <inkml:trace contextRef="#ctx0" brushRef="#br0" timeOffset="60399.276">1275 5365 6448 0 0,'0'0'141'0'0,"0"0"23"0"0,0 0 13 0 0,1 0-19 0 0,7 0-10 0 0,0 0 0 0 0,0-1 0 0 0,0 0 1 0 0,0 0-1 0 0,0 0 0 0 0,0-1 0 0 0,-1 0 0 0 0,1-1 1 0 0,0 1-1 0 0,-1-1 0 0 0,0-1 0 0 0,0 0 0 0 0,2-1-148 0 0,3-5 90 0 0,-1-4-2 0 0</inkml:trace>
  <inkml:trace contextRef="#ctx0" brushRef="#br0" timeOffset="62298.947">1782 5237 3280 0 0,'0'0'144'0'0,"0"0"32"0"0,0 0-176 0 0,0 0 0 0 0,0 0 0 0 0,0 0 0 0 0,0 0 136 0 0,0 0-8 0 0,9 7 0 0 0,2-2 0 0 0,-11-5-56 0 0,0 0-8 0 0,0 0-64 0 0,8 0 96 0 0,-8 0 72 0 0,11 0 16 0 0,-11 0 0 0 0,12-5-2128 0 0</inkml:trace>
  <inkml:trace contextRef="#ctx0" brushRef="#br0" timeOffset="62299.947">1885 5172 7112 0 0,'0'0'157'0'0,"2"0"23"0"0,14 0 98 0 0,0-1-1 0 0,0-1 1 0 0,0 0-1 0 0,0-1 1 0 0,0 0-278 0 0,-2-2 162 0 0,12-2-12 0 0,5 3-139 0 0,13-5-11 0 0,-17-4-608 0 0,-15 9-2432 0 0</inkml:trace>
  <inkml:trace contextRef="#ctx0" brushRef="#br0" timeOffset="64124.719">3536 4698 3224 0 0,'1'1'240'0'0,"1"-1"-82"0"0,1 1-1 0 0,-1 0 1 0 0,0-1 0 0 0,1 1 0 0 0,-1 0 0 0 0,0 1-1 0 0,0-1 1 0 0,0 0 0 0 0,0 0 0 0 0,0 1-1 0 0,1 1-157 0 0,21 15 358 0 0,-21-16-348 0 0,20 5-9 0 0,-21-7 63 0 0,0 1 0 0 0,1-1 1 0 0,-1 0-1 0 0,1 1 0 0 0,-1-1 1 0 0,0 0-1 0 0,1-1 0 0 0,-1 1 1 0 0,1 0-1 0 0,-1-1 0 0 0,0 1 0 0 0,2-1-64 0 0,4-1 166 0 0,21-2 1945 0 0,4-3-1112 0 0,-22 6-865 0 0,0-1 1 0 0,0-1-1 0 0,-1 0 0 0 0,1 0 0 0 0,2-2-134 0 0,-3 0-194 0 0,1 1-1 0 0,-1-1 0 0 0,1 2 1 0 0,0 0-1 0 0,1 0 0 0 0,1 0 195 0 0,-4 1-478 0 0</inkml:trace>
  <inkml:trace contextRef="#ctx0" brushRef="#br0" timeOffset="64125.719">4366 4566 7056 0 0,'2'-1'157'0'0,"7"0"28"0"0,-8 2-158 0 0,1-1 0 0 0,-1 0 0 0 0,0 0 0 0 0,0-1 0 0 0,1 1 1 0 0,-1 0-1 0 0,0 0 0 0 0,0 0 0 0 0,0-1 0 0 0,1 1 0 0 0,-1-1 0 0 0,0 1 0 0 0,0-1-27 0 0,3-1 3 0 0,1 0-1 0 0,-1 0 0 0 0,0 1 0 0 0,1 0 1 0 0,-1-1-1 0 0,1 1 0 0 0,0 1 0 0 0,1-1-2 0 0,26-6 338 0 0,-16 2 236 0 0,0 1-1 0 0,0 1 0 0 0,1 0 1 0 0,12 0-574 0 0,31-2 944 0 0,11 3-944 0 0,38-3 1456 0 0,-90 4-1483 0 0,0-2 0 0 0,-1 0 0 0 0,1-1 1 0 0,-1-1-1 0 0,0 0 0 0 0,8-5 27 0 0,-6 3-661 0 0,0 0-77 0 0</inkml:trace>
  <inkml:trace contextRef="#ctx0" brushRef="#br0" timeOffset="64126.719">5459 4335 4200 0 0,'2'-1'91'0'0,"6"-1"-49"0"0,0 1 1 0 0,1-1-1 0 0,-1 1 1 0 0,0 1-1 0 0,1 0 1 0 0,2 0-43 0 0,24-1 86 0 0,6-8-50 0 0,-7 1-8 0 0,-28 7-28 0 0,0-1 0 0 0,-1 1 0 0 0,1-1 0 0 0,-1-1 0 0 0,0 1 0 0 0,1-1 0 0 0,2-2 0 0 0,-2 1 0 0 0,1 1 0 0 0,0 0 0 0 0,-1 0 0 0 0,1 0 0 0 0,1 1 0 0 0,135-43 910 0 0,-134 42-867 0 0,55-17 1164 0 0,-56 17-1047 0 0,0-1 1 0 0,0 0-1 0 0,0 0 0 0 0,1-2-160 0 0,24-12 183 0 0,31-14-111 0 0,-17 4-385 0 0,-16 9 38 0 0,-2-1-511 0 0,-23 15 510 0 0,1 0 1 0 0,0 1-1 0 0,-1 0 0 0 0,2 0 1 0 0,0 0 275 0 0,66-31-2333 0 0,-45 20 2142 0 0,-24 12 236 0 0,-1 0 0 0 0,1 1 0 0 0,0-1 1 0 0,0 1-1 0 0,0 1 0 0 0,0-1 0 0 0,0 0 0 0 0,2 1-45 0 0,-4 0 125 0 0,-1 1 0 0 0,1-1 1 0 0,-1 0-1 0 0,1 0 0 0 0,0 0 0 0 0,-1 0 0 0 0,2-2-125 0 0,17-6 1039 0 0,-19 9-943 0 0,0-1-1 0 0,0 0 1 0 0,0 0 0 0 0,0 0 0 0 0,-1 0 0 0 0,1 0-1 0 0,0 0 1 0 0,-1-1 0 0 0,1 1 0 0 0,0-1-96 0 0,9-7 282 0 0,1-2-58 0 0,2 1-132 0 0,-9 6-520 0 0,-4 3-1652 0 0</inkml:trace>
  <inkml:trace contextRef="#ctx0" brushRef="#br0" timeOffset="154186.017">4387 4560 7280 0 0,'0'0'165'0'0,"0"0"22"0"0,0 0 9 0 0,0 0 24 0 0,0 0 38 0 0,0 0 20 0 0,0 0 2 0 0,0 0-31 0 0,0 0-128 0 0,0 0-51 0 0,0 0-30 0 0,0 0-56 0 0,0 0 150 0 0,0 0 102 0 0,0 0 27 0 0,9 5 961 0 0,2-5-1054 0 0,16 0 553 0 0,-18 0-353 0 0,-6-1-266 0 0,0 1 0 0 0,1 0 0 0 0,-1-1 0 0 0,0 0 0 0 0,0 0 0 0 0,0 0 0 0 0,1 0 0 0 0,-1-1-104 0 0,5 0 171 0 0,-1-1 0 0 0,0 0 1 0 0,0 0-1 0 0,0-1 1 0 0,0 0-1 0 0,-1-1 1 0 0,2 0-172 0 0,22-12 720 0 0,-24 13-643 0 0,0 0 0 0 0,-1 0 0 0 0,2 1 0 0 0,-1 0 0 0 0,6-2-77 0 0,-4 0 823 0 0,-1 2-591 0 0,-5 3-161 0 0,7 1 561 0 0,-7 1-685 0 0,-1-2-354 0 0,6-2-1722 0 0,-5 1-3265 0 0</inkml:trace>
  <inkml:trace contextRef="#ctx0" brushRef="#br0" timeOffset="155795.018">5018 4393 8752 0 0,'0'0'197'0'0,"0"0"24"0"0,0 0 19 0 0,9-5 14 0 0,-6 0-164 0 0,-3 4 374 0 0,0 1 136 0 0,0 0 22 0 0,0 0-10 0 0,5-1-241 0 0,1 0 0 0 0,-1 1 1 0 0,0-2-1 0 0,0 1 0 0 0,0 0 1 0 0,0-1-1 0 0,2-1-371 0 0,22-7 941 0 0,-9 4-272 0 0,-1 0 0 0 0,0-2 0 0 0,5-3-669 0 0,-9 5 284 0 0,28-12-500 0 0,-20 10 1255 0 0,5 2-506 0 0,-26 5-455 0 0,-2 1-381 0 0,0 0-165 0 0,8 0-5065 0 0,3-4-80 0 0</inkml:trace>
  <inkml:trace contextRef="#ctx0" brushRef="#br0" timeOffset="155796.018">5758 4182 4144 0 0,'0'0'319'0'0,"2"0"-49"0"0,11-3 1346 0 0,-1-1 1 0 0,-1 0-1 0 0,1 0 0 0 0,6-5-1616 0 0,5 2 1122 0 0,-19 6-963 0 0,-1 0 0 0 0,0 0-1 0 0,0 0 1 0 0,1 0-1 0 0,-1 0 1 0 0,0-1-1 0 0,0 1 1 0 0,-1-1 0 0 0,2-1-159 0 0,3-1 245 0 0,0 0-1 0 0,0 0 1 0 0,1 0 0 0 0,-1 1 0 0 0,1 0 0 0 0,0 0 0 0 0,-1 1 0 0 0,1 0 0 0 0,5 0-245 0 0,17-5 501 0 0,-9 0-278 0 0,8-2-80 0 0,-24 7-130 0 0,1 0-1 0 0,-1 1 1 0 0,0-2-1 0 0,0 1 1 0 0,0-1-1 0 0,-1 1 0 0 0,1-1 1 0 0,-1-1-1 0 0,1 1 1 0 0,0-2-13 0 0,12-8-161 0 0,3-2-1272 0 0,-16 13 979 0 0</inkml:trace>
  <inkml:trace contextRef="#ctx0" brushRef="#br0" timeOffset="155797.018">6388 3858 5984 0 0,'12'3'637'0'0,"-8"-2"-18"0"0,0-1 1 0 0,0 1-1 0 0,0-1 0 0 0,0 1 0 0 0,0-1 1 0 0,0-1-1 0 0,0 1 0 0 0,0 0 1 0 0,0-1-1 0 0,-1 0 0 0 0,1 0 0 0 0,0 0 1 0 0,0 0-620 0 0,6-7 670 0 0,-10 7-650 0 0,1 1 1 0 0,0-1-1 0 0,-1 0 1 0 0,1 1-1 0 0,0-1 0 0 0,0 0 1 0 0,0 1-1 0 0,0-1 0 0 0,-1 1 1 0 0,1-1-1 0 0,0 1 0 0 0,0-1 1 0 0,0 1-1 0 0,0 0 0 0 0,0-1 1 0 0,0 1-1 0 0,0 0 1 0 0,0 0-1 0 0,1 0-20 0 0,9-5-1467 0 0,-11 5 909 0 0</inkml:trace>
  <inkml:trace contextRef="#ctx0" brushRef="#br0" timeOffset="157325.906">2593 4999 7568 0 0,'0'0'166'0'0,"0"0"29"0"0,0 0 14 0 0,2 0 77 0 0,26 7 3314 0 0,-27-7-3154 0 0,-1 0-3 0 0,2 1 4 0 0,4 0-139 0 0,1-1 1 0 0,0 1-1 0 0,-1-1 1 0 0,1 0-1 0 0,-1-1 1 0 0,1 0-1 0 0,0 0 1 0 0,-1 0 0 0 0,1-1-1 0 0,-1 0 1 0 0,0 0-1 0 0,4-2-308 0 0,10 0 797 0 0,-13 3-643 0 0,1-1 56 0 0,0 0 1 0 0,0-1 0 0 0,-1 1-1 0 0,1-1 1 0 0,-1-1 0 0 0,0 0-1 0 0,3-1-210 0 0,12-9 508 0 0,-7 6-400 0 0,15 0-197 0 0,-29 8-40 0 0,-1 0-875 0 0,0 0-3593 0 0,0 0-1543 0 0</inkml:trace>
  <inkml:trace contextRef="#ctx0" brushRef="#br0" timeOffset="158302.606">3289 4761 3224 0 0,'7'3'288'0'0,"-4"-2"371"0"0,1-1 0 0 0,-1 0 0 0 0,1 0 0 0 0,-1 0 0 0 0,1 0 0 0 0,-1 0 0 0 0,0-1 0 0 0,1 1 0 0 0,-1-1 0 0 0,1 0-659 0 0,0 0 773 0 0,0 0 1 0 0,0 0 0 0 0,0 0-1 0 0,0 1 1 0 0,0 0-1 0 0,0 0 1 0 0,0 0-774 0 0,3 1 421 0 0,-1-1 1 0 0,0 0-1 0 0,1-1 0 0 0,-1 1 1 0 0,5-2-422 0 0,16-1 925 0 0,29-3-472 0 0,-56 6-7263 0 0</inkml:trace>
  <inkml:trace contextRef="#ctx0" brushRef="#br0" timeOffset="159353.035">1279 4954 6480 0 0,'0'0'297'0'0,"0"0"-9"0"0,0 0-99 0 0,0 0 283 0 0,0 0 140 0 0,0 8 1311 0 0,4 43-888 0 0,-4-42-1009 0 0,0-7 118 0 0,0-1 218 0 0,0 1-1 0 0,0 0 1 0 0,0 0-1 0 0,0-1 1 0 0,0 1-1 0 0,0 0 0 0 0,0-1 1 0 0,1 1-1 0 0,-1 0 1 0 0,1-1-1 0 0,-1 2-361 0 0,23-1 1125 0 0,-21-2-710 0 0,10 0 161 0 0,-5 0-368 0 0,1-1 0 0 0,0 0 1 0 0,0 0-1 0 0,-1-1 0 0 0,1 0 0 0 0,-1 0 0 0 0,6-2-208 0 0,38-21 1215 0 0,-32 15-823 0 0,-18 10-319 0 0,-1 0-1 0 0,1 0-22 0 0,-1-1 0 0 0,1 1 0 0 0,-1 0-1 0 0,0-1 1 0 0,1 1 0 0 0,-1 0 0 0 0,1 0-1 0 0,-1 0 1 0 0,1-1 0 0 0,-1 1-1 0 0,1 0 1 0 0,-1 0 0 0 0,1 0 0 0 0,-1 0-1 0 0,1 0 1 0 0,-1 0 0 0 0,1 0 0 0 0,-1 0-1 0 0,1 0 1 0 0,-1 0 0 0 0,1 0 0 0 0,-1 0-1 0 0,1 1-49 0 0,-1 0 3 0 0,0 0-1 0 0,1 1 0 0 0,-1-1 0 0 0,0 1 1 0 0,1-1-1 0 0,-1 0 0 0 0,1 1 1 0 0,-1-1-1 0 0,1 0 0 0 0,0 0 1 0 0,0 1-3 0 0,0 0-25 0 0,0 0 0 0 0,0-1 0 0 0,-1 1 0 0 0,1 0 0 0 0,0 0 0 0 0,-1 0 0 0 0,1 0 0 0 0,-1 0 0 0 0,1 0 0 0 0,-1 0 0 0 0,0 2 25 0 0,1 24 512 0 0,0-13-376 0 0,-1 0 0 0 0,-1 9-136 0 0,0-16 48 0 0,1 1-1 0 0,0-1 1 0 0,1 8-48 0 0,1 11 21 0 0,-2-8-978 0 0,0-18 383 0 0</inkml:trace>
</inkml:ink>
</file>

<file path=word/ink/ink4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43"/>
    </inkml:context>
    <inkml:brush xml:id="br0">
      <inkml:brushProperty name="width" value="0.1" units="cm"/>
      <inkml:brushProperty name="height" value="0.1" units="cm"/>
      <inkml:brushProperty name="color" value="#333333"/>
    </inkml:brush>
  </inkml:definitions>
  <inkml:trace contextRef="#ctx0" brushRef="#br0">23 86 3224 0 0,'4'-3'240'0'0,"-3"-1"31"0"0,-1 3 877 0 0,0 1 369 0 0,0 0-1345 0 0,0-1-1 0 0,0 1 1 0 0,1 0 0 0 0,-1 0 0 0 0,0 0-1 0 0,0 0 1 0 0,0-1 0 0 0,0 1-1 0 0,0 0 1 0 0,1 0 0 0 0,-1 0 0 0 0,0 0-1 0 0,0 0 1 0 0,0 0 0 0 0,0 0 0 0 0,1-1-1 0 0,-1 1 1 0 0,0 0 0 0 0,0 0 0 0 0,0 0-1 0 0,1 0 1 0 0,-1 0 0 0 0,0 0 0 0 0,0 0-1 0 0,0 0 1 0 0,0 0 0 0 0,1 0 0 0 0,-1 0-1 0 0,0 0 1 0 0,0 0 0 0 0,0 0 0 0 0,1 0-1 0 0,-1 0 1 0 0,0 0 0 0 0,0 0-1 0 0,0 1 1 0 0,1-1 0 0 0,-1 0 0 0 0,0 0-1 0 0,0 0 1 0 0,0 0 0 0 0,0 0 0 0 0,1 0-1 0 0,-1 0 1 0 0,0 1 0 0 0,0-1 0 0 0,0 0-1 0 0,0 0 1 0 0,0 0 0 0 0,0 0 0 0 0,0 1-1 0 0,1-1 1 0 0,-1 0 0 0 0,0 0 0 0 0,0 0-1 0 0,0 1 1 0 0,0-1 0 0 0,0 0 0 0 0,0 0-1 0 0,0 0 1 0 0,0 0 0 0 0,0 1-1 0 0,0-1-171 0 0,0 2 95 0 0,0-1-1 0 0,0 0 0 0 0,0 1 0 0 0,1-1 0 0 0,-1 1 1 0 0,0-1-1 0 0,1 1 0 0 0,-1-1 0 0 0,1 0 0 0 0,-1 1 0 0 0,1-1-94 0 0,0 1 160 0 0,-1-2-4 0 0,0 0-17 0 0,0 0-10 0 0,0 0-1 0 0,0 0 0 0 0,0 0 0 0 0,0 0 0 0 0,0 0 0 0 0,6-3 16 0 0,3 1-233 0 0,-7 0 130 0 0,0 0 0 0 0,0 0 0 0 0,0 0-1 0 0,-1 0 1 0 0,1 0 0 0 0,-1 0 0 0 0,0 0 0 0 0,1 0 0 0 0,-1-1 0 0 0,0 1-1 0 0,0-2-40 0 0,-1 3 140 0 0,0 1-217 0 0,1-2-92 0 0,1-2 196 0 0,-1 0 0 0 0,0 0 0 0 0,0 0 0 0 0,0-1 0 0 0,0 1 0 0 0,-1 0 0 0 0,0 0 0 0 0,0-1-1 0 0,0 1 1 0 0,0 0 0 0 0,0-1 0 0 0,-1 1 0 0 0,0-1-27 0 0,-1 1 47 0 0,-6 4-4 0 0,6 1-22 0 0,0-1 0 0 0,0 1 1 0 0,0 0-1 0 0,1 0 0 0 0,-1 0 1 0 0,0 0-1 0 0,0 0 0 0 0,1 0 1 0 0,-2 2-22 0 0,-13 6 380 0 0,14-8-334 0 0,1-1-22 0 0,0 0 0 0 0,0 1-1 0 0,0-1 1 0 0,0 0 0 0 0,0 1 0 0 0,0-1-1 0 0,0 1 1 0 0,1-1 0 0 0,-1 1-1 0 0,0 0 1 0 0,0-1 0 0 0,0 1 0 0 0,1 0-1 0 0,-1-1 1 0 0,0 1 0 0 0,1 0 0 0 0,-1 0-1 0 0,1 0 1 0 0,-1 0-24 0 0,-4 6 45 0 0,-2-3-34 0 0,7-4-10 0 0,-1 0 0 0 0,1 0 0 0 0,0 0 0 0 0,0 0 0 0 0,0 0 0 0 0,0 0 0 0 0,0 0 1 0 0,0 0-1 0 0,0 0 0 0 0,0 0 0 0 0,-1 1 0 0 0,1-1 0 0 0,0 0 0 0 0,0 0 0 0 0,0 0 0 0 0,0 0 0 0 0,0 0 0 0 0,0 0 0 0 0,0 0 0 0 0,0 0 0 0 0,0 0 0 0 0,0 0 0 0 0,0 0 1 0 0,-1 1-1 0 0,1-1 0 0 0,0 0 0 0 0,0 0 0 0 0,0 0 0 0 0,0 0 0 0 0,0 0 0 0 0,0 0 0 0 0,0 0 0 0 0,0 0 0 0 0,0 1 0 0 0,0-1 0 0 0,0 0 0 0 0,0 0 0 0 0,0 0 1 0 0,0 0-1 0 0,0 0 0 0 0,0 0 0 0 0,0 0 0 0 0,0 0 0 0 0,0 1 0 0 0,0-1 0 0 0,1 0-1 0 0,-1 0 4 0 0,0 1 0 0 0,0-1 0 0 0,0 0 0 0 0,0 1 0 0 0,0-1-1 0 0,0 0 1 0 0,0 1 0 0 0,0-1 0 0 0,0 0 0 0 0,0 1 0 0 0,0-1 0 0 0,0 0 0 0 0,-1 1 0 0 0,1-1 0 0 0,0 0 0 0 0,0 1 0 0 0,0-1-1 0 0,0 0 1 0 0,0 1 0 0 0,-1-1 0 0 0,1 0 0 0 0,0 1 0 0 0,0-1 0 0 0,-1 0 0 0 0,1 0 0 0 0,0 1 0 0 0,-1-1-4 0 0,20-4 210 0 0,-5-1-168 0 0,-14 5-141 0 0,0 0-12 0 0,1 0 120 0 0,0 0 0 0 0,-1 0 0 0 0,1 0 0 0 0,-1-1 0 0 0,1 1 0 0 0,-1 0 0 0 0,1 0 0 0 0,-1-1 0 0 0,1 1-1 0 0,-1 0 1 0 0,1-1 0 0 0,-1 1 0 0 0,1 0 0 0 0,-1-1 0 0 0,1 1 0 0 0,-1-1-9 0 0,-1-3-122 0 0,-1 4 188 0 0,-3 8 179 0 0,4-7-297 0 0,-4 10-61 0 0,5 22-3646 0 0,0-33 3087 0 0,0 0 0 0 0,0 0 33 0 0,0 0 132 0 0,-4 2-387 0 0,3 1-3199 0 0,1 4-461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16.106"/>
    </inkml:context>
    <inkml:brush xml:id="br0">
      <inkml:brushProperty name="width" value="0.05" units="cm"/>
      <inkml:brushProperty name="height" value="0.05" units="cm"/>
    </inkml:brush>
  </inkml:definitions>
  <inkml:trace contextRef="#ctx0" brushRef="#br0">1 1 7976 0 0,'0'0'364'0'0,"0"0"-8"0"0,0 0-79 0 0,0 0 504 0 0,0 0 246 0 0,0 0 49 0 0,0 0-52 0 0,0 0-261 0 0,0 0-113 0 0,0 0-18 0 0,0 0-33 0 0,0 0-114 0 0,0 0-49 0 0,0 0-11 0 0,0 0-83 0 0,0 0-349 0 0,4 0-1685 0 0,-4 0 434 0 0</inkml:trace>
</inkml:ink>
</file>

<file path=word/ink/ink4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44"/>
    </inkml:context>
    <inkml:brush xml:id="br0">
      <inkml:brushProperty name="width" value="0.1" units="cm"/>
      <inkml:brushProperty name="height" value="0.1" units="cm"/>
      <inkml:brushProperty name="color" value="#333333"/>
    </inkml:brush>
  </inkml:definitions>
  <inkml:trace contextRef="#ctx0" brushRef="#br0">230 1 4608 0 0,'0'0'353'0'0,"0"0"-93"0"0,0 0 473 0 0,0 0 237 0 0,0 0 43 0 0,0 0-106 0 0,1 18 497 0 0,3-7-959 0 0,-4-11-121 0 0,1 10 691 0 0,0 3-614 0 0,-1-11-340 0 0,0-1-1 0 0,0 1 0 0 0,0-1 0 0 0,0 1 1 0 0,0-1-1 0 0,0 1 0 0 0,1-1 0 0 0,-1 1 0 0 0,1-1 1 0 0,-1 2-61 0 0,1-3 17 0 0,-1 1-1 0 0,0-1 1 0 0,0 1 0 0 0,0 0 0 0 0,0-1 0 0 0,0 1 0 0 0,0 0 0 0 0,-1-1 0 0 0,1 1 0 0 0,0 0-1 0 0,0-1 1 0 0,0 1 0 0 0,-1-1 0 0 0,1 1 0 0 0,0 0 0 0 0,-1-1 0 0 0,1 1 0 0 0,0-1-17 0 0,-1 2 42 0 0,0 5 50 0 0,0 0 0 0 0,0 0 0 0 0,1 0-1 0 0,0 0 1 0 0,0 4-92 0 0,1-3-67 0 0,-1-1-1 0 0,0 0 1 0 0,-1 0-1 0 0,1 0 1 0 0,-2 4 67 0 0,1-4-45 0 0,0 0 0 0 0,0 1 0 0 0,1-1-1 0 0,0 4 46 0 0,-1 19 199 0 0,-1 5 426 0 0,-3 9-448 0 0,2-31-75 0 0,1-4 2 0 0,1 0 0 0 0,-1 0 0 0 0,1 0 0 0 0,1 1-104 0 0,-1 6 241 0 0,-1-1 1 0 0,0 1-1 0 0,-2 4-241 0 0,1-5 0 0 0,1 0-1 0 0,0 0 1 0 0,0 5 0 0 0,-3 31-189 0 0,0 24 258 0 0,6-54 217 0 0,3 22-286 0 0,-1-23 13 0 0,-1 21-13 0 0,-1-8 0 0 0,-1-3 0 0 0,0 0 0 0 0,-5 25 0 0 0,0 2-11 0 0,3-29-12 0 0,0 1 1 0 0,4 24 22 0 0,-1-4-8 0 0,0-18-30 0 0,0-18-21 0 0,-1 1 0 0 0,-1 0 0 0 0,-1 10 59 0 0,1-11 52 0 0,0 0 0 0 0,1 0 0 0 0,1 0 0 0 0,0 0-52 0 0,0 17 47 0 0,-6 68-215 0 0,5-84 237 0 0,-1-3-130 0 0,1-1-1 0 0,1 1 1 0 0,0-1 0 0 0,2 10 61 0 0,-2-11 16 0 0,0 0 0 0 0,0 0 0 0 0,-1 0 0 0 0,-1 0 1 0 0,1 0-1 0 0,-2-1 0 0 0,1 1 0 0 0,-3 8-16 0 0,1-4-2 0 0,1 0 0 0 0,0 0-1 0 0,1 5 3 0 0,1-17 19 0 0,0 11-36 0 0,0 1-1 0 0,-1-1 1 0 0,-2 13 17 0 0,2-17-21 0 0,0 0-1 0 0,1 0 1 0 0,0 1 0 0 0,0 2 21 0 0,1 6 98 0 0,-5 19 776 0 0,4-28-785 0 0,1 6 84 0 0,-2 0 0 0 0,0 1-1 0 0,-2 9-172 0 0,2-19 8 0 0,0 0 0 0 0,0 0 0 0 0,1 0 0 0 0,-1 1 0 0 0,1-1 0 0 0,1 0 0 0 0,-1 0 0 0 0,1 5-8 0 0,0-9 4 0 0,-1 1 0 0 0,0 0 0 0 0,0 0 0 0 0,0-1-1 0 0,0 1 1 0 0,0 0 0 0 0,-1 0 0 0 0,1-1 0 0 0,-1 1 0 0 0,1 0-4 0 0,-3 15 25 0 0,3 133 35 0 0,3-123-76 0 0,-2-22 6 0 0,-1 1 0 0 0,1-1 0 0 0,-1 0 0 0 0,0 0 0 0 0,0 0 0 0 0,-1 3 10 0 0,-3 27 0 0 0,1-1 0 0 0,2 0 0 0 0,1 8 0 0 0,1-14 0 0 0,-7 26 0 0 0,6-35 0 0 0,-1 0 0 0 0,0 0 0 0 0,-3 4 0 0 0,2-15 0 0 0,1-4 0 0 0,1 0 0 0 0,-1 1 0 0 0,1-1 0 0 0,-1 0 0 0 0,1 1 0 0 0,1 2 0 0 0,-1 10 0 0 0,-1 0 0 0 0,-1 0 0 0 0,-3 15 0 0 0,4-17 0 0 0,1 9 0 0 0,-2 29 0 0 0,-4 22 0 0 0,4-44 90 0 0,2 18-90 0 0,0-24 85 0 0,-1 1-1 0 0,-3 15-84 0 0,2-13 6 0 0,0-1 0 0 0,2 12-6 0 0,0-29 1 0 0,0-7-1 0 0,1 1 0 0 0,-1-1 0 0 0,1 0 0 0 0,-1 0 0 0 0,1 0 0 0 0,1 3 0 0 0,-1-3 0 0 0,0 0 0 0 0,0 1 0 0 0,0-1 0 0 0,0 1 0 0 0,-1-1 0 0 0,1 3 0 0 0,-1 17-17 0 0,1-12 151 0 0,-1 1 1 0 0,0 0 0 0 0,-1 0 0 0 0,-1-1-1 0 0,-1 7-134 0 0,-2 37-416 0 0,4-50 377 0 0,-1 6-72 0 0,4 7 117 0 0,-2-3-6 0 0,-1 0 0 0 0,-2 8 0 0 0,1-9 0 0 0,1 0 0 0 0,1 0 0 0 0,0 8 0 0 0,1-8 0 0 0,-2-1 0 0 0,1 1 0 0 0,-2 7 0 0 0,0-17 0 0 0,1-2 0 0 0,1-1 0 0 0,-1 0 0 0 0,1 0 0 0 0,-1 1 0 0 0,1-1 0 0 0,0 0 0 0 0,0 0 0 0 0,-1 1 0 0 0,1-1 0 0 0,0 0 0 0 0,0 1 0 0 0,1-1 0 0 0,-1 0 0 0 0,0 0 0 0 0,0 1 0 0 0,0 44 0 0 0,-1-33 0 0 0,-2-1 0 0 0,2-10 0 0 0,1-1 0 0 0,-1 1 0 0 0,1 0 0 0 0,-1-1 0 0 0,1 1 0 0 0,0 0 0 0 0,0-1 0 0 0,0 1 0 0 0,0 0 0 0 0,0-1 0 0 0,0 1 0 0 0,0 0 0 0 0,1 0 0 0 0,0 4 0 0 0,-4 47 0 0 0,-3 19 0 0 0,7-66 0 0 0,0-4 0 0 0,-1 0 0 0 0,0 0 0 0 0,1 0 0 0 0,-1 0 0 0 0,0 0 0 0 0,-1 0 0 0 0,1 0 0 0 0,0 0 0 0 0,0 0 0 0 0,-1 0 0 0 0,1 0 0 0 0,-2 1 0 0 0,-1 9 0 0 0,0 8 0 0 0,5-2 0 0 0,-5 71 1984 0 0,-1-76-1984 0 0,3-11 0 0 0,0 1 0 0 0,1-1 0 0 0,-1 0 0 0 0,0 1 0 0 0,1-1 0 0 0,-1 1 0 0 0,1-1 0 0 0,0 1 0 0 0,0-1 0 0 0,0 1 0 0 0,0-1 0 0 0,8 22 0 0 0,-8-23 0 0 0,1 0 0 0 0,-1 0 0 0 0,1 1 0 0 0,-1-1 0 0 0,0 0 0 0 0,0 0 0 0 0,1 1 0 0 0,-1-1 0 0 0,0 0 0 0 0,0 1 0 0 0,0-1 0 0 0,-1 0 0 0 0,1 1 0 0 0,0-1 0 0 0,0 1 0 0 0,-1 2 0 0 0,1 23 0 0 0,1-9 0 0 0,-1 0 0 0 0,-1 0 0 0 0,-1-1 0 0 0,-1 2 0 0 0,2-4 0 0 0,1-10 0 0 0,0 1 0 0 0,0-1 0 0 0,-1 0 0 0 0,0 1 0 0 0,-1 2 0 0 0,1 5 0 0 0,1-2 0 0 0,-1-1 0 0 0,0-3 0 0 0,-3 3 0 0 0,-4 3 0 0 0,4-2 0 0 0,3 1 0 0 0,2 5 0 0 0,-2-11 0 0 0,-3 5 0 0 0,-2-4 0 0 0,-18-2 171 0 0,22-4 10 0 0,2-1 3 0 0,0 0-20 0 0,0 0-73 0 0,0 0 9 0 0,0 0 17 0 0,0 0 3 0 0,0 0-2 0 0,0 0-12 0 0,0 0-2 0 0,0 0 0 0 0,9 8 152 0 0,-1-5-180 0 0,0 0-1 0 0,0 0 0 0 0,0 0 1 0 0,0-1-1 0 0,1 0 1 0 0,0-1-76 0 0,8 3 157 0 0,-10-2-57 0 0,0-1 1 0 0,1 1 0 0 0,-1-1-1 0 0,1-1 1 0 0,-1 0 0 0 0,1 0-1 0 0,-1 0 1 0 0,4-1-101 0 0,-11 1 18 0 0,1 0 1 0 0,0 0-1 0 0,-1 0 1 0 0,1-1-1 0 0,0 1 1 0 0,-1 0-1 0 0,1 0 1 0 0,0-1-1 0 0,-1 1 1 0 0,1 0-1 0 0,0-1 1 0 0,-1 1-1 0 0,1 0 1 0 0,-1-1-1 0 0,1 1 0 0 0,-1-1 1 0 0,1 1-1 0 0,-1-1 1 0 0,1 1-1 0 0,-1-1 1 0 0,0 0-1 0 0,1 1 1 0 0,-1-1-1 0 0,0 1 1 0 0,1-1-1 0 0,-1 0 1 0 0,0 1-1 0 0,0-1 0 0 0,0 0 1 0 0,1 0-1 0 0,-1 1 1 0 0,0-1-1 0 0,0 0 1 0 0,0 1-1 0 0,0-1 1 0 0,0 0-1 0 0,0 1 1 0 0,0-1-1 0 0,-1 0 1 0 0,1 0-19 0 0,-1-1 71 0 0,0 0 0 0 0,-1 1 0 0 0,1-1-1 0 0,-1 0 1 0 0,0 1 0 0 0,1 0 0 0 0,-1-1 0 0 0,0 1 0 0 0,-1-1-71 0 0,1 0 35 0 0,0 2-186 0 0,1 0 0 0 0,-1 0 1 0 0,1 0-1 0 0,-1 0 0 0 0,0 1 0 0 0,1-1 1 0 0,-1 0-1 0 0,1 1 0 0 0,-1 0 0 0 0,1-1 1 0 0,-1 1-1 0 0,1 0 0 0 0,0-1 0 0 0,-1 1 1 0 0,1 0-1 0 0,-1 1 151 0 0,-5 7-7806 0 0</inkml:trace>
</inkml:ink>
</file>

<file path=word/ink/ink4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45"/>
    </inkml:context>
    <inkml:brush xml:id="br0">
      <inkml:brushProperty name="width" value="0.1" units="cm"/>
      <inkml:brushProperty name="height" value="0.1" units="cm"/>
      <inkml:brushProperty name="color" value="#333333"/>
    </inkml:brush>
  </inkml:definitions>
  <inkml:trace contextRef="#ctx0" brushRef="#br0">103 93 4144 0 0,'0'0'319'0'0,"0"0"14"0"0,0 0 841 0 0,0 0 393 0 0,0 0 81 0 0,0 0-52 0 0,0 0-279 0 0,0 0-121 0 0,0 0-20 0 0,1-1-57 0 0,21-55 3491 0 0,-21 54-4239 0 0,-1 2-123 0 0,0 0-51 0 0,0 0-6 0 0,0 0-26 0 0,2 1-91 0 0,4 2-64 0 0,-4-1-10 0 0,3 0 0 0 0,1-12 0 0 0,-6 3 0 0 0,-1 6 0 0 0,0-1 0 0 0,1 1 0 0 0,0-1 0 0 0,-1 1 0 0 0,1-1 0 0 0,0 1 0 0 0,0-1 0 0 0,-1 1 0 0 0,1-1 0 0 0,1 0 0 0 0,-1 0 0 0 0,-1 2-3 0 0,1-1 0 0 0,0 1 0 0 0,0 0 0 0 0,-1-1 0 0 0,1 1 0 0 0,0 0 0 0 0,-1-1 0 0 0,1 1 0 0 0,0 0 0 0 0,-1-1 0 0 0,1 1 0 0 0,-1 0 0 0 0,1 0 0 0 0,-1 0 0 0 0,1-1 0 0 0,0 1 0 0 0,-1 0 0 0 0,1 0 0 0 0,-1 0 0 0 0,1 0-1 0 0,-1 0 1 0 0,1 0 0 0 0,-1 0 0 0 0,1 0 0 0 0,-1 0 0 0 0,1 0 0 0 0,-1 0 0 0 0,1 0 0 0 0,0 0 0 0 0,-1 0 0 0 0,1 0 0 0 0,-1 1 3 0 0,0 0-4 0 0,0 0 0 0 0,0 0 0 0 0,0 0 0 0 0,0 0 0 0 0,0 0 0 0 0,0 0 0 0 0,0 1 0 0 0,1-1 0 0 0,-1 0 0 0 0,0 0 0 0 0,1 1 0 0 0,-1-1 0 0 0,1 1 0 0 0,-1-1 0 0 0,1 0 0 0 0,0 1 0 0 0,0 0 4 0 0,-4 8-3 0 0,2-6 2 0 0,1-1 0 0 0,0 0 0 0 0,0 0 0 0 0,1-1 0 0 0,-1 1 0 0 0,1 0 0 0 0,-1 0 0 0 0,1 0 0 0 0,0 0 0 0 0,0-1 0 0 0,0 1 0 0 0,0 1 1 0 0,19-19-124 0 0,-16 13 126 0 0,5-7-9 0 0,-4 4 2 0 0,2 0-25 0 0,-5 4 29 0 0,1 0 0 0 0,-1 0 0 0 0,0 0 1 0 0,0 0-1 0 0,0 0 0 0 0,0 0 1 0 0,0 0-1 0 0,0 0 0 0 0,0 0 1 0 0,0-1-1 0 0,-1 1 0 0 0,1 0 0 0 0,0-1 1 0 0,-1 1-1 0 0,1 0 0 0 0,-1-1 1 0 0,5 10 60 0 0,-4-5-60 0 0,0 1 0 0 0,0-1 0 0 0,-1 1 0 0 0,0-1 0 0 0,1 0 0 0 0,-1 1 0 0 0,0-1 0 0 0,-1 1 0 0 0,1-1 0 0 0,-1 4 0 0 0,-1-2 0 0 0,2-3 0 0 0,1 29 0 0 0,-2-21 0 0 0,-11 26 113 0 0,11-34-96 0 0,0 1-1 0 0,0-1 1 0 0,0 1 0 0 0,0-1-1 0 0,1 1 1 0 0,-1-1 0 0 0,1 1-1 0 0,0 0 1 0 0,0-1 0 0 0,0 1-1 0 0,0-1-16 0 0,0 5-33 0 0,-1-1 0 0 0,1 1 0 0 0,-1-1 0 0 0,-1 1 0 0 0,1-1 0 0 0,-2 4 33 0 0,2-7-10 0 0,0 1 1 0 0,0 0 0 0 0,1-1 0 0 0,-1 1 0 0 0,1-1-1 0 0,0 1 1 0 0,0 0 0 0 0,0-1 0 0 0,1 1-1 0 0,0 2 10 0 0,-1-1 1 0 0,1 1 0 0 0,-1-1-1 0 0,0 0 1 0 0,0 1-1 0 0,-1 1 0 0 0,-7 117-288 0 0,5-77 119 0 0,1 1 0 0 0,4 16 169 0 0,-1 54-22 0 0,-3-27 22 0 0,-3 44 0 0 0,-9 44 0 0 0,4 56-103 0 0,6-123-531 0 0,4-67 447 0 0,4 22 187 0 0,-1-28-38 0 0,-2 1 0 0 0,-2 11 38 0 0,-2 103 0 0 0,1-10 0 0 0,0-120 0 0 0,1-10 0 0 0,0-1 0 0 0,1 1 0 0 0,0 8 0 0 0,1-10 0 0 0,-1-1 0 0 0,-1 1 0 0 0,0 4 0 0 0,-2 21 0 0 0,0 7 0 0 0,2-34 0 0 0,0 0 0 0 0,0 1 0 0 0,1-1 0 0 0,1 1 0 0 0,-1-1 0 0 0,2 3 0 0 0,4 12 0 0 0,-3-17 0 0 0,-1 0 0 0 0,0 0 0 0 0,-1 0 0 0 0,0 0 0 0 0,0 0 0 0 0,-1 1 0 0 0,0 1 0 0 0,-8 57-21 0 0,3-38-30 0 0,2 0 1 0 0,1 14 50 0 0,1-5-113 0 0,1 34-52 0 0,6 48 101 0 0,-7-85 15 0 0,-5 22 49 0 0,2-24-15 0 0,1 20 15 0 0,2-31-23 0 0,-1 0 0 0 0,-2 8 23 0 0,1-9-358 0 0,1-1 0 0 0,0 8 358 0 0,-3 78-814 0 0,-4 100 742 0 0,7-159 75 0 0,-2 0-1 0 0,-4 10-2 0 0,1-10-29 0 0,2 0 0 0 0,2 11 29 0 0,5-8-45 0 0,1 0 15 0 0,-3-47 30 0 0,0 68-64 0 0,-6 26 64 0 0,-2-5-1971 0 0,3 43 1971 0 0,4-120-3764 0 0,-1 3-1156 0 0</inkml:trace>
</inkml:ink>
</file>

<file path=word/ink/ink4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46"/>
    </inkml:context>
    <inkml:brush xml:id="br0">
      <inkml:brushProperty name="width" value="0.1" units="cm"/>
      <inkml:brushProperty name="height" value="0.1" units="cm"/>
      <inkml:brushProperty name="color" value="#333333"/>
    </inkml:brush>
  </inkml:definitions>
  <inkml:trace contextRef="#ctx0" brushRef="#br0">23 666 6248 0 0,'0'0'282'0'0,"0"0"-2"0"0,0 2-181 0 0,4 10-103 0 0,-2-5 217 0 0,0 0-1 0 0,0 0 1 0 0,-1 0 0 0 0,0 0-1 0 0,0 0 1 0 0,0 3-213 0 0,-1 2 189 0 0,0 16 80 0 0,-1 0 1 0 0,-3 9-270 0 0,4-31 53 0 0,0 0 1 0 0,0 0-1 0 0,0 0 0 0 0,1-1 0 0 0,0 1 1 0 0,1 3-54 0 0,2 27 163 0 0,-4 86 1485 0 0,0-120-1626 0 0,0 0 0 0 0,0 0 0 0 0,-1 0 0 0 0,1-1 0 0 0,-1 1 0 0 0,1 0 0 0 0,-1 0 0 0 0,1-1 0 0 0,-1 2-22 0 0,0-2-13 0 0,0 1 1 0 0,1 0 0 0 0,-1-1 0 0 0,1 1 0 0 0,-1 0-1 0 0,1-1 1 0 0,0 1 0 0 0,-1 0 0 0 0,1 0 12 0 0,-5 60-2460 0 0,5 16 1093 0 0,0-76 1758 0 0,0-2 185 0 0,0 3 37 0 0,-1 14 86 0 0,-1 1 1 0 0,0 0-1 0 0,-1-1 0 0 0,-2 2-699 0 0,5-16 7 0 0,0-1 0 0 0,-1 0 0 0 0,1 0 0 0 0,0 0 0 0 0,1 1 0 0 0,-1-1 0 0 0,0 0 0 0 0,1 0 0 0 0,0 2-7 0 0,-1-2 3 0 0,1 1 0 0 0,-1 0 0 0 0,1-1 0 0 0,-1 1 0 0 0,0-1 0 0 0,0 1 0 0 0,0-1 0 0 0,0 1 0 0 0,0 0-3 0 0,-1 1 58 0 0,0 0 1 0 0,1 0 0 0 0,-1 0-1 0 0,1 0 1 0 0,0 0 0 0 0,1 0 0 0 0,-1 2-59 0 0,2 33 493 0 0,-6-57 456 0 0,3 17-522 0 0,0-1-3 0 0,-1 0-201 0 0,1-3-73 0 0,0-14 1021 0 0,-2-16-1091 0 0,1 16-80 0 0,2 16 0 0 0,-1 0 0 0 0,1-1 0 0 0,0 1 0 0 0,0-1 0 0 0,0 1 0 0 0,0 0 0 0 0,1-1 0 0 0,0 1 0 0 0,0-4 55 0 0,0 0 0 0 0,-1 0 0 0 0,0 0 0 0 0,0 0 0 0 0,-1-6-55 0 0,1-6 93 0 0,-1-18 268 0 0,0 6 685 0 0,2 1 0 0 0,3-23-1046 0 0,-3 41 258 0 0,0 0 0 0 0,-1 0 0 0 0,-1-8-258 0 0,0 6 154 0 0,1 0 0 0 0,1-10-154 0 0,4-22-298 0 0,22-201 268 0 0,-22 198-228 0 0,-2-7 258 0 0,3-45-483 0 0,-3 75 426 0 0,-2 0 1 0 0,0 0-1 0 0,-2 0 0 0 0,-2-15 57 0 0,0 14 0 0 0,1-20 0 0 0,2 43-25 0 0,0 1 0 0 0,-1 0-1 0 0,1-1 1 0 0,-1 1 0 0 0,0 0-1 0 0,-1-3 26 0 0,1 3-103 0 0,0 0 1 0 0,0-1-1 0 0,0 1 0 0 0,1 0 0 0 0,-1-1 0 0 0,1-2 103 0 0,0-28-1854 0 0,-2-1-1 0 0,-4-25 1855 0 0,5 49-242 0 0,0 0 1 0 0,1 0 0 0 0,1-10 241 0 0,-1 1 264 0 0,0 19 215 0 0,0 1 38 0 0,0 0-29 0 0,0 0-160 0 0,2 2-332 0 0,0 1 1 0 0,0-1-1 0 0,0 1 0 0 0,0 0 1 0 0,-1-1-1 0 0,1 1 1 0 0,-1 1 3 0 0,6 21-110 0 0,-1 1 1 0 0,-1 0 0 0 0,0 9 109 0 0,3 81-1048 0 0,-7-97 569 0 0,0 30-4450 0 0</inkml:trace>
</inkml:ink>
</file>

<file path=word/ink/ink4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47"/>
    </inkml:context>
    <inkml:brush xml:id="br0">
      <inkml:brushProperty name="width" value="0.1" units="cm"/>
      <inkml:brushProperty name="height" value="0.1" units="cm"/>
      <inkml:brushProperty name="color" value="#333333"/>
    </inkml:brush>
  </inkml:definitions>
  <inkml:trace contextRef="#ctx0" brushRef="#br0">169 117 6160 0 0,'0'0'281'0'0,"0"0"-6"0"0,0 0-102 0 0,0-2 231 0 0,0-1-168 0 0,-1 0 0 0 0,1-1 0 0 0,-1 1 0 0 0,0 0 0 0 0,0 0 0 0 0,-1 0 0 0 0,1 0 0 0 0,0 0 0 0 0,-1 0 0 0 0,-1-1-236 0 0,3 3 308 0 0,0 0 0 0 0,0 0-1 0 0,0 1 1 0 0,0-1 0 0 0,0 0-1 0 0,0 0 1 0 0,0 1 0 0 0,0-1 0 0 0,0 0-1 0 0,1 0 1 0 0,-1 1 0 0 0,0-1 0 0 0,0 0-1 0 0,1 1 1 0 0,-1-1 0 0 0,0 0 0 0 0,1 1-1 0 0,-1-1 1 0 0,1 0 0 0 0,-1 1 0 0 0,1-1-1 0 0,-1 1 1 0 0,1-1 0 0 0,-1 1-1 0 0,1-1 1 0 0,0 1 0 0 0,-1-1 0 0 0,1 1-1 0 0,0 0-307 0 0,2-3 854 0 0,3-1-746 0 0,-6 4-81 0 0,1-1 0 0 0,-1 1-1 0 0,1 0 1 0 0,-1-1 0 0 0,1 1 0 0 0,-1-1 0 0 0,1 1 0 0 0,-1 0 0 0 0,1-1 0 0 0,-1 1 0 0 0,0-1 0 0 0,1 1 0 0 0,-1-1 0 0 0,0 1 0 0 0,1-1 0 0 0,-1 0 0 0 0,0 1 0 0 0,0-1 0 0 0,0 1 0 0 0,1-1 0 0 0,-1 0 0 0 0,0 1 0 0 0,0-1 0 0 0,0 0-27 0 0,0-1 68 0 0,0 0 0 0 0,1 0 0 0 0,-1 1 0 0 0,1-1 0 0 0,-1 0 0 0 0,1 0 0 0 0,0 1-1 0 0,0-1 1 0 0,-1 0 0 0 0,1 1 0 0 0,0-1 0 0 0,1 1 0 0 0,-1-1 0 0 0,0 1 0 0 0,0-1 0 0 0,1 1 0 0 0,-1 0 0 0 0,0 0 0 0 0,1-1-68 0 0,-1 2 124 0 0,-1 0 10 0 0,0 0 2 0 0,0-1-112 0 0,-1 0 0 0 0,1 1-1 0 0,-1-1 1 0 0,0 1 0 0 0,1-1-1 0 0,-1 0 1 0 0,0 1-1 0 0,1-1 1 0 0,-1 1 0 0 0,0 0-1 0 0,1-1 1 0 0,-1 1 0 0 0,0-1-1 0 0,0 1 1 0 0,0 0 0 0 0,1 0-1 0 0,-1 0 1 0 0,0-1-1 0 0,0 1 1 0 0,0 0 0 0 0,0 0-1 0 0,0 0-23 0 0,-1 0 128 0 0,-7 0 128 0 0,1 0-155 0 0,0 0-1 0 0,0 1 1 0 0,0 0-1 0 0,1 0 1 0 0,-1 1-1 0 0,-7 2-100 0 0,2-2 34 0 0,10-2-28 0 0,1 0 0 0 0,0 1 0 0 0,0-1 0 0 0,-1 1 0 0 0,1-1 0 0 0,0 1 0 0 0,0 0 0 0 0,0 0 0 0 0,0 0 1 0 0,0 0-1 0 0,0 0 0 0 0,-1 2-6 0 0,-1 0 0 0 0,0 0 1 0 0,0 0-1 0 0,0 1 0 0 0,1 0 1 0 0,0 0-1 0 0,0 0 1 0 0,0 0-1 0 0,0 0 1 0 0,1 0-1 0 0,-1 1 1 0 0,1 0-1 0 0,0-1 0 0 0,1 1 1 0 0,-1 0-1 0 0,1 0 1 0 0,0 0-1 0 0,0 0 1 0 0,0 0-1 0 0,1 0 0 0 0,0 0 1 0 0,0 0-1 0 0,0 0 1 0 0,0 0-1 0 0,1 0 0 0 0,3 4 15 0 0,-3-8-8 0 0,0-1 0 0 0,-1 1 0 0 0,1-1 0 0 0,-1 1-1 0 0,1-1 1 0 0,0 1 0 0 0,-1-1 0 0 0,1 0 0 0 0,0 1 0 0 0,0-1 0 0 0,-1 0 0 0 0,1 0 0 0 0,0 0-1 0 0,0 0 1 0 0,-1 1 0 0 0,1-1 0 0 0,0 0 0 0 0,0 0 0 0 0,0 0 0 0 0,-1 0 0 0 0,1-1 0 0 0,0 1 0 0 0,0 0-1 0 0,-1 0 1 0 0,1 0 0 0 0,0-1 0 0 0,0 1 0 0 0,-1 0 0 0 0,1-1 0 0 0,0 1 0 0 0,-1 0 0 0 0,1-1 0 0 0,0 0-8 0 0,26-17-67 0 0,-22 14 61 0 0,20-13-80 0 0,25-12 87 0 0,-39 22 0 0 0,1 0 0 0 0,-1 0 0 0 0,10-10 0 0 0,-21 17 2 0 0,1 0 1 0 0,-1 0-1 0 0,0 0 0 0 0,0 0 0 0 0,0 0 1 0 0,0-1-1 0 0,0 1 0 0 0,0 0 0 0 0,0 0 0 0 0,0 0 1 0 0,0-1-1 0 0,0 1 0 0 0,0 0 0 0 0,0 0 1 0 0,0 0-1 0 0,0 0 0 0 0,-1-1 0 0 0,1 1 0 0 0,0 0 1 0 0,0 0-1 0 0,0 0 0 0 0,0 0 0 0 0,0 0 0 0 0,0-1 1 0 0,0 1-1 0 0,0 0 0 0 0,0 0 0 0 0,-1 0 1 0 0,1 0-1 0 0,0 0 0 0 0,0 0 0 0 0,0 0 0 0 0,0-1 1 0 0,0 1-1 0 0,-1 0 0 0 0,1 0 0 0 0,0 0 0 0 0,0 0 1 0 0,0 0-1 0 0,0 0 0 0 0,-1 0 0 0 0,1 0 1 0 0,0 0-1 0 0,0 0 0 0 0,0 0 0 0 0,-1 0 0 0 0,1 0 1 0 0,0 0-1 0 0,0 0 0 0 0,0 0 0 0 0,0 0 0 0 0,-1 0 1 0 0,1 0-1 0 0,0 0-2 0 0,-12-2 227 0 0,11 2-203 0 0,-11 0-45 0 0,0 0-1 0 0,-1 0 1 0 0,1 1-1 0 0,0 1 1 0 0,-4 1 21 0 0,0-1-120 0 0,0 0 0 0 0,-11 0 120 0 0,23-2-1 0 0,0 0-1 0 0,0 1 1 0 0,-1-1-1 0 0,1 1 1 0 0,0 0-1 0 0,0 0 1 0 0,0 1-1 0 0,-2 0 2 0 0,5-2 16 0 0,0 1 0 0 0,0-1 0 0 0,-1 1 0 0 0,1 0 0 0 0,0 0 0 0 0,0-1 0 0 0,0 1 0 0 0,0 0 0 0 0,0 0 0 0 0,0 0 0 0 0,0 0 0 0 0,0 0 0 0 0,0 0-1 0 0,0 0 1 0 0,0 0 0 0 0,1 1 0 0 0,-1-1 0 0 0,0 0 0 0 0,1 0 0 0 0,-1 1 0 0 0,1-1 0 0 0,0 0 0 0 0,-1 1 0 0 0,1-1 0 0 0,0 0 0 0 0,0 1-16 0 0,0 8 253 0 0,1 1-29 0 0,7-2-138 0 0,-7-8-56 0 0,1 1 1 0 0,0-1 0 0 0,-1 0 0 0 0,1 1 0 0 0,0-1-1 0 0,0 0 1 0 0,0 0 0 0 0,0 0 0 0 0,0 0-1 0 0,0-1 1 0 0,0 1 0 0 0,0-1 0 0 0,1 1 0 0 0,-1-1-1 0 0,0 0 1 0 0,0 0 0 0 0,0 1 0 0 0,1-2 0 0 0,0 1-31 0 0,2-1-2 0 0,-1 0 1 0 0,1 0 0 0 0,-1-1-1 0 0,1 1 1 0 0,-1-1 0 0 0,0 0 0 0 0,1-1-1 0 0,2-2 2 0 0,-4 4-93 0 0,0-1-1 0 0,0 1 0 0 0,-1-1 1 0 0,1 0-1 0 0,-1 0 1 0 0,0 0-1 0 0,1 0 0 0 0,-1-1 1 0 0,0 1-1 0 0,0-1 0 0 0,0 1 1 0 0,-1-1-1 0 0,1 1 1 0 0,0-3 93 0 0,6-11-878 0 0</inkml:trace>
</inkml:ink>
</file>

<file path=word/ink/ink4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48"/>
    </inkml:context>
    <inkml:brush xml:id="br0">
      <inkml:brushProperty name="width" value="0.1" units="cm"/>
      <inkml:brushProperty name="height" value="0.1" units="cm"/>
      <inkml:brushProperty name="color" value="#333333"/>
    </inkml:brush>
  </inkml:definitions>
  <inkml:trace contextRef="#ctx0" brushRef="#br0">150 9 7776 0 0,'-1'-1'31'0'0,"0"1"1"0"0,0-1 0 0 0,0 0-1 0 0,0 1 1 0 0,-1-1 0 0 0,1 1-1 0 0,0-1 1 0 0,0 1-1 0 0,0 0 1 0 0,-1-1 0 0 0,1 1-1 0 0,0 0 1 0 0,-1 0-1 0 0,1 0 1 0 0,0 0 0 0 0,-1 0-32 0 0,0 1 47 0 0,-1 0 1 0 0,0 0 0 0 0,1 0 0 0 0,0 0-1 0 0,-1 0 1 0 0,1 1 0 0 0,-2 0-48 0 0,-9 7 1122 0 0,0-2 0 0 0,-11 5-1122 0 0,22-11 346 0 0,2-1-8 0 0,-4-7 287 0 0,1 4 2438 0 0,2 2-2841 0 0,-1-1 1 0 0,0 1-1 0 0,0-1 1 0 0,1 1-1 0 0,-1-1 1 0 0,1 0 0 0 0,0 0-1 0 0,-1 1 1 0 0,1-1-1 0 0,0 0 1 0 0,0 0-1 0 0,0 0 1 0 0,0-1 0 0 0,0 1-1 0 0,0-1-222 0 0,1 1 260 0 0,0 2-11 0 0,0 0-5 0 0,0 0-17 0 0,0 0-10 0 0,0 0-1 0 0,0 0 12 0 0,0 0 52 0 0,0 0 28 0 0,0 0 4 0 0,0 0-36 0 0,0 0-149 0 0,-1 2-68 0 0,-2 5-174 0 0,-1 1 1 0 0,1 0 0 0 0,1 0-1 0 0,-1 0 1 0 0,1 3 114 0 0,0-4-260 0 0,-5 9-266 0 0</inkml:trace>
</inkml:ink>
</file>

<file path=word/ink/ink4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49"/>
    </inkml:context>
    <inkml:brush xml:id="br0">
      <inkml:brushProperty name="width" value="0.1" units="cm"/>
      <inkml:brushProperty name="height" value="0.1" units="cm"/>
      <inkml:brushProperty name="color" value="#333333"/>
    </inkml:brush>
  </inkml:definitions>
  <inkml:trace contextRef="#ctx0" brushRef="#br0">0 9 3224 0 0,'0'0'143'0'0,"2"2"614"0"0,6 10 10351 0 0,-7-10-10849 0 0,0 1 0 0 0,1-1 1 0 0,0 1-1 0 0,0-1 1 0 0,-1 0-1 0 0,1 1 1 0 0,1-1-1 0 0,-1 0 1 0 0,0 0-1 0 0,0 0 1 0 0,1-1-1 0 0,-1 1 1 0 0,3 1-260 0 0,-3-3 201 0 0,18 1 2324 0 0,-20-1-2478 0 0,0 1-1 0 0,1-1 0 0 0,-1 1 1 0 0,1-1-1 0 0,-1 0 0 0 0,1 1 0 0 0,-1-1 1 0 0,1 0-1 0 0,-1 1 0 0 0,1-1 1 0 0,-1 0-1 0 0,1 0 0 0 0,-1 0 1 0 0,1 1-1 0 0,0-1 0 0 0,-1 0 1 0 0,1 0-1 0 0,-1 0 0 0 0,1 0 0 0 0,0 0 1 0 0,-1 0-1 0 0,1 0 0 0 0,-1 0 1 0 0,1 0-1 0 0,-1 0 0 0 0,1-1 1 0 0,0 1-1 0 0,-1 0 0 0 0,1 0 1 0 0,-1 0-1 0 0,1-1 0 0 0,-1 1 0 0 0,1 0 1 0 0,-1-1-1 0 0,1 1 0 0 0,-1 0 1 0 0,1-1-1 0 0,-1 1 0 0 0,0-1 1 0 0,1 1-1 0 0,-1-1 0 0 0,0 1 0 0 0,1-1 1 0 0,-1 1-47 0 0,1-1-3 0 0,-1 0 1 0 0,1 0-1 0 0,-1 0 1 0 0,1 0-1 0 0,-1 0 1 0 0,0 0-1 0 0,1 0 1 0 0,-1 0-1 0 0,0 0 1 0 0,0 0-1 0 0,1 0 1 0 0,-1 0-1 0 0,0 0 1 0 0,0 0-1 0 0,0 0 0 0 0,0 0 1 0 0,-1 0-1 0 0,1 0 1 0 0,0 0-1 0 0,0 0 1 0 0,-1 0-1 0 0,1 0 1 0 0,0 0-1 0 0,-1 0 1 0 0,1 0-1 0 0,-1-1 3 0 0,-20-16 37 0 0,19 16-20 0 0,-5-2-7 0 0,-1 5-10 0 0,7 1 5 0 0,-1 0-1 0 0,1 0 1 0 0,-1 0 0 0 0,1 0-1 0 0,0 0 1 0 0,0 0-1 0 0,0 0 1 0 0,0 1-1 0 0,0-1 1 0 0,0 0 0 0 0,1 0-1 0 0,-1 1 1 0 0,1-1-1 0 0,0 1-4 0 0,-1 2 9 0 0,1-1 1 0 0,-1 1-1 0 0,1-1 0 0 0,0 1 0 0 0,1-1 0 0 0,-1 1 0 0 0,2 2-9 0 0,1 7 1 0 0,-3-12-1 0 0,1 1 0 0 0,-1-1 0 0 0,1 1-1 0 0,0-1 1 0 0,0 1 0 0 0,0-1 0 0 0,0 0 0 0 0,0 0-1 0 0,0 1 1 0 0,1-1 0 0 0,2 2 3 0 0,1 0-1 0 0,0-1 0 0 0,0 1 1 0 0,0-1-1 0 0,2 1-2 0 0,-6-4 5 0 0,-1 1-1 0 0,1-1 1 0 0,0 1 0 0 0,0-1-1 0 0,0 0 1 0 0,0 0 0 0 0,0 0 0 0 0,0 0-1 0 0,0 1 1 0 0,0-1 0 0 0,0-1-1 0 0,0 1 1 0 0,0 0 0 0 0,0 0 0 0 0,0 0-1 0 0,0 0 1 0 0,0-1 0 0 0,0 1-1 0 0,0 0 1 0 0,1-1-5 0 0,6-1 39 0 0,-4 1 4 0 0,-1 0 0 0 0,1-1 0 0 0,-1 1 0 0 0,1-1 1 0 0,-1 0-1 0 0,0 0 0 0 0,3-2-43 0 0,-3 2 34 0 0,2-1 36 0 0,-5 2-57 0 0,1 1 1 0 0,-1 0 0 0 0,1 0 0 0 0,-1-1 0 0 0,0 1 0 0 0,1-1 0 0 0,-1 1 0 0 0,0 0 0 0 0,1-1-1 0 0,-1 1 1 0 0,0-1 0 0 0,0 1 0 0 0,0 0 0 0 0,1-1 0 0 0,-1 1 0 0 0,0-1 0 0 0,0 1 0 0 0,0-1-1 0 0,0 1 1 0 0,0-1 0 0 0,0 1 0 0 0,0-1 0 0 0,0 1 0 0 0,0-1-14 0 0,0 1 1 0 0,0-1 1 0 0,0 1-1 0 0,0 0 1 0 0,0-1-1 0 0,0 1 0 0 0,0-1 1 0 0,-1 1-1 0 0,1 0 1 0 0,0-1-1 0 0,0 1 1 0 0,0 0-1 0 0,-1-1 0 0 0,1 1 1 0 0,0 0-1 0 0,0-1 1 0 0,-1 1-1 0 0,1 0 0 0 0,0 0 1 0 0,-1-1-1 0 0,1 1 1 0 0,0 0-1 0 0,-1 0 1 0 0,1 0-1 0 0,0-1 0 0 0,-1 1 1 0 0,1 0-1 0 0,0 0 1 0 0,-1 0-1 0 0,1 0 0 0 0,-1 0 1 0 0,1 0-1 0 0,0 0 1 0 0,-1 0-1 0 0,1 0-1 0 0,-13-2 41 0 0,11 2-35 0 0,1 0 1 0 0,-1 0-1 0 0,0 0 0 0 0,0 0 0 0 0,0 1 0 0 0,1-1 0 0 0,-1 1 0 0 0,0-1 0 0 0,0 1-6 0 0,0 0 5 0 0,-16 6-33 0 0,15-3-35 0 0,1 0 0 0 0,-1 0 0 0 0,1 0 1 0 0,0 0-1 0 0,-1 2 63 0 0,4 2 192 0 0,6-1-143 0 0,-4-6-17 0 0,-1 1 0 0 0,1-1 1 0 0,0 0-1 0 0,-1 1 0 0 0,1-1 0 0 0,0 0 1 0 0,0-1-1 0 0,0 1 0 0 0,0-1 0 0 0,0 1 1 0 0,0-1-1 0 0,-1 0 0 0 0,3 0-32 0 0,9 2 40 0 0,-11-2 26 0 0,-3 0-138 0 0,0 0-640 0 0,0 0-285 0 0,0 0-54 0 0</inkml:trace>
</inkml:ink>
</file>

<file path=word/ink/ink4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50"/>
    </inkml:context>
    <inkml:brush xml:id="br0">
      <inkml:brushProperty name="width" value="0.1" units="cm"/>
      <inkml:brushProperty name="height" value="0.1" units="cm"/>
      <inkml:brushProperty name="color" value="#333333"/>
    </inkml:brush>
  </inkml:definitions>
  <inkml:trace contextRef="#ctx0" brushRef="#br0">0 230 9672 0 0,'0'0'748'0'0,"0"0"-271"0"0,0 0 696 0 0,0 0 355 0 0,0 0 68 0 0,2-2-71 0 0,31-29 3748 0 0,3 1-5273 0 0,2-2 1822 0 0,-1-2-1822 0 0,-23 20 330 0 0,0 1 0 0 0,1 0 0 0 0,0 1 1 0 0,1 1-1 0 0,7-4-330 0 0,-17 12 60 0 0,0 0 0 0 0,0 0 1 0 0,0 0-1 0 0,1 1 0 0 0,-1 0 1 0 0,1 0-1 0 0,0 0 0 0 0,-1 1 1 0 0,1 0-1 0 0,0 1 0 0 0,0-1 1 0 0,0 1-1 0 0,0 1 0 0 0,0-1 1 0 0,-1 1-1 0 0,7 1-60 0 0,-9 0 18 0 0,0 0 0 0 0,0-1 0 0 0,0 1 0 0 0,0 1-1 0 0,0-1 1 0 0,-1 0 0 0 0,1 1 0 0 0,-1 0 0 0 0,1 0 0 0 0,-1 0 0 0 0,0 0 0 0 0,0 0 0 0 0,-1 1 0 0 0,1 0 0 0 0,0-1-1 0 0,1 5-17 0 0,-1-2 26 0 0,0 0-1 0 0,0 1 0 0 0,0-1 0 0 0,-1 1 0 0 0,0 0 0 0 0,0-1 0 0 0,-1 1 0 0 0,0 0 0 0 0,0 0 0 0 0,-1 4-25 0 0,2 21 76 0 0,-1-20-60 0 0,-1 1 0 0 0,0 0 0 0 0,-1 0 0 0 0,-1 1-16 0 0,0-2-7 0 0,-11 75-186 0 0,-24 82 193 0 0,26-137-514 0 0,-12 25 514 0 0,-3 5-582 0 0,19-44 53 0 0,-2 0 0 0 0,-6 11 529 0 0,-1 1-1287 0 0,15-27 1070 0 0,-1-1 1 0 0,1 1-1 0 0,-1-1 0 0 0,0 0 1 0 0,1 0-1 0 0,-1 0 0 0 0,0 0 0 0 0,0 0 1 0 0,0 0-1 0 0,-2 1 217 0 0,3-2-161 0 0,-1 0-1 0 0,1-1 1 0 0,0 1-1 0 0,0-1 1 0 0,-1 1-1 0 0,1 0 1 0 0,0-1 0 0 0,-1 0-1 0 0,1 1 1 0 0,0-1-1 0 0,-1 0 1 0 0,1 0-1 0 0,-1 0 1 0 0,1 0-1 0 0,-1 0 1 0 0,1 0 0 0 0,0 0-1 0 0,-1 0 1 0 0,1-1-1 0 0,-1 1 1 0 0,0-1 161 0 0,-7-6-1933 0 0</inkml:trace>
</inkml:ink>
</file>

<file path=word/ink/ink4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51"/>
    </inkml:context>
    <inkml:brush xml:id="br0">
      <inkml:brushProperty name="width" value="0.1" units="cm"/>
      <inkml:brushProperty name="height" value="0.1" units="cm"/>
      <inkml:brushProperty name="color" value="#333333"/>
    </inkml:brush>
  </inkml:definitions>
  <inkml:trace contextRef="#ctx0" brushRef="#br0">1 75 13504 0 0,'2'-1'61'0'0,"0"-1"1"0"0,1 0 0 0 0,-1 1-1 0 0,0-1 1 0 0,0 0 0 0 0,0 0-1 0 0,0-1 1 0 0,0 1 0 0 0,0 0-1 0 0,-1-1 1 0 0,1 1 0 0 0,-1-1-1 0 0,1 1 1 0 0,-1-1 0 0 0,0 0-1 0 0,0 1 1 0 0,0-1 0 0 0,-1 0-1 0 0,1 0 1 0 0,-1 0 0 0 0,1 1-1 0 0,-1-1 1 0 0,0 0 0 0 0,0-3-62 0 0,-1-6 825 0 0,1 16 1026 0 0,1 22 1159 0 0,3 2-2439 0 0,1 6-259 0 0,-1 1 1 0 0,-2 0 0 0 0,-2-1-1 0 0,-1 12-312 0 0,-4 25 1026 0 0,3 25-1026 0 0,3-65-4 0 0,2 0 1 0 0,1 3 3 0 0,0-3-378 0 0,-1 1 1 0 0,-1 2 377 0 0,-2 17-597 0 0,1 1-1646 0 0,-2-1-1 0 0,-4 12 2244 0 0,-1-22-6527 0 0</inkml:trace>
  <inkml:trace contextRef="#ctx0" brushRef="#br0" timeOffset="1">143 546 16759 0 0,'27'-3'994'0'0,"7"-1"70"0"0,0 1 0 0 0,0 1 0 0 0,0 2 0 0 0,33 5-1064 0 0,5 0 2328 0 0,-48-4-1531 0 0,1 1 0 0 0,-1 2 1 0 0,3 0-798 0 0,8 4 321 0 0,44 12 124 0 0,-67-19-419 0 0,-10-1-82 0 0,0 0 0 0 0,-1 0 0 0 0,1 0 0 0 0,0 1 0 0 0,-1-1 0 0 0,1 0 0 0 0,0 1 0 0 0,-1 0-1 0 0,1-1 1 0 0,0 1 0 0 0,-1 0 0 0 0,1 0 0 0 0,-1-1 0 0 0,1 1 0 0 0,-1 0 0 0 0,0 1 0 0 0,1-1 0 0 0,-1 0-1 0 0,0 0 1 0 0,0 0 0 0 0,0 1 56 0 0,1-1-6397 0 0,-2-1-2181 0 0</inkml:trace>
</inkml:ink>
</file>

<file path=word/ink/ink4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53"/>
    </inkml:context>
    <inkml:brush xml:id="br0">
      <inkml:brushProperty name="width" value="0.1" units="cm"/>
      <inkml:brushProperty name="height" value="0.1" units="cm"/>
      <inkml:brushProperty name="color" value="#333333"/>
    </inkml:brush>
  </inkml:definitions>
  <inkml:trace contextRef="#ctx0" brushRef="#br0">1 18 10080 0 0,'0'-10'-1975'0'0,"-1"3"7131"0"0,1 11 1876 0 0,2 5-5674 0 0,-1-6-1240 0 0,1-1-1 0 0,-1 1 0 0 0,1-1 0 0 0,-1 0 1 0 0,1 0-1 0 0,0 0 0 0 0,0 0 0 0 0,0 0 1 0 0,0 0-1 0 0,1 0-117 0 0,3 3 119 0 0,-5-4-90 0 0,1 1 0 0 0,-1-1 0 0 0,1 0 0 0 0,0 0-1 0 0,-1 0 1 0 0,1 0 0 0 0,0 0 0 0 0,0-1 0 0 0,1 1-29 0 0,5 3 52 0 0,47 25-81 0 0,-34-17-161 0 0,-14-8-171 0 0,0 0 1 0 0,-1 0-1 0 0,1 0 0 0 0,-1 1 1 0 0,1 0 360 0 0,7 8-1746 0 0,0-1-78 0 0</inkml:trace>
</inkml:ink>
</file>

<file path=word/ink/ink4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54"/>
    </inkml:context>
    <inkml:brush xml:id="br0">
      <inkml:brushProperty name="width" value="0.1" units="cm"/>
      <inkml:brushProperty name="height" value="0.1" units="cm"/>
      <inkml:brushProperty name="color" value="#333333"/>
    </inkml:brush>
  </inkml:definitions>
  <inkml:trace contextRef="#ctx0" brushRef="#br0">0 5 6448 0 0,'0'-1'53'0'0,"1"1"0"0"0,-1 0 0 0 0,0-1 0 0 0,0 1 1 0 0,1 0-1 0 0,-1 0 0 0 0,0-1 0 0 0,1 1 0 0 0,-1 0 1 0 0,0 0-1 0 0,1-1 0 0 0,-1 1 0 0 0,0 0 0 0 0,1 0 0 0 0,-1 0 1 0 0,1 0-1 0 0,-1 0 0 0 0,0-1 0 0 0,1 1 0 0 0,-1 0 0 0 0,1 0 1 0 0,-1 0-1 0 0,0 0 0 0 0,1 0 0 0 0,-1 0 0 0 0,1 0 0 0 0,-1 0 1 0 0,0 1-1 0 0,1-1 0 0 0,-1 0 0 0 0,1 0 0 0 0,-1 0 1 0 0,0 0-1 0 0,1 0 0 0 0,-1 1 0 0 0,1-1-53 0 0,17 12 3661 0 0,-3-2-1598 0 0,-12-8-1809 0 0,17 9 1587 0 0,23 19-1367 0 0,-40-27-567 0 0,6 4-736 0 0,-2-4 256 0 0</inkml:trace>
  <inkml:trace contextRef="#ctx0" brushRef="#br0" timeOffset="1">396 218 6448 0 0,'0'0'498'0'0,"4"12"1101"0"0,10 0 3181 0 0,-11-9-4471 0 0,0 1-1 0 0,1-1 1 0 0,0 0-1 0 0,0 0 1 0 0,0 0-1 0 0,0 0 1 0 0,0-1 0 0 0,0 0-1 0 0,0 1 1 0 0,1-2-1 0 0,0 1 1 0 0,-1 0-1 0 0,4 0-308 0 0,10 4 353 0 0,-17-6-276 0 0,-1 0-813 0 0,0 0-3368 0 0,0 0-1446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16.491"/>
    </inkml:context>
    <inkml:brush xml:id="br0">
      <inkml:brushProperty name="width" value="0.05" units="cm"/>
      <inkml:brushProperty name="height" value="0.05" units="cm"/>
    </inkml:brush>
  </inkml:definitions>
  <inkml:trace contextRef="#ctx0" brushRef="#br0">1 30 1840 0 0,'7'0'10424'0'0,"4"-3"-6540"0"0,-10 2-3675 0 0,1 1-1 0 0,-1-1 0 0 0,1 1 1 0 0,-1-1-1 0 0,1 1 1 0 0,0 0-1 0 0,-1-1 1 0 0,1 1-1 0 0,0 0 1 0 0,-1 0-209 0 0,2 1 121 0 0,-1-1 0 0 0,0 0 0 0 0,1 0 1 0 0,-1 0-1 0 0,0 0 0 0 0,0 0 0 0 0,1 0 0 0 0,-1-1 1 0 0,0 1-1 0 0,0-1 0 0 0,1 1 0 0 0,-1-1 0 0 0,0 0 1 0 0,0 0-1 0 0,1 0-121 0 0,11-7-2147 0 0,-4 3-1680 0 0,-3 1-2218 0 0</inkml:trace>
</inkml:ink>
</file>

<file path=word/ink/ink4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56"/>
    </inkml:context>
    <inkml:brush xml:id="br0">
      <inkml:brushProperty name="width" value="0.1" units="cm"/>
      <inkml:brushProperty name="height" value="0.1" units="cm"/>
      <inkml:brushProperty name="color" value="#333333"/>
    </inkml:brush>
  </inkml:definitions>
  <inkml:trace contextRef="#ctx0" brushRef="#br0">0 259 8496 0 0,'0'0'388'0'0,"0"0"-11"0"0,0 0-174 0 0,0 0 142 0 0,0 0 87 0 0,0 0 16 0 0,0 0 45 0 0,0 0 165 0 0,2-1 70 0 0,7-5-203 0 0,1 1 0 0 0,0 0 0 0 0,1 0 0 0 0,0 1 0 0 0,-1 0 0 0 0,1 1 0 0 0,0 0-1 0 0,1 0-524 0 0,5 0 383 0 0,5-2-158 0 0,-8 5 68 0 0,1-2 0 0 0,0 0-1 0 0,-1 0 1 0 0,0-2-1 0 0,1 0 1 0 0,-1 0-1 0 0,3-3-292 0 0,76-33 0 0 0,-59 26-59 0 0,-1-2 0 0 0,-1-1-1 0 0,16-12 60 0 0,-2 1-567 0 0,11-2 567 0 0,-30 17-1023 0 0</inkml:trace>
</inkml:ink>
</file>

<file path=word/ink/ink4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57"/>
    </inkml:context>
    <inkml:brush xml:id="br0">
      <inkml:brushProperty name="width" value="0.1" units="cm"/>
      <inkml:brushProperty name="height" value="0.1" units="cm"/>
      <inkml:brushProperty name="color" value="#333333"/>
    </inkml:brush>
  </inkml:definitions>
  <inkml:trace contextRef="#ctx0" brushRef="#br0">1 318 13328 0 0,'0'0'298'0'0,"2"0"46"0"0,16-9 291 0 0,-15 7-604 0 0,1 0 0 0 0,-1 0 0 0 0,1 0 0 0 0,0 1 1 0 0,0-1-1 0 0,1 1-31 0 0,0-1 46 0 0,-1 0 0 0 0,1 0 0 0 0,-1-1 0 0 0,1 1 0 0 0,-1-1 1 0 0,0 0-1 0 0,0 0 0 0 0,0 0 0 0 0,1-2-46 0 0,17-12-433 0 0,-13 11 291 0 0,-1 0 0 0 0,1 0 0 0 0,-1-1 0 0 0,0-1 0 0 0,6-6 142 0 0,-7 7-178 0 0,0 1 1 0 0,1 1 0 0 0,-1-1-1 0 0,1 1 1 0 0,1 1-1 0 0,-1 0 1 0 0,1 0 0 0 0,3-1 177 0 0,27-13-1463 0 0,-8 0 591 0 0,2 1-6 0 0</inkml:trace>
  <inkml:trace contextRef="#ctx0" brushRef="#br0" timeOffset="1">640 23 8032 0 0,'14'24'352'0'0,"0"-20"80"0"0,-4-4-344 0 0,4 0-88 0 0,0-4 0 0 0,5 1 0 0 0,0 3 264 0 0,-1-5 40 0 0,1-4 8 0 0,0 5 0 0 0,0-4-440 0 0,4-1-96 0 0,-4 9-8 0 0,0-9-3600 0 0</inkml:trace>
</inkml:ink>
</file>

<file path=word/ink/ink4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59"/>
    </inkml:context>
    <inkml:brush xml:id="br0">
      <inkml:brushProperty name="width" value="0.1" units="cm"/>
      <inkml:brushProperty name="height" value="0.1" units="cm"/>
      <inkml:brushProperty name="color" value="#333333"/>
    </inkml:brush>
  </inkml:definitions>
  <inkml:trace contextRef="#ctx0" brushRef="#br0">0 113 10136 0 0,'2'-1'230'0'0,"0"-1"-162"0"0,0 1 0 0 0,1-1 0 0 0,-1 0 0 0 0,1 1 0 0 0,-1 0 0 0 0,1 0 0 0 0,-1 0 0 0 0,1 0 0 0 0,0 0 0 0 0,-1 0-1 0 0,1 1 1 0 0,0-1 0 0 0,3 1-68 0 0,43-1 621 0 0,-30 1 333 0 0,9 1-709 0 0,-18 0-176 0 0,0-1 0 0 0,1 0-1 0 0,-1 0 1 0 0,0-1 0 0 0,0 0 0 0 0,1-1-1 0 0,-1 0 1 0 0,0-1 0 0 0,6-2-69 0 0,137-65-4946 0 0,-123 57 3604 0 0</inkml:trace>
</inkml:ink>
</file>

<file path=word/ink/ink4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60"/>
    </inkml:context>
    <inkml:brush xml:id="br0">
      <inkml:brushProperty name="width" value="0.1" units="cm"/>
      <inkml:brushProperty name="height" value="0.1" units="cm"/>
      <inkml:brushProperty name="color" value="#333333"/>
    </inkml:brush>
  </inkml:definitions>
  <inkml:trace contextRef="#ctx0" brushRef="#br0">0 381 3224 0 0,'2'1'143'0'0,"1"0"-115"0"0,0-1 0 0 0,0 0 1 0 0,0 1-1 0 0,1-1 0 0 0,-1 0 1 0 0,0-1-1 0 0,0 1 1 0 0,0-1-1 0 0,0 1 0 0 0,0-1 1 0 0,0 0-1 0 0,3-1-28 0 0,38-15 2974 0 0,-42 16-2804 0 0,4-2 449 0 0,0 0 0 0 0,-1 1 0 0 0,1-2 1 0 0,0 1-1 0 0,-1-1 0 0 0,0 0 0 0 0,2-1-619 0 0,-5 3 153 0 0,0 0 1 0 0,0 1-1 0 0,1 0 1 0 0,-1-1-1 0 0,0 1 1 0 0,1 0-1 0 0,-1 0 0 0 0,1 1 1 0 0,0-1-1 0 0,-1 0 1 0 0,2 1-154 0 0,17-7 859 0 0,256-106 929 0 0,-245 104-1788 0 0,-26 8 0 0 0,-1-1 0 0 0,1 1 0 0 0,0-1 0 0 0,-1 0 0 0 0,1-1 0 0 0,8-3-32 0 0,1 0 1 0 0,14-3 31 0 0,-13 4-7 0 0,0-1 1 0 0,6-3 6 0 0,-11 5 47 0 0,0 0 1 0 0,1 0 0 0 0,2 1-48 0 0,-6 1 18 0 0,1-1-1 0 0,0 0 0 0 0,-1 0 1 0 0,0 0-1 0 0,5-4-17 0 0,-11 6-23 0 0,1 0-1 0 0,-1 0 0 0 0,0 0 1 0 0,0 0-1 0 0,1 1 0 0 0,-1-1 1 0 0,0 1-1 0 0,1-1 0 0 0,2 1 24 0 0,-3 0-11 0 0,1-1 1 0 0,0 1-1 0 0,-1-1 0 0 0,1 1 1 0 0,0-1-1 0 0,-1 0 0 0 0,2-1 11 0 0,9-1 48 0 0,-12 3-44 0 0,0-1-1 0 0,0 1 1 0 0,0 0 0 0 0,0 0-1 0 0,0 0 1 0 0,0-1-1 0 0,0 1 1 0 0,0-1-1 0 0,0 1 1 0 0,0 0 0 0 0,0-1-1 0 0,0 0 1 0 0,0 1-1 0 0,0-1 1 0 0,-1 0-1 0 0,1 1 1 0 0,0-1 0 0 0,0 0-1 0 0,-1 0 1 0 0,1 1-1 0 0,-1-1 1 0 0,1 0-4 0 0,5-11 4 0 0,-4 9-8 0 0,-1 0-1 0 0,1-1 0 0 0,0 1 0 0 0,0 0 1 0 0,0 0-1 0 0,0 0 0 0 0,1 0 0 0 0,-1 1 0 0 0,1-1 1 0 0,0 1-1 0 0,0-1 0 0 0,0 1 0 0 0,0 0 1 0 0,0 0-1 0 0,0 0 0 0 0,0 0 0 0 0,1 1 1 0 0,1-2 4 0 0,0 2-37 0 0,-1 0 0 0 0,0-1 0 0 0,0 1 1 0 0,0 1-1 0 0,1-1 0 0 0,-1 1 1 0 0,0-1-1 0 0,1 1 0 0 0,-1 1 0 0 0,0-1 1 0 0,1 0-1 0 0,-1 1 0 0 0,1 0 37 0 0,1 1-235 0 0,0-1-1 0 0,1 0 1 0 0,-1-1 0 0 0,0 1-1 0 0,0-1 1 0 0,4-1 235 0 0,-4 1-13 0 0,0 0-1 0 0,0 0 1 0 0,0 0 0 0 0,0 1 0 0 0,-1 0-1 0 0,1 0 1 0 0,3 1 13 0 0,7 4 160 0 0,1 0 1 0 0,-2 1 0 0 0,1 1-1 0 0,-1 0 1 0 0,3 3-161 0 0,-15-9 11 0 0,0 0 1 0 0,1-1-1 0 0,-1 1 1 0 0,1-1 0 0 0,0 1-1 0 0,0-1 1 0 0,-1 0-1 0 0,1 0 1 0 0,0-1 0 0 0,0 1-1 0 0,0-1 1 0 0,0 0-1 0 0,0 0 1 0 0,0 0 0 0 0,0-1-1 0 0,2 0-11 0 0,10-2 72 0 0,0-1-1 0 0,-1 0 1 0 0,9-4-72 0 0,-6 1 188 0 0,9-3 171 0 0,-18 6 87 0 0,0 0 1 0 0,0 1-1 0 0,1 0 1 0 0,5-1-447 0 0,0 1 526 0 0,-1-1 1 0 0,1 0 0 0 0,0-2-527 0 0,-10 5 159 0 0,0 0-1 0 0,0 0 1 0 0,0 0 0 0 0,0 1 0 0 0,0 0-1 0 0,0 0 1 0 0,0 0 0 0 0,0 0 0 0 0,0 1 0 0 0,-1 0-1 0 0,2 0-158 0 0,-4-1 144 0 0,-2 3-705 0 0,-1 36-1232 0 0,-7-13 851 0 0</inkml:trace>
</inkml:ink>
</file>

<file path=word/ink/ink4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61"/>
    </inkml:context>
    <inkml:brush xml:id="br0">
      <inkml:brushProperty name="width" value="0.1" units="cm"/>
      <inkml:brushProperty name="height" value="0.1" units="cm"/>
      <inkml:brushProperty name="color" value="#333333"/>
    </inkml:brush>
  </inkml:definitions>
  <inkml:trace contextRef="#ctx0" brushRef="#br0">1 197 10136 0 0,'0'0'464'0'0,"1"0"-10"0"0,4-1-339 0 0,-1-1 0 0 0,0 1-1 0 0,0-1 1 0 0,-1 0-1 0 0,1 0 1 0 0,0 0-1 0 0,0 0 1 0 0,-1-1 0 0 0,0 1-1 0 0,1-1 1 0 0,-1 0-1 0 0,0-1-114 0 0,5-2 548 0 0,7-7-295 0 0,1 0 1 0 0,0 1-1 0 0,1 1 1 0 0,0 1 0 0 0,1 0-1 0 0,0 1 1 0 0,1 1-254 0 0,16-3 9 0 0,14-2-9 0 0,9-3-52 0 0,-54 15 6 0 0,43-12-1705 0 0,10-1 1751 0 0,-16 7-4688 0 0</inkml:trace>
</inkml:ink>
</file>

<file path=word/ink/ink4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62"/>
    </inkml:context>
    <inkml:brush xml:id="br0">
      <inkml:brushProperty name="width" value="0.1" units="cm"/>
      <inkml:brushProperty name="height" value="0.1" units="cm"/>
      <inkml:brushProperty name="color" value="#333333"/>
    </inkml:brush>
  </inkml:definitions>
  <inkml:trace contextRef="#ctx0" brushRef="#br0">1 4 1840 0 0,'19'0'160'0'0,"-5"-3"-160"0"0</inkml:trace>
</inkml:ink>
</file>

<file path=word/ink/ink4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63"/>
    </inkml:context>
    <inkml:brush xml:id="br0">
      <inkml:brushProperty name="width" value="0.1" units="cm"/>
      <inkml:brushProperty name="height" value="0.1" units="cm"/>
      <inkml:brushProperty name="color" value="#333333"/>
    </inkml:brush>
  </inkml:definitions>
  <inkml:trace contextRef="#ctx0" brushRef="#br0">55 1 3224 0 0,'-1'1'240'0'0,"0"1"-133"0"0,0 0 1 0 0,0 0-1 0 0,0 1 1 0 0,-1-1-1 0 0,1 0 1 0 0,-1 0-1 0 0,1 0 1 0 0,-1-1-1 0 0,0 1 1 0 0,1 0-1 0 0,-1-1 1 0 0,0 1-1 0 0,-1 0-107 0 0,1-2 496 0 0,1 1-1 0 0,-1 0 0 0 0,0 0 1 0 0,0-1-1 0 0,0 1 1 0 0,0-1-1 0 0,0 0 1 0 0,0 0-1 0 0,-1 1 1 0 0,0-1-496 0 0,3-1 173 0 0,-1 1 0 0 0,1 0 0 0 0,0 0 0 0 0,0 0 0 0 0,-1 0 0 0 0,1 0 0 0 0,0 0 0 0 0,-1 0 1 0 0,1 0-1 0 0,0 0 0 0 0,-1 0 0 0 0,1 1 0 0 0,0-1 0 0 0,-1 0 0 0 0,1 0 0 0 0,0 0 0 0 0,0 0 0 0 0,-1 0 0 0 0,1 0 1 0 0,0 1-1 0 0,0-1 0 0 0,-1 0 0 0 0,1 0 0 0 0,0 0 0 0 0,0 1 0 0 0,-1-1 0 0 0,1 0 0 0 0,0 0 0 0 0,0 1 1 0 0,0-1-174 0 0,3 8 888 0 0,-1-6-953 0 0,0 0 0 0 0,0-1 0 0 0,1 1 0 0 0,-1 0 0 0 0,0-1 0 0 0,0 0 0 0 0,2 1 65 0 0,1 0 54 0 0,0-1 0 0 0,1 1 0 0 0,-1-1 0 0 0,1-1 0 0 0,0 1 0 0 0,-1-1 0 0 0,1 0 0 0 0,3 0-54 0 0,49-8 235 0 0,-12 1-690 0 0,-7 4 68 0 0,0 0-1790 0 0,12-3 2177 0 0,-13 2-4778 0 0</inkml:trace>
</inkml:ink>
</file>

<file path=word/ink/ink4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64"/>
    </inkml:context>
    <inkml:brush xml:id="br0">
      <inkml:brushProperty name="width" value="0.1" units="cm"/>
      <inkml:brushProperty name="height" value="0.1" units="cm"/>
      <inkml:brushProperty name="color" value="#333333"/>
    </inkml:brush>
  </inkml:definitions>
  <inkml:trace contextRef="#ctx0" brushRef="#br0">4 188 3224 0 0,'4'7'475'0'0,"-3"-5"785"0"0,-1-2 349 0 0,0 0 72 0 0,0 0-93 0 0,0 0-447 0 0,0 0-197 0 0,0 0-42 0 0,0 0-34 0 0,0-9 574 0 0,0 0-1076 0 0,0 0-1 0 0,0 0 1 0 0,1 0-1 0 0,0 0 1 0 0,1 0-1 0 0,0 1 1 0 0,2-7-366 0 0,-3 13 88 0 0,0 0 1 0 0,-1 0-1 0 0,1 0 0 0 0,-1 0 1 0 0,1 0-1 0 0,-1 0 0 0 0,0 0 1 0 0,0 0-1 0 0,0-1 1 0 0,0 0-89 0 0,0-4 694 0 0,2 5-436 0 0,1-2-382 0 0,-10-5 2002 0 0,5 7-1818 0 0,2 2-8 0 0,-1 0-1 0 0,0 0 0 0 0,0 1 1 0 0,0-1-1 0 0,0 0 0 0 0,0 0 0 0 0,0 1 1 0 0,1-1-1 0 0,-1 1 0 0 0,0-1 1 0 0,0 0-1 0 0,1 1 0 0 0,-1-1 1 0 0,0 1-1 0 0,1 0 0 0 0,-1-1 1 0 0,0 1-1 0 0,1 0 0 0 0,-1-1 0 0 0,1 1 1 0 0,-1 0-1 0 0,1 0 0 0 0,-1-1 1 0 0,1 1-1 0 0,0 0 0 0 0,-1 0 1 0 0,1 0-1 0 0,0 0 0 0 0,-1-1 0 0 0,1 1 1 0 0,0 0-1 0 0,0 0 0 0 0,0 0 1 0 0,0 0-1 0 0,0 0 0 0 0,0 0 1 0 0,0 0-1 0 0,0-1 0 0 0,1 1 0 0 0,-1 0 1 0 0,0 0-1 0 0,0 0 0 0 0,1 0 1 0 0,-1 0-1 0 0,0-1 0 0 0,1 2-51 0 0,0-2 8 0 0,-1 1 1 0 0,0-1-1 0 0,1 0 0 0 0,-1 1 0 0 0,0-1 0 0 0,1 0 0 0 0,-1 1 0 0 0,1-1 1 0 0,-1 0-1 0 0,1 1 0 0 0,-1-1 0 0 0,1 0 0 0 0,-1 0 0 0 0,1 1 0 0 0,-1-1 0 0 0,1 0 1 0 0,-1 0-1 0 0,1 0 0 0 0,-1 0 0 0 0,1 0 0 0 0,-1 0 0 0 0,1 0 0 0 0,0 0 1 0 0,-1 0-1 0 0,1 0 0 0 0,-1 0 0 0 0,1 0 0 0 0,-1 0 0 0 0,1 0 0 0 0,-1-1 1 0 0,1 1-1 0 0,-1 0 0 0 0,1 0 0 0 0,-1-1 0 0 0,1 1 0 0 0,-1 0 0 0 0,1-1 0 0 0,-1 1 1 0 0,1-1-9 0 0,17-12 98 0 0,-13 8-73 0 0,-1 0 0 0 0,-1 0 0 0 0,1 0 1 0 0,-1-1-1 0 0,0 1 0 0 0,0-1 0 0 0,0 0 0 0 0,-1 0 0 0 0,0 1 0 0 0,1-6-25 0 0,-3 8 7 0 0,0 2-6 0 0,0 0 0 0 0,0 1 1 0 0,0-1-1 0 0,1 0 0 0 0,-1 0 0 0 0,0 1 0 0 0,0-1 0 0 0,1 0 1 0 0,-1 0-1 0 0,0 1 0 0 0,1-1 0 0 0,-1 0 0 0 0,1 1 0 0 0,-1-1 1 0 0,1 1-1 0 0,-1-1 0 0 0,1 0 0 0 0,-1 1 0 0 0,1-1-1 0 0,0 1-132 0 0,-1 0-73 0 0,0 0-19 0 0,0 0 59 0 0,-9 21 747 0 0,-5 6-271 0 0,12-23-295 0 0,-1 0 0 0 0,1 0 0 0 0,0 0 0 0 0,0 0 0 0 0,0 0-1 0 0,0 1 1 0 0,1-1 0 0 0,0 1 0 0 0,0-1 0 0 0,0 1-16 0 0,1 1 11 0 0,0 0-16 0 0,-9 16 69 0 0,5-15-73 0 0,3-6-92 0 0,1-1 1 0 0,0 0-215 0 0,0 0-946 0 0,0 0-413 0 0</inkml:trace>
</inkml:ink>
</file>

<file path=word/ink/ink4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65"/>
    </inkml:context>
    <inkml:brush xml:id="br0">
      <inkml:brushProperty name="width" value="0.1" units="cm"/>
      <inkml:brushProperty name="height" value="0.1" units="cm"/>
      <inkml:brushProperty name="color" value="#333333"/>
    </inkml:brush>
  </inkml:definitions>
  <inkml:trace contextRef="#ctx0" brushRef="#br0">1 119 6912 0 0,'0'0'528'0'0,"0"0"-118"0"0,0 0 774 0 0,0 0 380 0 0,0 0 72 0 0,0 0-98 0 0,1 0-486 0 0,4 0-731 0 0,0-1 0 0 0,1 1 0 0 0,-2-1 0 0 0,1 0 1 0 0,0-1-1 0 0,0 1 0 0 0,0-1 0 0 0,0 0 0 0 0,0-1-321 0 0,43-25 980 0 0,-6 3-43 0 0,46-16 771 0 0,-82 39-1639 0 0,-1 0 0 0 0,1 0 0 0 0,-1 1 0 0 0,1-1 0 0 0,0 1 0 0 0,0 1 0 0 0,0-1-1 0 0,-1 1 1 0 0,1 0 0 0 0,0 0 0 0 0,0 1 0 0 0,0-1 0 0 0,-1 1 0 0 0,1 1 0 0 0,0-1 0 0 0,-1 1-1 0 0,1 0 1 0 0,-1 0 0 0 0,1 1 0 0 0,-1-1 0 0 0,0 1 0 0 0,0 0 0 0 0,0 1 0 0 0,-1-1 0 0 0,1 1-1 0 0,-1 0 1 0 0,2 2-69 0 0,-2 0 34 0 0,0 0 0 0 0,-1 0 0 0 0,0 0 0 0 0,0 1 0 0 0,-1-1 0 0 0,0 0-1 0 0,0 1 1 0 0,0 0 0 0 0,-1-1 0 0 0,0 1 0 0 0,0 0 0 0 0,0 0 0 0 0,-1 0 0 0 0,0 0 0 0 0,-1 0-1 0 0,0-1 1 0 0,0 4-34 0 0,-4 15 130 0 0,0 0 0 0 0,-2 0 0 0 0,-1-1 0 0 0,-1 0-130 0 0,0 2-820 0 0,-1-1-1 0 0,-2 0 1 0 0,0-1-1 0 0,-2-1 1 0 0,-8 11 820 0 0,8-16-7409 0 0</inkml:trace>
</inkml:ink>
</file>

<file path=word/ink/ink4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66"/>
    </inkml:context>
    <inkml:brush xml:id="br0">
      <inkml:brushProperty name="width" value="0.1" units="cm"/>
      <inkml:brushProperty name="height" value="0.1" units="cm"/>
      <inkml:brushProperty name="color" value="#333333"/>
    </inkml:brush>
  </inkml:definitions>
  <inkml:trace contextRef="#ctx0" brushRef="#br0">20 0 11520 0 0,'0'0'886'0'0,"0"0"-406"0"0,0 0 463 0 0,0 0 265 0 0,0 3 52 0 0,10 56 65 0 0,-3 0 0 0 0,-3 0 0 0 0,-3 0 0 0 0,-3 34-1325 0 0,-11 66-3035 0 0,-8 13 3035 0 0,16-142-1363 0 0</inkml:trace>
  <inkml:trace contextRef="#ctx0" brushRef="#br0" timeOffset="1">67 509 3680 0 0,'4'-1'101'0'0,"0"1"1"0"0,1-1-1 0 0,-1 1 1 0 0,1 0-1 0 0,-1 0 1 0 0,1 0-1 0 0,1 1-101 0 0,33 6 4096 0 0,-7 0 2296 0 0,-8-4-2778 0 0,0-2 0 0 0,23-1-3614 0 0,-31-1 492 0 0,1 1 0 0 0,0 0 0 0 0,-1 1 1 0 0,1 1-1 0 0,-1 1 0 0 0,0 0 0 0 0,3 2-492 0 0,-4-1 23 0 0,-13-4-63 0 0,0 0 1 0 0,-1 1-1 0 0,1-1 1 0 0,0 1-1 0 0,-1-1 1 0 0,1 1-1 0 0,-1-1 0 0 0,1 1 1 0 0,-1 0-1 0 0,1 0 1 0 0,-1 0-1 0 0,2 1 40 0 0,-2-1-550 0 0,-1-1-1013 0 0,0 0-4124 0 0,0 0-1764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16.870"/>
    </inkml:context>
    <inkml:brush xml:id="br0">
      <inkml:brushProperty name="width" value="0.05" units="cm"/>
      <inkml:brushProperty name="height" value="0.05" units="cm"/>
    </inkml:brush>
  </inkml:definitions>
  <inkml:trace contextRef="#ctx0" brushRef="#br0">1 68 7832 0 0,'5'-1'279'0'0,"1"0"0"0"0,-1 0 0 0 0,0 0 1 0 0,1 1-1 0 0,-1 0 0 0 0,1 0 0 0 0,1 1-279 0 0,12 0 4472 0 0,-11-2-3811 0 0,1 0 0 0 0,-1 0 0 0 0,0-1 0 0 0,4-1-661 0 0,5-1 347 0 0,-4 1-474 0 0,9-2-4789 0 0,-7 5-338 0 0</inkml:trace>
  <inkml:trace contextRef="#ctx0" brushRef="#br0" timeOffset="1">436 1 1840 0 0,'23'3'969'0'0,"12"10"5684"0"0,-27-9-5539 0 0,0-1 1 0 0,0 0-1 0 0,0 0 1 0 0,3-1-1115 0 0,-6-1 117 0 0,0-2 0 0 0,0 1 0 0 0,-1 0 1 0 0,1-1-1 0 0,0 0 0 0 0,0 0 1 0 0,0 0-1 0 0,0-1-117 0 0,19-4 139 0 0,-2 2-77 0 0,2 0-789 0 0,-8 3-3300 0 0,-9 1-414 0 0</inkml:trace>
</inkml:ink>
</file>

<file path=word/ink/ink4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68"/>
    </inkml:context>
    <inkml:brush xml:id="br0">
      <inkml:brushProperty name="width" value="0.1" units="cm"/>
      <inkml:brushProperty name="height" value="0.1" units="cm"/>
      <inkml:brushProperty name="color" value="#333333"/>
    </inkml:brush>
  </inkml:definitions>
  <inkml:trace contextRef="#ctx0" brushRef="#br0">53 54 11976 0 0,'0'-2'546'0'0,"2"-2"-273"0"0,11-23 183 0 0,-12 25-430 0 0,0 0-1 0 0,0 1 0 0 0,0-1 0 0 0,1 1 1 0 0,-1-1-1 0 0,0 1 0 0 0,1 0 0 0 0,-1-1 1 0 0,0 1-1 0 0,1 0 0 0 0,-1 0 0 0 0,1 0 1 0 0,0 0-1 0 0,0 0-25 0 0,0 0 1728 0 0,-2 1 592 0 0,0 0 117 0 0,0 0-205 0 0,5 10-100 0 0,-4-4-2026 0 0,1 1 1 0 0,-1-1-1 0 0,-1 1 0 0 0,1-1 1 0 0,-1 1-1 0 0,0 0 1 0 0,-1-1-1 0 0,0 1 0 0 0,0 0 1 0 0,-1 2-107 0 0,-5 18 592 0 0,0-1 1 0 0,-3 1-593 0 0,-4 17 280 0 0,-4 13-2029 0 0,-3-1-3967 0 0,2-15-2682 0 0</inkml:trace>
</inkml:ink>
</file>

<file path=word/ink/ink4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69"/>
    </inkml:context>
    <inkml:brush xml:id="br0">
      <inkml:brushProperty name="width" value="0.1" units="cm"/>
      <inkml:brushProperty name="height" value="0.1" units="cm"/>
      <inkml:brushProperty name="color" value="#333333"/>
    </inkml:brush>
  </inkml:definitions>
  <inkml:trace contextRef="#ctx0" brushRef="#br0">1 30 5984 0 0,'0'0'273'0'0,"0"0"-5"0"0,0 0-16 0 0,0 0 568 0 0,0 0 268 0 0,0 0 52 0 0,1-1-75 0 0,19-17 1217 0 0,-13 11-1672 0 0,23 4 608 0 0,-27 3-1014 0 0,-2 1-123 0 0,24 17-43 0 0,-18-13 201 0 0,1 0 0 0 0,-2 1 1 0 0,1-1-1 0 0,0 1 0 0 0,3 6-239 0 0,2 1 13 0 0,1-1-1 0 0,0-1 0 0 0,0 0 0 0 0,5 2-12 0 0,7 6-4139 0 0,-3-2-1202 0 0</inkml:trace>
</inkml:ink>
</file>

<file path=word/ink/ink4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70"/>
    </inkml:context>
    <inkml:brush xml:id="br0">
      <inkml:brushProperty name="width" value="0.1" units="cm"/>
      <inkml:brushProperty name="height" value="0.1" units="cm"/>
      <inkml:brushProperty name="color" value="#333333"/>
    </inkml:brush>
  </inkml:definitions>
  <inkml:trace contextRef="#ctx0" brushRef="#br0">1 0 6448 0 0,'1'2'297'0'0,"5"9"103"0"0,0-1-79 0 0,0 0 0 0 0,0 0 0 0 0,1-1 0 0 0,1 1-321 0 0,-6-9 456 0 0,0 1 0 0 0,1-1 0 0 0,-1 0 0 0 0,0 0 0 0 0,1 1 0 0 0,-1-1 0 0 0,1-1-1 0 0,-1 1 1 0 0,1 0 0 0 0,1 0-456 0 0,2 0 204 0 0,7 2-145 0 0,-1 0 1 0 0,0-1 0 0 0,0-1 0 0 0,9 0-60 0 0,-7-1-125 0 0,-1 2 0 0 0,0-1 0 0 0,9 3 125 0 0,-8 0-184 0 0</inkml:trace>
</inkml:ink>
</file>

<file path=word/ink/ink4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71"/>
    </inkml:context>
    <inkml:brush xml:id="br0">
      <inkml:brushProperty name="width" value="0.1" units="cm"/>
      <inkml:brushProperty name="height" value="0.1" units="cm"/>
      <inkml:brushProperty name="color" value="#333333"/>
    </inkml:brush>
  </inkml:definitions>
  <inkml:trace contextRef="#ctx0" brushRef="#br0">1 1 8288 0 0,'2'2'190'0'0,"4"8"-9"0"0,-2-4-58 0 0,0-1 0 0 0,0 0 1 0 0,1 1-1 0 0,3 2-123 0 0,57 51 1032 0 0,-47-40-350 0 0,-16-17-580 0 0,1 1-1 0 0,-1 0 1 0 0,0-1 0 0 0,1 0 0 0 0,0 1-1 0 0,-1-1 1 0 0,1 0 0 0 0,2 1-102 0 0,-1-1 101 0 0,0 0 0 0 0,-1 0 0 0 0,1 1 0 0 0,-1-1 0 0 0,0 1-1 0 0,0 0 1 0 0,0 0 0 0 0,0 0 0 0 0,-1 0 0 0 0,1 0 0 0 0,-1 1 0 0 0,1-1 0 0 0,-1 1 0 0 0,-1-1 0 0 0,3 5-101 0 0,-3-6 6 0 0,0 0-1 0 0,1 0 1 0 0,-1 0-1 0 0,1 0 1 0 0,-1 0-1 0 0,1 0 1 0 0,0-1-1 0 0,-1 1 1 0 0,1 0 0 0 0,0-1-1 0 0,0 1 1 0 0,1-1-1 0 0,0 1-5 0 0,31 10-535 0 0,-27-10 202 0 0,-1 1 0 0 0,1-1 1 0 0,0 1-1 0 0,5 3 333 0 0,14 7-1400 0 0,-21-11 1137 0 0,-1-1 1 0 0,0 1-1 0 0,0 1 0 0 0,0-1 1 0 0,0 1-1 0 0,0-1 0 0 0,0 1 0 0 0,-1 0 1 0 0,3 2 262 0 0,-2-1-171 0 0,0 0 1 0 0,1-1-1 0 0,0 0 1 0 0,0 0-1 0 0,-1 0 1 0 0,6 1 170 0 0,-5-1-31 0 0,1 0 0 0 0,-1 0 0 0 0,1 1 0 0 0,4 3 31 0 0,12 10 186 0 0,-18-15-108 0 0,-1 1-1 0 0,1-1 1 0 0,-1 1 0 0 0,0-1-1 0 0,0 1 1 0 0,0 0-1 0 0,0 1 1 0 0,0 0-78 0 0,3 2 118 0 0,-1 0 0 0 0,1 0 0 0 0,1 0 0 0 0,-1-1 0 0 0,1 1 0 0 0,0-2 0 0 0,0 1 1 0 0,0-1-119 0 0,-3-1 29 0 0,14 12 63 0 0,-16-13-91 0 0,0 0 0 0 0,0 0 0 0 0,0 0 0 0 0,1 0 0 0 0,-1-1 0 0 0,1 1 0 0 0,-1 0 0 0 0,3 0-1 0 0,1 1 92 0 0,-1-1-1 0 0,0 1 0 0 0,0 1 0 0 0,0-1 0 0 0,0 1 0 0 0,1 1-91 0 0,14 10 673 0 0,-17-13-517 0 0,-1 0 0 0 0,1 1 0 0 0,-1-1 0 0 0,0 1 0 0 0,0-1-1 0 0,2 4-155 0 0,10 10 920 0 0,-11-13-677 0 0,0 0 1 0 0,-1-1-1 0 0,1 1 0 0 0,-1 0 0 0 0,0 1 1 0 0,0-1-1 0 0,2 3-243 0 0,-1 0 182 0 0,-2-5-74 0 0,1 0-28 0 0,0-1 1 0 0,-1 0-1 0 0,1 1 0 0 0,0-1 0 0 0,-1 1 1 0 0,1 0-1 0 0,-1 0 0 0 0,1-1 0 0 0,-1 1 0 0 0,1 0 1 0 0,0 1-81 0 0,-1-1 123 0 0,1 0 0 0 0,-1 0 1 0 0,1 0-1 0 0,-1 0 0 0 0,1-1 0 0 0,0 1 1 0 0,-1 0-1 0 0,1-1 0 0 0,0 1 1 0 0,0-1-1 0 0,0 1-123 0 0,33 2 1706 0 0,-4 6-803 0 0,-29-9-798 0 0,-2 0-1 0 0,0 0 0 0 0,11 3 104 0 0,-8-3-94 0 0,-3 0 39 0 0,0 0 20 0 0,0 0 3 0 0,0 0-42 0 0,0 0-172 0 0</inkml:trace>
</inkml:ink>
</file>

<file path=word/ink/ink4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72"/>
    </inkml:context>
    <inkml:brush xml:id="br0">
      <inkml:brushProperty name="width" value="0.1" units="cm"/>
      <inkml:brushProperty name="height" value="0.1" units="cm"/>
      <inkml:brushProperty name="color" value="#333333"/>
    </inkml:brush>
  </inkml:definitions>
  <inkml:trace contextRef="#ctx0" brushRef="#br0">183 0 5064 0 0,'0'0'389'0'0,"0"0"-16"0"0,0 0 862 0 0,0 0 408 0 0,0 0 79 0 0,0 0-82 0 0,0 0-422 0 0,0 0-186 0 0,0 0-38 0 0,0 0-72 0 0,0 0-272 0 0,0 0-118 0 0,0 0-20 0 0,0 0-44 0 0,0 0-159 0 0,0 10 2377 0 0,0-10-2683 0 0,0 1 0 0 0,0 0 0 0 0,0-1 0 0 0,0 1 0 0 0,0-1 0 0 0,0 1 0 0 0,0-1 0 0 0,0 1 0 0 0,0-1 0 0 0,0 1 0 0 0,-1 0 0 0 0,1-1 0 0 0,0 1 0 0 0,0-1 0 0 0,-1 1 0 0 0,1-1 0 0 0,0 0 0 0 0,-1 1 0 0 0,1-1 0 0 0,0 1 0 0 0,-1-1 0 0 0,1 0 0 0 0,-1 1 0 0 0,1-1 0 0 0,-1 0 0 0 0,1 1 0 0 0,-1-1 0 0 0,1 0-3 0 0,-2 1 6 0 0,-2 3 65 0 0,-1-1 0 0 0,0 1 1 0 0,0-1-1 0 0,0-1 0 0 0,0 1 0 0 0,0-1 0 0 0,-1 0 0 0 0,1 0 0 0 0,0 0 0 0 0,-6 0-71 0 0,3 0-346 0 0,0 1-1 0 0,0-1 1 0 0,0 1 0 0 0,0 1-1 0 0,1-1 1 0 0,0 2-1 0 0,-1-1 1 0 0,1 1 0 0 0,-5 4 346 0 0,10-7-283 0 0,-1 1 1 0 0,1-1 0 0 0,-1 1-1 0 0,1 0 1 0 0,0 0-1 0 0,0 0 1 0 0,0 0 0 0 0,0 0-1 0 0,1 0 1 0 0,-1 2 282 0 0,-4 10-3624 0 0,4-11 1949 0 0,2-3-3051 0 0</inkml:trace>
</inkml:ink>
</file>

<file path=word/ink/ink4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73"/>
    </inkml:context>
    <inkml:brush xml:id="br0">
      <inkml:brushProperty name="width" value="0.1" units="cm"/>
      <inkml:brushProperty name="height" value="0.1" units="cm"/>
      <inkml:brushProperty name="color" value="#333333"/>
    </inkml:brush>
  </inkml:definitions>
  <inkml:trace contextRef="#ctx0" brushRef="#br0">574 1 6448 0 0,'-11'19'1827'0'0,"-2"1"0"0"0,1-2 0 0 0,-2 1 0 0 0,-1-2 1 0 0,-14 15-1828 0 0,-9 9-150 0 0,29-32-532 0 0</inkml:trace>
  <inkml:trace contextRef="#ctx0" brushRef="#br0" timeOffset="1">164 456 7368 0 0,'-2'3'227'0'0,"0"1"0"0"0,0-1 1 0 0,0 1-1 0 0,-1-1 0 0 0,1 0 1 0 0,-1 0-1 0 0,0 0 0 0 0,0 0 1 0 0,-2 1-228 0 0,-15 17 2803 0 0,5 1-861 0 0,10-14-1633 0 0,0 0 0 0 0,0-1 0 0 0,0 0 0 0 0,-1 0 0 0 0,-1-1 0 0 0,1 1 0 0 0,-1-1 1 0 0,-2 1-310 0 0,2-1-203 0 0,0-1 1 0 0,1 1 0 0 0,-1 1 0 0 0,0 1 202 0 0,-4 3-2638 0 0,10-9 1221 0 0</inkml:trace>
</inkml:ink>
</file>

<file path=word/ink/ink4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75"/>
    </inkml:context>
    <inkml:brush xml:id="br0">
      <inkml:brushProperty name="width" value="0.1" units="cm"/>
      <inkml:brushProperty name="height" value="0.1" units="cm"/>
      <inkml:brushProperty name="color" value="#333333"/>
    </inkml:brush>
  </inkml:definitions>
  <inkml:trace contextRef="#ctx0" brushRef="#br0">1354 1 5984 0 0,'-5'1'88'0'0,"1"1"0"0"0,-1 0 1 0 0,1 1-1 0 0,0-1 0 0 0,0 1 1 0 0,0-1-1 0 0,-3 4-88 0 0,2-2 76 0 0,0 0 0 0 0,-1 0-1 0 0,0-1 1 0 0,-1 2-76 0 0,-2-2 980 0 0,1 1-1 0 0,0 0 1 0 0,0 1 0 0 0,0 0-1 0 0,1 0 1 0 0,0 1 0 0 0,0 0-1 0 0,-6 6-979 0 0,-8 10 158 0 0,0 1 0 0 0,2 1-1 0 0,1 1 1 0 0,-3 6-158 0 0,14-21-128 0 0,-1 0 1 0 0,1 0-1 0 0,-2-1 1 0 0,0 0-1 0 0,-7 5 128 0 0,-7 8-983 0 0,14-13 551 0 0</inkml:trace>
  <inkml:trace contextRef="#ctx0" brushRef="#br0" timeOffset="1">42 1309 2304 0 0,'-14'29'200'0'0,"9"-17"-200"0"0,0 0 0 0 0,-4 1 0 0 0,1-5 256 0 0</inkml:trace>
</inkml:ink>
</file>

<file path=word/ink/ink4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77"/>
    </inkml:context>
    <inkml:brush xml:id="br0">
      <inkml:brushProperty name="width" value="0.1" units="cm"/>
      <inkml:brushProperty name="height" value="0.1" units="cm"/>
      <inkml:brushProperty name="color" value="#333333"/>
    </inkml:brush>
  </inkml:definitions>
  <inkml:trace contextRef="#ctx0" brushRef="#br0">516 1 3224 0 0,'-11'8'312'0'0,"-20"0"3387"0"0,1 2 0 0 0,-22 11-3699 0 0,40-15 378 0 0,1 1-1 0 0,-1 0 0 0 0,-10 9-377 0 0,-9 5 1014 0 0,20-11-488 0 0,10-9-480 0 0,0 0 1 0 0,0 0 0 0 0,0-1-1 0 0,0 1 1 0 0,0 0-1 0 0,0 0 1 0 0,0-1 0 0 0,0 1-1 0 0,0 0 1 0 0,0-1 0 0 0,0 1-1 0 0,0-1 1 0 0,-1 1-1 0 0,1-1 1 0 0,0 0 0 0 0,0 0-1 0 0,-2 1-46 0 0,-11 4 722 0 0,6-5-693 0 0,0 1 0 0 0,1 0 0 0 0,-1 0 0 0 0,1 1 0 0 0,-1 0 0 0 0,1 1 0 0 0,0-1 0 0 0,-1 1 0 0 0,0 1-29 0 0,-10 4 424 0 0,13-6-424 0 0,-1 0-1 0 0,1 0 1 0 0,0 1-1 0 0,0-1 1 0 0,0 1 0 0 0,0 1-1 0 0,0-1 1 0 0,0 0-1 0 0,1 1 1 0 0,0 0-1 0 0,0 0 1 0 0,0 1 0 0 0,-3 3 0 0 0,-7 7 284 0 0,11-12-103 0 0,0 0 1 0 0,0 0-1 0 0,1 0 1 0 0,-1 0-1 0 0,1 0 1 0 0,0 1-1 0 0,-1-1 0 0 0,1 2-181 0 0,-1 0 197 0 0,-1 1 0 0 0,0-1-1 0 0,0 0 1 0 0,-1 0 0 0 0,1 0-1 0 0,-1 0 1 0 0,0-1 0 0 0,-5 4-197 0 0,8-7 13 0 0,-10 9-353 0 0,24-6-475 0 0</inkml:trace>
</inkml:ink>
</file>

<file path=word/ink/ink4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78"/>
    </inkml:context>
    <inkml:brush xml:id="br0">
      <inkml:brushProperty name="width" value="0.1" units="cm"/>
      <inkml:brushProperty name="height" value="0.1" units="cm"/>
      <inkml:brushProperty name="color" value="#333333"/>
    </inkml:brush>
  </inkml:definitions>
  <inkml:trace contextRef="#ctx0" brushRef="#br0">22 9 17503 0 0,'0'0'399'0'0,"0"-1"-280"0"0,0 1 1 0 0,0 0-1 0 0,0-1 0 0 0,0 1 1 0 0,0-1-1 0 0,0 1 0 0 0,0-1 1 0 0,0 1-1 0 0,0 0 0 0 0,0-1 1 0 0,0 1-1 0 0,0-1 0 0 0,0 1 1 0 0,0 0-1 0 0,0-1 0 0 0,0 1 1 0 0,-1-1-1 0 0,1 1 0 0 0,0 0 1 0 0,-1-1-120 0 0,0 1 109 0 0,1 1 0 0 0,-1-1 0 0 0,0 0 0 0 0,0 0 0 0 0,0 1 0 0 0,0-1 0 0 0,0 1 0 0 0,0-1 0 0 0,0 1 0 0 0,1-1 0 0 0,-1 1 0 0 0,0 0 0 0 0,0-1 0 0 0,1 1 0 0 0,-1 0 0 0 0,0-1 0 0 0,1 1 0 0 0,-1 0 0 0 0,1 0 0 0 0,-1 0 0 0 0,1 0 0 0 0,-1-1 0 0 0,1 1 0 0 0,0 0 0 0 0,0 0 0 0 0,-1 0 0 0 0,1 0 0 0 0,0 0 0 0 0,0 0 0 0 0,0 0-1 0 0,0 0 1 0 0,0 0-108 0 0,-1 4-42 0 0,1-1 1 0 0,0 0 0 0 0,0 0 0 0 0,0 1 0 0 0,0-1-1 0 0,1 0 1 0 0,0 2 40 0 0,5 24 535 0 0,-1 1 0 0 0,0 11-535 0 0,-2-15 394 0 0,7 98 214 0 0,-6 87-608 0 0,-3-160 0 0 0,-1 37 0 0 0,-1 6-4207 0 0,1-37-760 0 0,0-58-2114 0 0</inkml:trace>
</inkml:ink>
</file>

<file path=word/ink/ink4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79"/>
    </inkml:context>
    <inkml:brush xml:id="br0">
      <inkml:brushProperty name="width" value="0.1" units="cm"/>
      <inkml:brushProperty name="height" value="0.1" units="cm"/>
      <inkml:brushProperty name="color" value="#333333"/>
    </inkml:brush>
  </inkml:definitions>
  <inkml:trace contextRef="#ctx0" brushRef="#br0">0 30 15664 0 0,'0'0'356'0'0,"0"0"49"0"0,0 0 21 0 0,0 0-42 0 0,3 0-250 0 0,88-25 1824 0 0,-85 23-1860 0 0,-1 1-1 0 0,1 0 1 0 0,0 1-1 0 0,0-1 1 0 0,-1 1-1 0 0,1 1 1 0 0,0-1-1 0 0,0 1 0 0 0,0 0 1 0 0,-1 0-1 0 0,1 0 1 0 0,0 1-1 0 0,-1 0 1 0 0,1 0-1 0 0,-1 0 1 0 0,0 1-1 0 0,0 0 1 0 0,0 0-1 0 0,0 0 0 0 0,0 0 1 0 0,-1 1-1 0 0,1 1-97 0 0,-3-3 0 0 0,0 0 0 0 0,-1 0 0 0 0,1 1 0 0 0,-1-1 0 0 0,1 1 0 0 0,-1-1 0 0 0,0 1 0 0 0,1 1 0 0 0,5 12 0 0 0,-5-10 99 0 0,1-1-1 0 0,-1 0 0 0 0,0 1 1 0 0,-1-1-1 0 0,0 1 0 0 0,1-1 1 0 0,-2 1-1 0 0,1 0 0 0 0,-1-1 1 0 0,0 1-1 0 0,0 0 0 0 0,0 0 1 0 0,-1-1-1 0 0,0 1 0 0 0,0 0 1 0 0,0-1-1 0 0,-2 5-98 0 0,-3 6 21 0 0,1-1 0 0 0,-2 0 0 0 0,0-1-1 0 0,-1 1 1 0 0,-8 10-21 0 0,-45 54 264 0 0,32-40-264 0 0,8-11 0 0 0,-4 9 0 0 0,24-36-6 0 0,1 1 0 0 0,-1-1-1 0 0,0 0 1 0 0,0 1 0 0 0,0-1 0 0 0,0 0-1 0 0,0 0 1 0 0,0 1 0 0 0,0-1-1 0 0,-1 0 1 0 0,1 0 0 0 0,0 0 0 0 0,0 0-1 0 0,-1-1 1 0 0,1 1 0 0 0,-1 0-1 0 0,1-1 1 0 0,-1 1 0 0 0,1-1 0 0 0,-1 1-1 0 0,0-1 7 0 0,0 0-690 0 0,2 0-262 0 0,0 0-59 0 0,0 0-12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17.240"/>
    </inkml:context>
    <inkml:brush xml:id="br0">
      <inkml:brushProperty name="width" value="0.05" units="cm"/>
      <inkml:brushProperty name="height" value="0.05" units="cm"/>
    </inkml:brush>
  </inkml:definitions>
  <inkml:trace contextRef="#ctx0" brushRef="#br0">1 23 6448 0 0,'4'2'470'0'0,"0"0"-1"0"0,0-1 1 0 0,0 0 0 0 0,1 0-1 0 0,-1 0 1 0 0,0 0 0 0 0,1 0-1 0 0,-1-1 1 0 0,0 0 0 0 0,3 0-470 0 0,7-1 2515 0 0,1-1-1 0 0,7-2-2514 0 0,1 0 23 0 0,20-4-76 0 0,-5 1-4233 0 0,13 1 4286 0 0,-42 5-4394 0 0</inkml:trace>
</inkml:ink>
</file>

<file path=word/ink/ink4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80"/>
    </inkml:context>
    <inkml:brush xml:id="br0">
      <inkml:brushProperty name="width" value="0.1" units="cm"/>
      <inkml:brushProperty name="height" value="0.1" units="cm"/>
      <inkml:brushProperty name="color" value="#333333"/>
    </inkml:brush>
  </inkml:definitions>
  <inkml:trace contextRef="#ctx0" brushRef="#br0">209 141 11056 0 0,'-10'-6'819'0'0,"-1"1"0"0"0,0 0 0 0 0,-11-4-819 0 0,-17-3 5235 0 0,39 11-5105 0 0,-4 0 163 0 0,0 0 0 0 0,1 1 0 0 0,-1-1-1 0 0,0 1 1 0 0,0-1 0 0 0,0 1 0 0 0,1 0 0 0 0,-1 0 0 0 0,0 1 0 0 0,0-1-1 0 0,0 1 1 0 0,1 0 0 0 0,-2 0-293 0 0,3 0 77 0 0,-1 0 1 0 0,1 0-1 0 0,0 0 0 0 0,0 0 0 0 0,0 1 0 0 0,0-1 0 0 0,0 0 1 0 0,0 1-1 0 0,0 0 0 0 0,1-1 0 0 0,-1 1 0 0 0,0 0 1 0 0,1 0-1 0 0,0 0 0 0 0,-1 0 0 0 0,1 0 0 0 0,0 0 1 0 0,0 0-1 0 0,0 0 0 0 0,0 1 0 0 0,0-1 0 0 0,1 1-77 0 0,-5 14 123 0 0,0 1-44 0 0,1-1-1 0 0,0 1 1 0 0,1 0 0 0 0,1 2-79 0 0,0 26 89 0 0,2-1 0 0 0,3 30-89 0 0,-1-58 26 0 0,1 1-1 0 0,1-1 0 0 0,0 0 1 0 0,2 0-1 0 0,0 0 0 0 0,0-1 1 0 0,2 0-1 0 0,8 15-25 0 0,-12-26 17 0 0,1 0 1 0 0,-1 1-1 0 0,1-2 0 0 0,0 1 1 0 0,0-1-1 0 0,1 1 0 0 0,-1-1 1 0 0,1-1-1 0 0,0 1 0 0 0,0-1 1 0 0,0 0-1 0 0,1-1 0 0 0,-1 1 1 0 0,1-1-1 0 0,-1 0 0 0 0,1-1 1 0 0,0 0-1 0 0,-1 0 0 0 0,1 0 1 0 0,0-1-1 0 0,0 0 0 0 0,0 0 1 0 0,6-2-18 0 0,-3 0 67 0 0,-1 0 0 0 0,0-1 1 0 0,1 0-1 0 0,-1 0 0 0 0,-1-1 1 0 0,1-1-1 0 0,-1 1 1 0 0,1-2-1 0 0,-1 1 0 0 0,-1-1 1 0 0,1 0-1 0 0,-1 0 0 0 0,0-1 1 0 0,0 0-1 0 0,-1 0 1 0 0,1-2-68 0 0,13-19 211 0 0,-1-1 1 0 0,-1-1 0 0 0,11-27-212 0 0,-23 47 25 0 0,9-22 36 0 0,-1 0-1 0 0,-2-1 0 0 0,3-13-60 0 0,-12 33 19 0 0,0-1-1 0 0,-1 0 0 0 0,0 1 0 0 0,-1-1 0 0 0,0 0 0 0 0,-1 0 0 0 0,-1-1-18 0 0,1 7 8 0 0,-1 1 0 0 0,0 0 0 0 0,-1-1 0 0 0,1 1 0 0 0,-1 0 0 0 0,-1 0 0 0 0,1 0 0 0 0,-1 0 0 0 0,-1 0 0 0 0,1 1 0 0 0,-1-1 0 0 0,0 1 0 0 0,-5-5-8 0 0,4 6-118 0 0,-1 0 0 0 0,1 1-1 0 0,-1-1 1 0 0,0 1 0 0 0,-1 0-1 0 0,1 1 1 0 0,-1-1 0 0 0,1 1 0 0 0,-1 1-1 0 0,0-1 1 0 0,0 1 0 0 0,-1 0-1 0 0,1 1 1 0 0,0 0 0 0 0,0 0 0 0 0,-1 0-1 0 0,1 1 1 0 0,-1 0 0 0 0,1 1 0 0 0,0 0-1 0 0,-7 1 119 0 0,-3 2-1780 0 0</inkml:trace>
</inkml:ink>
</file>

<file path=word/ink/ink4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81"/>
    </inkml:context>
    <inkml:brush xml:id="br0">
      <inkml:brushProperty name="width" value="0.1" units="cm"/>
      <inkml:brushProperty name="height" value="0.1" units="cm"/>
      <inkml:brushProperty name="color" value="#333333"/>
    </inkml:brush>
  </inkml:definitions>
  <inkml:trace contextRef="#ctx0" brushRef="#br0">0 0 6448 0 0,'0'0'498'0'0,"1"2"57"0"0,2 2 837 0 0,0 0 0 0 0,0 0 0 0 0,0 0 0 0 0,0 0 0 0 0,1-1 0 0 0,1 1-1392 0 0,25 17 4840 0 0,-10-11-2952 0 0,1-1 0 0 0,8 3-1888 0 0,11 3 1586 0 0,-15-4-743 0 0,41 20 683 0 0,-59-27-1401 0 0,1 1-1 0 0,-1-1 0 0 0,0 1 0 0 0,-1 0 0 0 0,0 1 1 0 0,1 0-1 0 0,0 2-124 0 0,13 14 198 0 0,-14-17-252 0 0,-1 0-1 0 0,0 0 0 0 0,0 1 1 0 0,0 0-1 0 0,-1 0 0 0 0,0 0 1 0 0,0 0-1 0 0,-1 1 0 0 0,1 2 55 0 0,-4-8-175 0 0,1 0-13 0 0,-1-1-1 0 0,0 1 1 0 0,0 0-1 0 0,0-1 1 0 0,0 1 0 0 0,1 0-1 0 0,-1-1 1 0 0,0 1-1 0 0,0 0 1 0 0,0-1-1 0 0,-1 1 1 0 0,1 0 0 0 0,0 0-1 0 0,0-1 1 0 0,0 1-1 0 0,0 0 1 0 0,-1-1 188 0 0,-3 8-9326 0 0</inkml:trace>
</inkml:ink>
</file>

<file path=word/ink/ink4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82"/>
    </inkml:context>
    <inkml:brush xml:id="br0">
      <inkml:brushProperty name="width" value="0.1" units="cm"/>
      <inkml:brushProperty name="height" value="0.1" units="cm"/>
      <inkml:brushProperty name="color" value="#333333"/>
    </inkml:brush>
  </inkml:definitions>
  <inkml:trace contextRef="#ctx0" brushRef="#br0">0 9 7776 0 0,'0'0'356'0'0,"0"0"-8"0"0,0 0-123 0 0,9-4 1775 0 0,-6 3-1907 0 0,-1 1-1 0 0,0-1 1 0 0,1 0 0 0 0,-1 1 0 0 0,1-1-1 0 0,-1 1 1 0 0,1 0 0 0 0,-1-1 0 0 0,1 1-1 0 0,-1 1 1 0 0,1-1 0 0 0,-1 0 0 0 0,1 0-1 0 0,-1 1 1 0 0,0 0 0 0 0,1-1 0 0 0,1 2-93 0 0,20 2 294 0 0,-21-4-246 0 0,0 1 0 0 0,-1-1 1 0 0,1 1-1 0 0,0 0 0 0 0,-1 0 1 0 0,1 0-1 0 0,0 0 0 0 0,-1 0 1 0 0,1 1-49 0 0,7 2 150 0 0,-6-2-35 0 0,1 1 0 0 0,-1 0 0 0 0,1-1 0 0 0,-1 1 1 0 0,0 1-1 0 0,3 2-115 0 0,12 9 249 0 0,68 43 170 0 0,-38-33-1254 0 0,-30-16-74 0 0</inkml:trace>
</inkml:ink>
</file>

<file path=word/ink/ink4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83"/>
    </inkml:context>
    <inkml:brush xml:id="br0">
      <inkml:brushProperty name="width" value="0.1" units="cm"/>
      <inkml:brushProperty name="height" value="0.1" units="cm"/>
      <inkml:brushProperty name="color" value="#333333"/>
    </inkml:brush>
  </inkml:definitions>
  <inkml:trace contextRef="#ctx0" brushRef="#br0">1 1 2304 0 0,'0'0'200'0'0,"0"0"-200"0"0,0 0 0 0 0,9 9 0 0 0,-9-9 1824 0 0,5 12 328 0 0,5-4 64 0 0,-10-8 16 0 0,4 13-1832 0 0,6-5-400 0 0,-10-8 0 0 0,9 9-3032 0 0,-9-9-592 0 0</inkml:trace>
</inkml:ink>
</file>

<file path=word/ink/ink4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84"/>
    </inkml:context>
    <inkml:brush xml:id="br0">
      <inkml:brushProperty name="width" value="0.1" units="cm"/>
      <inkml:brushProperty name="height" value="0.1" units="cm"/>
      <inkml:brushProperty name="color" value="#333333"/>
    </inkml:brush>
  </inkml:definitions>
  <inkml:trace contextRef="#ctx0" brushRef="#br0">5 1 6448 0 0,'0'0'498'0'0,"-4"4"-993"0"0,3 0 2610 0 0,3-3 4751 0 0,10 2-6687 0 0,-2-1-11 0 0,0 1 1 0 0,0 0 0 0 0,0 1-1 0 0,0 0 1 0 0,1 1-169 0 0,185 108 929 0 0,-170-99-1221 0 0,0 1-1 0 0,-1 1 0 0 0,-1 1 1 0 0,23 21 292 0 0,-29-25-1317 0 0</inkml:trace>
</inkml:ink>
</file>

<file path=word/ink/ink4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85"/>
    </inkml:context>
    <inkml:brush xml:id="br0">
      <inkml:brushProperty name="width" value="0.1" units="cm"/>
      <inkml:brushProperty name="height" value="0.1" units="cm"/>
      <inkml:brushProperty name="color" value="#333333"/>
    </inkml:brush>
  </inkml:definitions>
  <inkml:trace contextRef="#ctx0" brushRef="#br0">1 1 10136 0 0,'0'0'230'0'0,"0"0"30"0"0,0 0 19 0 0,1 1-40 0 0,3 10-135 0 0,-3-10-87 0 0,15 7 379 0 0,26 14-771 0 0,-42-21 349 0 0,1-1 0 0 0,-1 0-1 0 0,1 1 1 0 0,-1-1-1 0 0,1 0 1 0 0,-1 0-1 0 0,1 1 1 0 0,0-1 0 0 0,-1 0-1 0 0,1 0 1 0 0,-1 0-1 0 0,1 0 1 0 0,-1 0 0 0 0,1 0-1 0 0,0 0 1 0 0,-1 0-1 0 0,1 0 1 0 0,-1 0 0 0 0,1 0 26 0 0,4 0-105 0 0,8 4-883 0 0,1 1 0 0 0,0 1 0 0 0,-1 0 0 0 0,3 2 988 0 0,-7-2-36 0 0,-1-1 0 0 0,1 0 0 0 0,0-1 0 0 0,0 0 0 0 0,1 0 36 0 0,-9-4 17 0 0,-1 1 1 0 0,1-1-1 0 0,-1 0 1 0 0,1 0 0 0 0,-1 0-1 0 0,1 1 1 0 0,0-1-1 0 0,-1 0 1 0 0,1 1-1 0 0,-1-1 1 0 0,1 0-1 0 0,-1 1 1 0 0,0-1 0 0 0,1 1-1 0 0,-1-1 1 0 0,1 1-1 0 0,-1-1-17 0 0,3 4 67 0 0,21 9 132 0 0,-23-13-199 0 0,0 1 0 0 0,0 0 0 0 0,1 0 0 0 0,-1 0 0 0 0,0-1 0 0 0,0 1 0 0 0,1-1 0 0 0,-1 1 0 0 0,0-1 0 0 0,1 1 0 0 0,-1-1 0 0 0,0 0 0 0 0,1 0 0 0 0,-1 0 0 0 0,1 0 0 0 0,2 2 0 0 0,12 9 0 0 0,1 2 1138 0 0,-1 0 1 0 0,-1 2 0 0 0,12 13-1139 0 0,-25-26 82 0 0,-1 0 0 0 0,1-1 0 0 0,0 1 0 0 0,1 0 0 0 0,-1-1 0 0 0,0 1 0 0 0,0-1 0 0 0,1 0 0 0 0,-1 0 0 0 0,1 1-82 0 0,5 1 172 0 0,3 3-80 0 0,21 13 47 0 0,-30-17-138 0 0,0-1 1 0 0,0 0-1 0 0,0 0 0 0 0,0 0 1 0 0,0 0-1 0 0,0 0 1 0 0,1 0-1 0 0,-1-1 1 0 0,0 1-2 0 0,2 0-3 0 0,-1 1 1 0 0,1-1-1 0 0,-1 1 0 0 0,0 0 1 0 0,0 0-1 0 0,0 0 1 0 0,0 0-1 0 0,0 0 1 0 0,0 1 2 0 0,11 8-144 0 0,20 10-78 0 0,14 9 1127 0 0,6 7-905 0 0,-44-30 186 0 0,0-1 1 0 0,0 1 0 0 0,4 0-187 0 0,-13-6 17 0 0,-1-1 1 0 0,1 0-1 0 0,-1 1 1 0 0,1-1 0 0 0,-1 1-1 0 0,1-1 1 0 0,-1 1 0 0 0,1-1-1 0 0,-1 1 1 0 0,0-1-1 0 0,1 1 1 0 0,-1-1 0 0 0,0 1-1 0 0,0-1 1 0 0,1 1 0 0 0,-1 0-1 0 0,0-1 1 0 0,0 1-1 0 0,0 0-17 0 0,2 3 47 0 0,1-1-42 0 0,-1-1-1 0 0,1 1 1 0 0,-1-1 0 0 0,1 1 0 0 0,0-1-1 0 0,0 0 1 0 0,0 0 0 0 0,0 0-1 0 0,4 1-4 0 0,34 12-5 0 0,-26-9 3 0 0,9 3 8 0 0,1 0 13 0 0,1 0 0 0 0,1-1 1 0 0,2-1-20 0 0,-4-1 0 0 0,-20-3 0 0 0,-1 0 0 0 0,2 0 0 0 0,21 12 0 0 0,-11-4 15 0 0,-1 1 1 0 0,0 0-1 0 0,-1 1 0 0 0,-1 1 1 0 0,3 3-16 0 0,-7-8 63 0 0,0-1 1 0 0,8 5-64 0 0,14 12 153 0 0,-21-16-160 0 0,1-1-1 0 0,12 7 8 0 0,8 6-130 0 0,-17-12 159 0 0,0-1 0 0 0,0 0 0 0 0,6 2-29 0 0,26 14 69 0 0,-38-18-69 0 0,2 0 0 0 0,-1 0 0 0 0,1-1 0 0 0,0 0 0 0 0,0-1 0 0 0,3 1 0 0 0,2 1 0 0 0,-11-4-2 0 0,25 15-173 0 0,1-1 0 0 0,10 2 175 0 0,-24-12 24 0 0,1 0 1 0 0,7 1-25 0 0,9 3 181 0 0,-5-3-90 0 0,-20-5-125 0 0,1 0 0 0 0,-1 1 0 0 0,0 0-1 0 0,0 0 1 0 0,0 1 0 0 0,0 0 0 0 0,-1 0 0 0 0,1 1 34 0 0,31 20 1560 0 0,-37-24-1424 0 0,-1 0-109 0 0,0-1 0 0 0,0 1 0 0 0,0-1 1 0 0,0 1-1 0 0,0 0 0 0 0,0 0 0 0 0,-1-1 1 0 0,1 1-1 0 0,0 0 0 0 0,0 0 1 0 0,0 1-28 0 0,4 5 805 0 0,15 5 385 0 0,24 11-1190 0 0,-31-13 0 0 0,5 2-8 0 0,-13-11 10 0 0,0 0 50 0 0,7 5 180 0 0,-10-5 68 0 0,0 1 10 0 0,1-1-218 0 0,-1 1 0 0 0,0-1 0 0 0,1 0 0 0 0,-1 0 0 0 0,1 0 0 0 0,-1 0 0 0 0,1 0 0 0 0,-1-1-1 0 0,1 1 1 0 0,0-1 0 0 0,-1 0 0 0 0,1 1-92 0 0,7-1 8 0 0,-10 0-20 0 0,1 0-1 0 0,0 0 1 0 0,0 0-1 0 0,-1 0 1 0 0,1 0-1 0 0,0 0 1 0 0,0 1 0 0 0,-1-1-1 0 0,1 0 1 0 0,0 0-1 0 0,-1 1 1 0 0,1-1-1 0 0,0 1 1 0 0,-1-1-1 0 0,1 1 1 0 0,0-1 0 0 0,-1 1 12 0 0,4 2-42 0 0,2-1 67 0 0,1 1 0 0 0,-1 0-1 0 0,-1 0 1 0 0,1 1 0 0 0,0 0 0 0 0,-1 0 0 0 0,0 0 0 0 0,0 1 0 0 0,2 1-25 0 0,5 5-90 0 0,0 0 0 0 0,1-1 0 0 0,0-1 0 0 0,13 7 90 0 0,-18-11 14 0 0,10 6-14 0 0,-14-10 0 0 0,6 0 14 0 0,-9-1 50 0 0,-1 0 2 0 0,0 0-2 0 0,0 0 23 0 0,0 0 94 0 0,0 0 41 0 0,1 2 8 0 0,11 24 405 0 0,-11-24-726 0 0,-1-2-113 0 0,0 0-41 0 0,7-7-877 0 0,-4 3-2556 0 0,5-6 2144 0 0</inkml:trace>
</inkml:ink>
</file>

<file path=word/ink/ink4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86"/>
    </inkml:context>
    <inkml:brush xml:id="br0">
      <inkml:brushProperty name="width" value="0.1" units="cm"/>
      <inkml:brushProperty name="height" value="0.1" units="cm"/>
      <inkml:brushProperty name="color" value="#333333"/>
    </inkml:brush>
  </inkml:definitions>
  <inkml:trace contextRef="#ctx0" brushRef="#br0">67 89 2304 0 0,'-25'-33'1902'0'0,"8"11"3832"0"0,-6-10-1998 0 0,22 30-3214 0 0,1 2-8 0 0,0 0-70 0 0,13 5-62 0 0,-6-2-303 0 0,0 0 0 0 0,-1 1-1 0 0,1 0 1 0 0,-1 0 0 0 0,0 0 0 0 0,1 1-79 0 0,13 10-365 0 0,112 77 1478 0 0,-130-91-1012 0 0,-1 1-1 0 0,1-1 0 0 0,-1 1 0 0 0,1-1 0 0 0,-1 1 1 0 0,1 0-1 0 0,-1 0 0 0 0,0-1 0 0 0,0 1 0 0 0,0 0 1 0 0,0 0-1 0 0,0 0 0 0 0,0 1-100 0 0,-1-1 53 0 0,1 0 1 0 0,0-1-1 0 0,-1 1 0 0 0,1 0 0 0 0,0-1 1 0 0,0 1-1 0 0,0 0 0 0 0,0-1 0 0 0,0 0 1 0 0,0 1-1 0 0,1-1 0 0 0,-1 0 1 0 0,0 1-1 0 0,1-1 0 0 0,-1 0 0 0 0,1 0 1 0 0,-1 0-1 0 0,1 0 0 0 0,0 0 0 0 0,0 0-53 0 0,3 1 24 0 0,0 0-1 0 0,0 0 0 0 0,-1 1 0 0 0,1-1 0 0 0,-1 1 0 0 0,1 0 0 0 0,-1 1 0 0 0,0-1 0 0 0,1 2-23 0 0,1 1 0 0 0,0-1 0 0 0,1 1 0 0 0,-1-1 0 0 0,1-1 0 0 0,5 3 0 0 0,2 1 0 0 0,-13-7-17 0 0,1 0-1 0 0,-1-1 1 0 0,1 1-1 0 0,-1 0 1 0 0,1-1-1 0 0,0 0 1 0 0,-1 1-1 0 0,1-1 0 0 0,0 0 1 0 0,-1 0-1 0 0,1 0 1 0 0,0 0-1 0 0,0 0 18 0 0,1 0-92 0 0,-1 0-228 0 0,-2 0-770 0 0,0 0-3238 0 0,0 0-1389 0 0</inkml:trace>
</inkml:ink>
</file>

<file path=word/ink/ink4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87"/>
    </inkml:context>
    <inkml:brush xml:id="br0">
      <inkml:brushProperty name="width" value="0.1" units="cm"/>
      <inkml:brushProperty name="height" value="0.1" units="cm"/>
      <inkml:brushProperty name="color" value="#333333"/>
    </inkml:brush>
  </inkml:definitions>
  <inkml:trace contextRef="#ctx0" brushRef="#br0">124 67 11720 0 0,'0'0'264'0'0,"0"0"34"0"0,0 0 22 0 0,0 0-32 0 0,0 0-40 0 0,0 0 536 0 0,0 0 251 0 0,0 0 48 0 0,0 0-118 0 0,0 0-515 0 0,0 0-223 0 0,0 0-47 0 0,0 0-1 0 0,0 0 38 0 0,0 0 20 0 0,0 0 3 0 0,0 0-14 0 0,-1-2-64 0 0,-9-10 177 0 0,10 11-329 0 0,-1 1 1 0 0,1 0 0 0 0,0-1-1 0 0,-1 1 1 0 0,1-1-1 0 0,0 1 1 0 0,-1 0 0 0 0,1-1-1 0 0,-1 1 1 0 0,1 0 0 0 0,-1-1-1 0 0,1 1 1 0 0,0 0 0 0 0,-1 0-1 0 0,1 0 1 0 0,-1-1-1 0 0,1 1 1 0 0,-1 0 0 0 0,0 0-1 0 0,1 0 1 0 0,-1 0 0 0 0,1 0-1 0 0,-1 0 1 0 0,1 0-1 0 0,-1 0 1 0 0,1 0 0 0 0,-1 0-1 0 0,1 0-10 0 0,-13 10 239 0 0,12-9-126 0 0,1-1-1 0 0,0 0 0 0 0,-9 1 104 0 0,5 0-174 0 0,0-1 1 0 0,0 1-1 0 0,1-1 0 0 0,-1 1 0 0 0,0-1 0 0 0,0 0 0 0 0,-3-1-42 0 0,5 1 3 0 0,1 0 1 0 0,-1 0 0 0 0,0-1-1 0 0,1 1 1 0 0,-1-1-1 0 0,0 1 1 0 0,1-1-1 0 0,-1 0 1 0 0,1 0-1 0 0,-1 1 1 0 0,1-1-1 0 0,-1 0 1 0 0,1 0-1 0 0,-1-1 1 0 0,1 1-1 0 0,0 0 1 0 0,-1-1-4 0 0,0 0-238 0 0,1 0 1 0 0,-1 0-1 0 0,1 0 0 0 0,0 0 0 0 0,0-1 1 0 0,0 1-1 0 0,0 0 0 0 0,0 0 0 0 0,0-1 1 0 0,0 1-1 0 0,1 0 0 0 0,-1-1 0 0 0,1 1 1 0 0,0-1-1 0 0,0 1 0 0 0,0-1 238 0 0,0-4-1750 0 0</inkml:trace>
</inkml:ink>
</file>

<file path=word/ink/ink4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88"/>
    </inkml:context>
    <inkml:brush xml:id="br0">
      <inkml:brushProperty name="width" value="0.1" units="cm"/>
      <inkml:brushProperty name="height" value="0.1" units="cm"/>
      <inkml:brushProperty name="color" value="#333333"/>
    </inkml:brush>
  </inkml:definitions>
  <inkml:trace contextRef="#ctx0" brushRef="#br0">1 1 3680 0 0,'19'35'381'0'0,"8"26"7383"0"0,-26-60-7482 0 0,0 0 0 0 0,0 0 0 0 0,-1 0 0 0 0,2-1-1 0 0,-1 1 1 0 0,0 0 0 0 0,0 0 0 0 0,0-1 0 0 0,0 1 0 0 0,0-1 0 0 0,1 1-282 0 0,4 3 456 0 0,-4-4-308 0 0,-1 1 0 0 0,1-1 0 0 0,0 0 0 0 0,-1 1 0 0 0,1-1 0 0 0,0 0 0 0 0,0 0 1 0 0,0 0-1 0 0,-1 0 0 0 0,1-1 0 0 0,1 1-148 0 0,4-1 1500 0 0,-7 13-898 0 0,-6 37 624 0 0,6-48-1208 0 0,1-1-1 0 0,-1 1 1 0 0,0-1-1 0 0,0 1 1 0 0,0-1-1 0 0,0 0 1 0 0,0 1-1 0 0,0-1 1 0 0,-1 1-1 0 0,1-1 1 0 0,0 1-1 0 0,0-1 1 0 0,0 0-1 0 0,0 1 1 0 0,0-1-1 0 0,-1 1 1 0 0,1-1-1 0 0,0 0 1 0 0,0 1-1 0 0,-1-1 1 0 0,1 0-1 0 0,0 1 1 0 0,0-1 0 0 0,-1 0-1 0 0,1 1-17 0 0,-1 0 47 0 0,0 0-1 0 0,-1 0 1 0 0,1 0 0 0 0,0 0-1 0 0,1 1 1 0 0,-1-1-1 0 0,0 0 1 0 0,0 1 0 0 0,1-1-1 0 0,-1 1 1 0 0,0 1-47 0 0,1-71-1211 0 0,-5 68 1030 0 0,3-2 170 0 0,-1 1 9 0 0,-13 4 4 0 0,13-2 7 0 0,1 0 0 0 0,0 0-1 0 0,1 0 1 0 0,-1 0 0 0 0,0 0-1 0 0,0 1 1 0 0,0-1 0 0 0,1 1-1 0 0,-1 0 1 0 0,1-1 0 0 0,-1 1-1 0 0,1 0 1 0 0,0 0 0 0 0,-1 0-1 0 0,1 1-8 0 0,-1-1 20 0 0,0 1-1 0 0,1 0 0 0 0,-1 0 1 0 0,1 1-1 0 0,0-1 0 0 0,0 0 1 0 0,0 0-1 0 0,0 1 0 0 0,0 1-19 0 0,1-4 10 0 0,0-1 0 0 0,1 1 0 0 0,-1 0 0 0 0,0-1 0 0 0,0 1 0 0 0,0 0 0 0 0,0-1-1 0 0,0 1 1 0 0,1 0 0 0 0,-1-1 0 0 0,0 1 0 0 0,1-1 0 0 0,-1 1 0 0 0,0 0 0 0 0,1-1-10 0 0,1 3 27 0 0,-2-2-22 0 0,0 0 0 0 0,1 1-1 0 0,-1-1 1 0 0,1 0 0 0 0,0 0-1 0 0,-1 0 1 0 0,1 0-1 0 0,0 0 1 0 0,0 0 0 0 0,-1 0-1 0 0,1 0 1 0 0,0 0 0 0 0,0 0-1 0 0,0 0 1 0 0,0 0 0 0 0,0-1-1 0 0,1 1-4 0 0,3 3 9 0 0,4 3-9 0 0,1-6 0 0 0,-8-1 4 0 0,0 0 0 0 0,0 0-1 0 0,0-1 1 0 0,0 1-1 0 0,0 0 1 0 0,0-1-1 0 0,-1 0 1 0 0,1 1 0 0 0,0-1-1 0 0,0 0 1 0 0,0 0-1 0 0,-1 0 1 0 0,1 0 0 0 0,0 0-1 0 0,-1 0 1 0 0,1-1-1 0 0,-1 1 1 0 0,1-1-1 0 0,-1 1 1 0 0,0-1 0 0 0,1 1-1 0 0,-1-1 1 0 0,0 0-1 0 0,0 0-3 0 0,3-5 21 0 0,-1 0 0 0 0,0-1-1 0 0,-1 1 1 0 0,0-1 0 0 0,1-4-21 0 0,-1 6 2 0 0,-2 5-2 0 0,0 1 0 0 0,0-1 0 0 0,1 1 0 0 0,-1 0 0 0 0,0-1 0 0 0,0 1 0 0 0,0 0 0 0 0,0-1 0 0 0,0 1 0 0 0,0-1 0 0 0,0 1 0 0 0,0-1 0 0 0,0 1 0 0 0,0 0 0 0 0,0-1 0 0 0,0 1 0 0 0,0-1 0 0 0,0 1 0 0 0,0 0 0 0 0,0-1 0 0 0,0 1 0 0 0,0-1 0 0 0,0 1 0 0 0,-1 0 0 0 0,1-1 0 0 0,0 1 0 0 0,0 0 0 0 0,-1-1 0 0 0,1 1 0 0 0,0 0 0 0 0,-1-1 0 0 0,-2 2 0 0 0,1-1-9 0 0,0 0-1 0 0,0 0 1 0 0,0 1-1 0 0,0-1 1 0 0,0 1-1 0 0,0-1 1 0 0,1 1 0 0 0,-1 0-1 0 0,0 0 1 0 0,0-1-1 0 0,1 1 1 0 0,-1 1-1 0 0,0-1 1 0 0,1 0-1 0 0,-1 0 1 0 0,1 0-1 0 0,0 1 1 0 0,-1-1-1 0 0,0 2 10 0 0,-1 2-405 0 0,-1 0 1 0 0,1 0-1 0 0,0 0 0 0 0,1 0 0 0 0,-2 4 405 0 0,3-7-941 0 0,1-2-10 0 0</inkml:trace>
</inkml:ink>
</file>

<file path=word/ink/ink4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89"/>
    </inkml:context>
    <inkml:brush xml:id="br0">
      <inkml:brushProperty name="width" value="0.1" units="cm"/>
      <inkml:brushProperty name="height" value="0.1" units="cm"/>
      <inkml:brushProperty name="color" value="#333333"/>
    </inkml:brush>
  </inkml:definitions>
  <inkml:trace contextRef="#ctx0" brushRef="#br0">244 195 10136 0 0,'0'0'230'0'0,"0"0"30"0"0,0 0 19 0 0,1-2-40 0 0,2-4-96 0 0,0-1 0 0 0,0 0 0 0 0,-1 0 0 0 0,0-1 0 0 0,0 1 0 0 0,-1 0 0 0 0,0-1 0 0 0,0-4-143 0 0,-1 7 209 0 0,1-1 0 0 0,0 1 1 0 0,0-1-1 0 0,0 0 0 0 0,2-3-209 0 0,-1 6 95 0 0,-1 0 0 0 0,0-1 1 0 0,0 1-1 0 0,0 0 0 0 0,-1-1 0 0 0,1 1 0 0 0,-1 0 0 0 0,0-1 0 0 0,0 1 0 0 0,0-1 0 0 0,0 1 1 0 0,-1 0-1 0 0,1-1 0 0 0,-1 1 0 0 0,0 0-95 0 0,0 1 455 0 0,-3-1-271 0 0,3 3 2 0 0,1 0 62 0 0,0 0 22 0 0,0 2 56 0 0,-5-5-167 0 0,4 1-60 0 0,0 1-38 0 0,0 0 0 0 0,0 0 0 0 0,1 0-1 0 0,-1 0 1 0 0,0 0 0 0 0,1 0 0 0 0,-1-1-1 0 0,1 1 1 0 0,-1 0 0 0 0,1-1-1 0 0,0 1 1 0 0,-1 0 0 0 0,1-1 0 0 0,0 1-1 0 0,0 0 1 0 0,0-1 0 0 0,0 1-1 0 0,0 0 1 0 0,0-1-61 0 0,0 17 1215 0 0,-1 0-1 0 0,-2 7-1214 0 0,-3 3 689 0 0,0 0 0 0 0,-2 0 0 0 0,-6 12-689 0 0,-4 11 757 0 0,-109 283-6260 0 0,66-181-1728 0 0,52-122 5638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17.586"/>
    </inkml:context>
    <inkml:brush xml:id="br0">
      <inkml:brushProperty name="width" value="0.05" units="cm"/>
      <inkml:brushProperty name="height" value="0.05" units="cm"/>
    </inkml:brush>
  </inkml:definitions>
  <inkml:trace contextRef="#ctx0" brushRef="#br0">1 108 10824 0 0,'13'0'1051'0'0,"0"-1"1"0"0,0 0 0 0 0,0-1-1 0 0,0 0 1 0 0,0-1 0 0 0,0-1-1 0 0,1-1-1051 0 0,30-14 754 0 0,-20 9-519 0 0,1 1-1 0 0,0 1 0 0 0,1 1 0 0 0,20-2-234 0 0,-8 1 99 0 0,22-4 125 0 0,-51 11-206 0 0,4-2-420 0 0,-8-1 146 0 0</inkml:trace>
</inkml:ink>
</file>

<file path=word/ink/ink4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90"/>
    </inkml:context>
    <inkml:brush xml:id="br0">
      <inkml:brushProperty name="width" value="0.1" units="cm"/>
      <inkml:brushProperty name="height" value="0.1" units="cm"/>
      <inkml:brushProperty name="color" value="#333333"/>
    </inkml:brush>
  </inkml:definitions>
  <inkml:trace contextRef="#ctx0" brushRef="#br0">833 0 9272 0 0,'-5'16'283'0'0,"0"-1"0"0"0,-1 0 1 0 0,-1 0-1 0 0,-3 4-283 0 0,3-5 960 0 0,-1 0 0 0 0,-1-1 0 0 0,0 0 0 0 0,-1 0 0 0 0,-4 3-960 0 0,-6 6 595 0 0,1 1 0 0 0,2 1 1 0 0,0 1-1 0 0,-4 9-595 0 0,-12 19 201 0 0,-52 80-1537 0 0,71-111 485 0 0</inkml:trace>
  <inkml:trace contextRef="#ctx0" brushRef="#br0" timeOffset="1">301 912 11976 0 0,'-3'4'159'0'0,"1"1"0"0"0,-1-1 1 0 0,1 1-1 0 0,0 0 0 0 0,0-1 1 0 0,0 1-1 0 0,0 0 0 0 0,0 3-159 0 0,2-6 4 0 0,-1 1-1 0 0,0-1 0 0 0,0 0 0 0 0,0 0 1 0 0,0 0-1 0 0,0 0 0 0 0,0 0 0 0 0,-1 0-3 0 0,-5 9-4 0 0,-7 25 1068 0 0,-6 11 1297 0 0,0-9-1252 0 0,4-6 1188 0 0,-15 20-2297 0 0,25-41-545 0 0,0 0 0 0 0,1 0 0 0 0,0 0 0 0 0,1 0 0 0 0,-1 7 545 0 0,-1 0-981 0 0,0 0 0 0 0,-2 2 981 0 0,-32 53-3569 0 0,10-20 586 0 0,-3-6 439 0 0,24-28 1888 0 0</inkml:trace>
</inkml:ink>
</file>

<file path=word/ink/ink4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92"/>
    </inkml:context>
    <inkml:brush xml:id="br0">
      <inkml:brushProperty name="width" value="0.1" units="cm"/>
      <inkml:brushProperty name="height" value="0.1" units="cm"/>
      <inkml:brushProperty name="color" value="#333333"/>
    </inkml:brush>
  </inkml:definitions>
  <inkml:trace contextRef="#ctx0" brushRef="#br0">645 0 4144 0 0,'-13'23'398'0'0,"0"-1"-133"0"0,-1-1 1548 0 0,-7 9 2207 0 0,12-19-2973 0 0,1 0 1 0 0,-6 9-1048 0 0,-12 17 995 0 0,17-25-667 0 0,1 0 1 0 0,0 0-1 0 0,1 1 0 0 0,-5 13-328 0 0,-12 20 267 0 0,22-43-258 0 0,1-1-13 0 0,-1 0 0 0 0,1 1 0 0 0,0-1 0 0 0,0 0 0 0 0,-1 0-1 0 0,2 1 1 0 0,-1-1 0 0 0,0 1 0 0 0,0-1 0 0 0,1 1 0 0 0,-1-1 0 0 0,1 1 0 0 0,0-1 0 0 0,0 1 0 0 0,0-1 0 0 0,0 1 0 0 0,0 0 0 0 0,1 0 4 0 0,-1 3-59 0 0,0 0-1 0 0,-1 0 1 0 0,1-1 0 0 0,-1 1-1 0 0,0 0 1 0 0,-2 3 59 0 0,0 5-130 0 0,-1 3-359 0 0,0 0 0 0 0,-7 13 489 0 0,-2 10-876 0 0,11-32 567 0 0,-1 0-1 0 0,0-1 1 0 0,-1 1-1 0 0,0-1 0 0 0,0 0 1 0 0,0 0-1 0 0,-3 3 310 0 0,-1 1-661 0 0,5-7 353 0 0,1 1-1 0 0,-1 0 0 0 0,1 0 0 0 0,0 0 0 0 0,0 0 0 0 0,0 0 1 0 0,1 1-1 0 0,-1-1 309 0 0,-5 12-986 0 0,2-6 905 0 0,3-5 359 0 0,-1 0 1 0 0,1 0-1 0 0,-1 0 1 0 0,0-1-1 0 0,0 1 0 0 0,-2 0-278 0 0,-11 24 1901 0 0,10-23-1081 0 0,2-3-687 0 0,-6 20 26 0 0,0 6-64 0 0,8-22-36 0 0,-1 0 1 0 0,0 0-1 0 0,0 0 1 0 0,0-1-1 0 0,-1 0 1 0 0,-1 1-60 0 0,-3 12 39 0 0,2-4-212 0 0,5-15 160 0 0,1 0 0 0 0,-1 0 0 0 0,0 0 0 0 0,0 0 0 0 0,0 0 0 0 0,0-1 0 0 0,0 1 0 0 0,0 0-1 0 0,-1-1 1 0 0,1 1 0 0 0,0-1 0 0 0,0 1 0 0 0,0-1 0 0 0,-1 1 13 0 0,-10 5 323 0 0,-8 11-106 0 0,16-14-392 0 0,0 1 1 0 0,0-1-1 0 0,0 1 0 0 0,0 0 0 0 0,1 0 0 0 0,-3 3 175 0 0,-48 86-3578 0 0,49-85 3050 0 0,1 0 1 0 0,0 1 0 0 0,-2 5 527 0 0,-8 16 2968 0 0,13-29-1922 0 0,-3 22 5956 0 0,3-20-7287 0 0,-3 10 591 0 0,-1-1 0 0 0,0 1 1 0 0,0-1-1 0 0,-3 3-306 0 0,3-5 4 0 0,4-8-42 0 0,-1 0 0 0 0,1 0 0 0 0,0-1-1 0 0,0 1 1 0 0,-1 0 0 0 0,1-1 0 0 0,-1 1 0 0 0,1-1-1 0 0,-2 1 39 0 0,-6 6-1397 0 0,4-3 632 0 0</inkml:trace>
</inkml:ink>
</file>

<file path=word/ink/ink4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93"/>
    </inkml:context>
    <inkml:brush xml:id="br0">
      <inkml:brushProperty name="width" value="0.1" units="cm"/>
      <inkml:brushProperty name="height" value="0.1" units="cm"/>
      <inkml:brushProperty name="color" value="#333333"/>
    </inkml:brush>
  </inkml:definitions>
  <inkml:trace contextRef="#ctx0" brushRef="#br0">20 0 6448 0 0,'-2'3'43'0'0,"0"-1"1"0"0,0 1-1 0 0,0-1 1 0 0,1 1-1 0 0,-1 0 1 0 0,1-1-1 0 0,0 1 1 0 0,-1 0-1 0 0,1 0 1 0 0,0 0-1 0 0,1 0 1 0 0,-1 0-1 0 0,1 0 1 0 0,-1 0-1 0 0,1 1 1 0 0,0 0-44 0 0,0 0 76 0 0,2 10 765 0 0,-1-11-739 0 0,1 0 0 0 0,0 1 0 0 0,0-1-1 0 0,0 0 1 0 0,1 0 0 0 0,2 2-102 0 0,10 10 80 0 0,-13-14 26 0 0,0 1 126 0 0,-2-2 22 0 0,1 1-208 0 0,-1-1 0 0 0,1 1 1 0 0,-1 0-1 0 0,1 0 0 0 0,-1-1 0 0 0,1 1 1 0 0,0-1-1 0 0,-1 1 0 0 0,1 0 1 0 0,0-1-1 0 0,0 1 0 0 0,-1-1 0 0 0,1 1 1 0 0,0-1-47 0 0,6 3 192 0 0</inkml:trace>
</inkml:ink>
</file>

<file path=word/ink/ink4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94"/>
    </inkml:context>
    <inkml:brush xml:id="br0">
      <inkml:brushProperty name="width" value="0.1" units="cm"/>
      <inkml:brushProperty name="height" value="0.1" units="cm"/>
      <inkml:brushProperty name="color" value="#333333"/>
    </inkml:brush>
  </inkml:definitions>
  <inkml:trace contextRef="#ctx0" brushRef="#br0">6 9 2304 0 0,'-1'0'56'0'0,"1"0"-45"0"0,0 0-1 0 0,-1 0 1 0 0,1 0 0 0 0,0 0-1 0 0,0-1 1 0 0,-1 1-1 0 0,1 0 1 0 0,0 0 0 0 0,0 0-1 0 0,0 0 1 0 0,-1 0 0 0 0,1-1-1 0 0,0 1 1 0 0,0 0-1 0 0,0 0 1 0 0,0 0 0 0 0,-1-1-1 0 0,1 1 1 0 0,0 0 0 0 0,0 0-1 0 0,0-1 1 0 0,0 1-1 0 0,0 0 1 0 0,0 0 0 0 0,0-1-1 0 0,0 1 1 0 0,0 0 0 0 0,-1 0-1 0 0,1-1 1 0 0,0 1-1 0 0,0 0 1 0 0,1-1 0 0 0,-1 1-1 0 0,0 0 1 0 0,0-1-11 0 0,0 1 1179 0 0,0 0 389 0 0,1 2 67 0 0,0 2-881 0 0,1 0-1 0 0,0 0 0 0 0,0-1 0 0 0,1 1 0 0 0,-1 0 0 0 0,2 1-753 0 0,5 4 1299 0 0,-1 0-1 0 0,11 8-1298 0 0,-12-11 250 0 0,0 0 1 0 0,0 1-1 0 0,0 0 1 0 0,-1 0-1 0 0,2 3-250 0 0,-2 0 115 0 0,0-1 0 0 0,1 0 0 0 0,0 0 0 0 0,1-1 0 0 0,0 0 0 0 0,0 0 1 0 0,7 4-116 0 0,18 9 25 0 0,-16-10 30 0 0,0 1 0 0 0,6 6-55 0 0,-9-6 11 0 0,-13-10-5 0 0,1-1-1 0 0,0 1 1 0 0,-1 0-1 0 0,1-1 1 0 0,0 1-1 0 0,0-1 1 0 0,0 0-1 0 0,0 0 0 0 0,0 0 1 0 0,2 1-6 0 0,10 13 9 0 0,-5-1-119 0 0,-7-12-104 0 0,-2-2-1044 0 0,0 0-4114 0 0</inkml:trace>
</inkml:ink>
</file>

<file path=word/ink/ink4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95"/>
    </inkml:context>
    <inkml:brush xml:id="br0">
      <inkml:brushProperty name="width" value="0.1" units="cm"/>
      <inkml:brushProperty name="height" value="0.1" units="cm"/>
      <inkml:brushProperty name="color" value="#333333"/>
    </inkml:brush>
  </inkml:definitions>
  <inkml:trace contextRef="#ctx0" brushRef="#br0">10 1 6912 0 0,'-2'4'311'0'0,"1"-2"-175"0"0,0 1-1 0 0,-1-1 0 0 0,2 1 1 0 0,-1 0-1 0 0,0-1 0 0 0,0 1 1 0 0,1 0-1 0 0,0-1 0 0 0,-1 1 1 0 0,1 0-1 0 0,0 0 0 0 0,1-1 0 0 0,-1 1 1 0 0,0 0-1 0 0,1 0-135 0 0,1 2 194 0 0,0 0-1 0 0,0 0 1 0 0,0 0-1 0 0,1 0 1 0 0,0-1 0 0 0,0 1-1 0 0,0-1 1 0 0,1 0-1 0 0,-1 0 1 0 0,1 0 0 0 0,0 0-1 0 0,0-1 1 0 0,3 3-194 0 0,2 1 134 0 0,-1 1 0 0 0,0 0 0 0 0,0 1-134 0 0,-7-8 12 0 0,-1 0 0 0 0,1-1 0 0 0,-1 1 1 0 0,1-1-1 0 0,0 1 0 0 0,-1-1 1 0 0,1 1-1 0 0,0-1 0 0 0,-1 1 0 0 0,1-1 1 0 0,0 1-1 0 0,0-1 0 0 0,-1 0 1 0 0,1 1-1 0 0,0-1 0 0 0,0 0-12 0 0,1 1 85 0 0,1 0 0 0 0,-1-1 0 0 0,0 1 0 0 0,0 0 0 0 0,0 1 0 0 0,0-1 0 0 0,0 0 0 0 0,0 1 0 0 0,0-1 0 0 0,1 2-85 0 0,4 7 399 0 0,0 7 211 0 0,-6-14-648 0 0,0 0 1 0 0,0-1 0 0 0,1 1-1 0 0,-1 0 1 0 0,1 0-1 0 0,-1 0 1 0 0,1-1 37 0 0,3 5-3 0 0,-1-1-1 0 0,-1 0 1 0 0,1 1 0 0 0,-1 0-1 0 0,0-1 1 0 0,2 7 3 0 0,-3-9 192 0 0,7 2-153 0 0,-1-2-27 0 0,0-6 60 0 0,-7 1 57 0 0,9-8 255 0 0,-10 8-368 0 0,0-1 0 0 0,0 1 1 0 0,-1-1-1 0 0,1 1 0 0 0,0-1 0 0 0,0 1 0 0 0,-1-1 1 0 0,1 1-1 0 0,-1 0 0 0 0,1-1 0 0 0,-1 1 1 0 0,0 0-1 0 0,0 0 0 0 0,1-1 0 0 0,-2 0-16 0 0,-14-19 184 0 0,-20-9-5282 0 0,31 26 740 0 0</inkml:trace>
</inkml:ink>
</file>

<file path=word/ink/ink4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96"/>
    </inkml:context>
    <inkml:brush xml:id="br0">
      <inkml:brushProperty name="width" value="0.1" units="cm"/>
      <inkml:brushProperty name="height" value="0.1" units="cm"/>
      <inkml:brushProperty name="color" value="#333333"/>
    </inkml:brush>
  </inkml:definitions>
  <inkml:trace contextRef="#ctx0" brushRef="#br0">179 69 4608 0 0,'0'0'353'0'0,"0"0"-19"0"0,0 0 777 0 0,0 0 364 0 0,0 0 77 0 0,0 0-109 0 0,-4 3 173 0 0,1-3-1336 0 0,0 0 1 0 0,0 0-1 0 0,1 0 0 0 0,-1 0 1 0 0,0 0-1 0 0,0-1 1 0 0,0 1-1 0 0,1-1 1 0 0,-2 0-281 0 0,-15-3 1448 0 0,18 5-1277 0 0,1 0 1 0 0,-1-1 0 0 0,0 1 0 0 0,0 0 0 0 0,1 0-1 0 0,-1 0 1 0 0,0 0 0 0 0,1 0 0 0 0,-1 0 0 0 0,1 0 0 0 0,-1 1-172 0 0,1-1-68 0 0,-19 51 855 0 0,19-36-543 0 0,-1-10 1740 0 0,1-6-1854 0 0,0 0-2 0 0,3 0-126 0 0,-1 0 0 0 0,0-1-1 0 0,0 1 1 0 0,1 0-1 0 0,-1-1 1 0 0,0 0 0 0 0,0 1-1 0 0,0-1 1 0 0,0 0-1 0 0,0 0 1 0 0,0 0 0 0 0,0-1-1 0 0,0 1 1 0 0,0 0-1 0 0,-1-1 1 0 0,2 0-2 0 0,2-3 62 0 0,0-1-1 0 0,-1 1 1 0 0,1-1-1 0 0,1-3-61 0 0,-5 6 3 0 0,0 1-1 0 0,0 0 1 0 0,0 0-1 0 0,-1-1 1 0 0,1 1-1 0 0,0 0 1 0 0,-1-1-1 0 0,1 1 1 0 0,-1-1-1 0 0,0 1 1 0 0,0-1-1 0 0,0 1 1 0 0,0-2-3 0 0,-1-3-139 0 0,0-1 0 0 0,-1 1 0 0 0,-1-7 139 0 0,2 12-11 0 0,-1 0 0 0 0,1 0 0 0 0,-1 0-1 0 0,1 0 1 0 0,-1 0 0 0 0,1 1 0 0 0,-1-1 0 0 0,0 1-1 0 0,0-1 1 0 0,0 1 0 0 0,0-1 0 0 0,0 1-1 0 0,0 0 1 0 0,0 0 0 0 0,0 0 0 0 0,0 0 0 0 0,-1 1-1 0 0,1-1 1 0 0,-1 1 11 0 0,-9-6-55 0 0,9 6 52 0 0,0-1-1 0 0,0 1 0 0 0,0-1 0 0 0,0 1 0 0 0,0 0 0 0 0,1 0 1 0 0,-1 0-1 0 0,0 1 0 0 0,0-1 0 0 0,0 1 0 0 0,0-1 1 0 0,0 1-1 0 0,1 0 0 0 0,-1 0 0 0 0,0 0 0 0 0,1 1 0 0 0,-1-1 1 0 0,1 0-1 0 0,-1 1 0 0 0,1 0 0 0 0,0 0 0 0 0,-1 0 4 0 0,0 2 4 0 0,-5 6-6 0 0,0 1-1 0 0,0 0 1 0 0,0 1 2 0 0,7-9 14 0 0,-1 1 0 0 0,1-1 0 0 0,-1 0 0 0 0,1 0 0 0 0,0 1 0 0 0,0-1 0 0 0,0 0 0 0 0,1 1-1 0 0,-1-1 1 0 0,1 1 0 0 0,0-1 0 0 0,0 1 0 0 0,0-1 0 0 0,0 2-14 0 0,2 4 3 0 0,0-1 0 0 0,0 1 0 0 0,0-1 0 0 0,4 6-3 0 0,-5-11-2 0 0,0 0 0 0 0,1-1-1 0 0,-1 1 1 0 0,1 0-1 0 0,0-1 1 0 0,0 0 0 0 0,0 1-1 0 0,0-1 1 0 0,0 0-1 0 0,0 0 1 0 0,0 0 0 0 0,1 0-1 0 0,-1-1 1 0 0,1 1-1 0 0,0-1 3 0 0,21 11 0 0 0,-13-11 16 0 0,-7-2-9 0 0,1-1 0 0 0,-1 1 0 0 0,1-1 0 0 0,-1 0 1 0 0,1 0-1 0 0,-1-1 0 0 0,0 1 0 0 0,0-1 0 0 0,0 0 0 0 0,-1 0 0 0 0,1 0 0 0 0,-1-1 0 0 0,1 1 0 0 0,-1-1 0 0 0,0 0 0 0 0,0 0 0 0 0,-1 0 0 0 0,1 0 0 0 0,-1 0 0 0 0,0-1 0 0 0,0 1 0 0 0,0-3-7 0 0,3-6 48 0 0,-4 11-47 0 0,-1 1-1 0 0,1-1 1 0 0,0 0-1 0 0,-1-1 1 0 0,1 1 0 0 0,-1 0-1 0 0,0 0 1 0 0,1 0-1 0 0,-1 0 0 0 0,0-40 0 0 0,0 42 3 0 0,0-1 0 0 0,0 0 0 0 0,0 1 0 0 0,0-1-1 0 0,-1 0 1 0 0,1 0 0 0 0,0 1 0 0 0,0-1 0 0 0,0 0-1 0 0,-1 1 1 0 0,1-1 0 0 0,0 0 0 0 0,-1 1 0 0 0,1-1 0 0 0,-1 1-1 0 0,1-1 1 0 0,0 0 0 0 0,-1 1 0 0 0,0-1 0 0 0,1 1-1 0 0,-1-1 1 0 0,1 1 0 0 0,-1 0 0 0 0,1-1 0 0 0,-1 1 0 0 0,0-1-1 0 0,1 1 1 0 0,-1 0-3 0 0,-18-3 145 0 0,12 2-158 0 0,5 1-5 0 0,0 0 1 0 0,0 1-1 0 0,0-1 0 0 0,0 0 1 0 0,0 1-1 0 0,0 0 0 0 0,0-1 1 0 0,0 1-1 0 0,1 0 0 0 0,-1 0 0 0 0,0 0 1 0 0,0 0-1 0 0,0 1 18 0 0,0-1-27 0 0,-1 1-2 0 0,1 0 0 0 0,-1 0 1 0 0,1 0-1 0 0,-1 1 0 0 0,1-1 1 0 0,-1 1-1 0 0,1-1 0 0 0,0 1 0 0 0,0 0 1 0 0,1 0-1 0 0,-1-1 0 0 0,1 2 1 0 0,-1-1-1 0 0,1 0 0 0 0,0 0 1 0 0,0 0-1 0 0,0 2 29 0 0,-1 5 74 0 0,1 0 1 0 0,0 0-1 0 0,0 0 0 0 0,1 9-74 0 0,0-8 124 0 0,1-10-147 0 0,-1 0 0 0 0,1 0 0 0 0,-1 0-1 0 0,1 0 1 0 0,-1 0 0 0 0,1 1 0 0 0,0-1 0 0 0,-1 0 0 0 0,1-1-1 0 0,0 1 1 0 0,0 0 0 0 0,0 0 0 0 0,0 0 0 0 0,0 0 0 0 0,0-1-1 0 0,0 1 24 0 0,0 0 6 0 0,-1-1 0 0 0,1 0-1 0 0,-1 1 1 0 0,1-1-1 0 0,0 0 1 0 0,0 0-1 0 0,-1 0 1 0 0,1 1 0 0 0,0-1-1 0 0,-1 0 1 0 0,1 0-1 0 0,0 0 1 0 0,0 0-1 0 0,-1 0 1 0 0,1 0 0 0 0,0 0-1 0 0,-1 0 1 0 0,1-1-1 0 0,0 1-5 0 0,2 0 18 0 0,-1 0-5 0 0,1 0 0 0 0,-1 0 0 0 0,0-1-1 0 0,1 1 1 0 0,-1-1 0 0 0,1 1-1 0 0,-1-1 1 0 0,0 0 0 0 0,0 1 0 0 0,1-1-1 0 0,-1 0 1 0 0,0-1 0 0 0,0 1-1 0 0,0 0 1 0 0,0-1 0 0 0,0 1 0 0 0,0-1-1 0 0,-1 1 1 0 0,1-1 0 0 0,0 0 0 0 0,-1 0-1 0 0,1 0 1 0 0,-1 0 0 0 0,1-2-13 0 0,3-4-70 0 0,0-5 2 0 0</inkml:trace>
</inkml:ink>
</file>

<file path=word/ink/ink4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97"/>
    </inkml:context>
    <inkml:brush xml:id="br0">
      <inkml:brushProperty name="width" value="0.1" units="cm"/>
      <inkml:brushProperty name="height" value="0.1" units="cm"/>
      <inkml:brushProperty name="color" value="#333333"/>
    </inkml:brush>
  </inkml:definitions>
  <inkml:trace contextRef="#ctx0" brushRef="#br0">11 1 8032 0 0,'0'0'365'0'0,"-2"0"-4"0"0,-5 0-127 0 0,6 0 312 0 0,1 0 166 0 0,0 0 31 0 0,0 0-43 0 0,0 0-212 0 0,0 0-96 0 0,0 0-21 0 0,2 0-65 0 0,8 0-190 0 0,0 1 0 0 0,0 0 0 0 0,0 0-1 0 0,0 1 1 0 0,0 0 0 0 0,7 3-116 0 0,-2 1 132 0 0,-12-2-54 0 0,-1-2-57 0 0,18 19-44 0 0,-7-7-90 0 0</inkml:trace>
</inkml:ink>
</file>

<file path=word/ink/ink4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798"/>
    </inkml:context>
    <inkml:brush xml:id="br0">
      <inkml:brushProperty name="width" value="0.1" units="cm"/>
      <inkml:brushProperty name="height" value="0.1" units="cm"/>
      <inkml:brushProperty name="color" value="#333333"/>
    </inkml:brush>
  </inkml:definitions>
  <inkml:trace contextRef="#ctx0" brushRef="#br0">1 1 5096 0 0,'0'0'224'0'0,"0"0"48"0"0,0 0-272 0 0,0 0 0 0 0,0 0 0 0 0,13 9 0 0 0,-13-9 112 0 0,9 8-32 0 0,-9-8-8 0 0</inkml:trace>
  <inkml:trace contextRef="#ctx0" brushRef="#br0" timeOffset="1">258 122 6448 0 0,'0'0'288'0'0,"0"0"56"0"0,0 0-280 0 0,0 0-64 0 0,0 0 0 0 0,0 0 0 0 0,0 0 0 0 0,0 0-96 0 0,0 0 16 0 0,0 0-1792 0 0,0 0-360 0 0</inkml:trace>
</inkml:ink>
</file>

<file path=word/ink/ink4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800"/>
    </inkml:context>
    <inkml:brush xml:id="br0">
      <inkml:brushProperty name="width" value="0.1" units="cm"/>
      <inkml:brushProperty name="height" value="0.1" units="cm"/>
      <inkml:brushProperty name="color" value="#333333"/>
    </inkml:brush>
  </inkml:definitions>
  <inkml:trace contextRef="#ctx0" brushRef="#br0">1 1 8640 0 0,'0'0'396'0'0,"0"0"-12"0"0,0 0-115 0 0,0 0 418 0 0,0 0 213 0 0,0 0 41 0 0,0 0-62 0 0,0 0-301 0 0,0 0-128 0 0,0 0-30 0 0,0 0-50 0 0,0 0-190 0 0,0 0-85 0 0,0 0-20 0 0,0 0 2 0 0,0 0 23 0 0,0 0 11 0 0,0 0 1 0 0,0 0 1 0 0,0 1 6 0 0,5 5-51 0 0,0 0 0 0 0,0 0 1 0 0,1-1-1 0 0,-1 0 0 0 0,1 0 1 0 0,0 0-69 0 0,13 11 51 0 0,-13-11-29 0 0,1 0-1 0 0,0 0 1 0 0,0-1 0 0 0,0 0 0 0 0,1-1-1 0 0,6 3-21 0 0,5 3 30 0 0,26 10 22 0 0,-29-13-32 0 0,0 0-1 0 0,-1 1 1 0 0,-1 1-1 0 0,1 1-19 0 0,33 20 13 0 0,-25-16 20 0 0,13 11-33 0 0,-29-19 3 0 0,0 1 0 0 0,0 0 0 0 0,-1 0 0 0 0,0 1 0 0 0,0-1 1 0 0,4 7-5 0 0,0 0 11 0 0,0 0 0 0 0,1 0 0 0 0,1-1-1 0 0,0-1 1 0 0,1 0 0 0 0,0 0-1 0 0,11 5-9 0 0,-2-2 17 0 0,1-1 0 0 0,1-1 0 0 0,0-1 0 0 0,13 4-17 0 0,13 5 27 0 0,-13-4 2 0 0,-11-7-21 0 0,19 13-98 0 0,-24-6-453 0 0,-18-14 388 0 0,7 1-4384 0 0,-9-3-445 0 0</inkml:trace>
</inkml:ink>
</file>

<file path=word/ink/ink4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801"/>
    </inkml:context>
    <inkml:brush xml:id="br0">
      <inkml:brushProperty name="width" value="0.1" units="cm"/>
      <inkml:brushProperty name="height" value="0.1" units="cm"/>
      <inkml:brushProperty name="color" value="#333333"/>
    </inkml:brush>
  </inkml:definitions>
  <inkml:trace contextRef="#ctx0" brushRef="#br0">0 1 7488 0 0,'0'0'340'0'0,"0"0"-6"0"0,3 0-79 0 0,6 0 371 0 0,-1 1 1 0 0,1 0-1 0 0,0 1 1 0 0,0 0-1 0 0,0 1 0 0 0,-1-1 1 0 0,6 4-627 0 0,17 8 1697 0 0,12 8-1697 0 0,-8-3 419 0 0,-27-15-273 0 0,-1 1 0 0 0,1 0 0 0 0,-1 1 0 0 0,2 2-146 0 0,19 13 450 0 0,15 6-70 0 0,1-2 1 0 0,20 6-381 0 0,-4-8 200 0 0,-56-21-162 0 0,0 0 0 0 0,-1 0 0 0 0,1 1 0 0 0,-1-1 0 0 0,1 1 0 0 0,-1 0 0 0 0,0 0 0 0 0,2 3-38 0 0,8 7 349 0 0,-11-12-4 0 0,-2-1 9 0 0,0 0 4 0 0,0 0 2 0 0,0 0 0 0 0,0 0 0 0 0,0 0-20 0 0,0 0-84 0 0,0 0-37 0 0,0 0-10 0 0,4-10-2053 0 0,0 8-282 0 0,-4-1-4079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18.072"/>
    </inkml:context>
    <inkml:brush xml:id="br0">
      <inkml:brushProperty name="width" value="0.05" units="cm"/>
      <inkml:brushProperty name="height" value="0.05" units="cm"/>
    </inkml:brush>
  </inkml:definitions>
  <inkml:trace contextRef="#ctx0" brushRef="#br0">4 2 13824 0 0,'0'0'31'0'0,"0"0"-1"0"0,0 0 1 0 0,0 0 0 0 0,0 0 0 0 0,-1 0 0 0 0,1 0 0 0 0,0 0 0 0 0,0 0 0 0 0,0 0 0 0 0,0 0 0 0 0,0 0 0 0 0,0 0 0 0 0,0 0 0 0 0,-1 0 0 0 0,1 0 0 0 0,0 0 0 0 0,0 0 0 0 0,0 0-1 0 0,0 0 1 0 0,0 0 0 0 0,0 1 0 0 0,0-1 0 0 0,0 0 0 0 0,-1 0 0 0 0,1 0 0 0 0,0 0 0 0 0,0 0 0 0 0,0 0 0 0 0,0 0 0 0 0,0 0 0 0 0,0 0 0 0 0,0 0 0 0 0,0 0 0 0 0,0 1-1 0 0,0-1 1 0 0,0 0 0 0 0,0 0 0 0 0,0 0 0 0 0,0 0 0 0 0,0 0 0 0 0,0 0 0 0 0,0 0 0 0 0,0 1 0 0 0,0-1 0 0 0,0 0 0 0 0,0 0 0 0 0,0 0-31 0 0,4 6 1956 0 0,10 5-80 0 0,-9-10-1583 0 0,0 0 0 0 0,0-1 0 0 0,0 1 0 0 0,0-1-1 0 0,1 0 1 0 0,-1 0 0 0 0,0-1 0 0 0,0 1 0 0 0,0-1 0 0 0,-1-1 0 0 0,1 1 0 0 0,0 0 0 0 0,0-1-1 0 0,-1 0 1 0 0,5-2-293 0 0,-9 4 11 0 0,2-2-4 0 0,1 1 0 0 0,-1 0 0 0 0,1 0 0 0 0,-1 0 0 0 0,1 0 0 0 0,-1 0 0 0 0,1 0 0 0 0,0 1 0 0 0,-1-1 0 0 0,1 1 0 0 0,1 0-7 0 0,-4 0 59 0 0,0 0 0 0 0,1 0 0 0 0,-1 0 0 0 0,0 0 0 0 0,1 1 1 0 0,-1-1-1 0 0,0 0 0 0 0,0 0 0 0 0,1 0 0 0 0,-1 0 0 0 0,0 1 0 0 0,0-1 0 0 0,1 0 0 0 0,-1 0 0 0 0,0 0 0 0 0,0 1 0 0 0,1-1 0 0 0,-1 0 0 0 0,0 0 0 0 0,0 1 0 0 0,0-1 0 0 0,0 0 0 0 0,0 1 0 0 0,1-1 0 0 0,-1 0 0 0 0,0 1 0 0 0,0-1 0 0 0,0 0 0 0 0,0 0 1 0 0,0 1-1 0 0,0-1 0 0 0,0 0 0 0 0,0 1 0 0 0,0-1 0 0 0,0 0-59 0 0,-3 15-102 0 0,1-3 167 0 0,7 33 485 0 0,3-19-2403 0 0,-8-26 1158 0 0</inkml:trace>
</inkml:ink>
</file>

<file path=word/ink/ink4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802"/>
    </inkml:context>
    <inkml:brush xml:id="br0">
      <inkml:brushProperty name="width" value="0.1" units="cm"/>
      <inkml:brushProperty name="height" value="0.1" units="cm"/>
      <inkml:brushProperty name="color" value="#333333"/>
    </inkml:brush>
  </inkml:definitions>
  <inkml:trace contextRef="#ctx0" brushRef="#br0">1 12 3224 0 0,'0'0'328'0'0,"0"0"168"0"0,0-10 2649 0 0,1 9 1535 0 0,7 0-370 0 0,15 4-2159 0 0,25 5-1886 0 0,-45-6-213 0 0,-2-2-43 0 0,25-1 128 0 0,-19 1-141 0 0,-6 0-68 0 0,-3 0-42 0 0,-36 0-1163 0 0,32-3-109 0 0,5 1 1079 0 0,-7-1-650 0 0</inkml:trace>
</inkml:ink>
</file>

<file path=word/ink/ink4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803"/>
    </inkml:context>
    <inkml:brush xml:id="br0">
      <inkml:brushProperty name="width" value="0.1" units="cm"/>
      <inkml:brushProperty name="height" value="0.1" units="cm"/>
      <inkml:brushProperty name="color" value="#333333"/>
    </inkml:brush>
  </inkml:definitions>
  <inkml:trace contextRef="#ctx0" brushRef="#br0">7 1 3680 0 0,'0'1'63'0'0,"-1"0"0"0"0,1 0 0 0 0,-1 0 0 0 0,1 1 1 0 0,-1-1-1 0 0,1 0 0 0 0,-1 0 0 0 0,1 1 0 0 0,0-1 0 0 0,0 0 1 0 0,0 0-1 0 0,0 1 0 0 0,0-1 0 0 0,0 0 0 0 0,0 1 0 0 0,0-1 0 0 0,1 0-63 0 0,-2 16 3491 0 0,0-15-3052 0 0,1 0 1 0 0,-1 0-1 0 0,1 1 0 0 0,0-1 1 0 0,-1 0-1 0 0,1 1 1 0 0,0-1-1 0 0,0 0 0 0 0,1 1 1 0 0,-1-1-1 0 0,0 0 1 0 0,1 0-1 0 0,-1 1 1 0 0,2 1-440 0 0,4 24 3013 0 0,-6-24-2652 0 0,1 0-1 0 0,-1 0 1 0 0,1-1 0 0 0,0 1-1 0 0,0 0 1 0 0,1 0 0 0 0,-1-1 0 0 0,1 1-1 0 0,-1-1 1 0 0,1 1 0 0 0,2 2-361 0 0,15 6 798 0 0,-19-11-795 0 0,1-1 0 0 0,0 0-1 0 0,-1 0 1 0 0,1 0-1 0 0,-1 1 1 0 0,1-1 0 0 0,0 0-1 0 0,-1 0 1 0 0,1 0-1 0 0,0 0 1 0 0,-1 0 0 0 0,1 0-1 0 0,0 0 1 0 0,-1 0-1 0 0,1 0 1 0 0,0-1 0 0 0,-1 1-1 0 0,1 0 1 0 0,0 0-3 0 0,0-1-6 0 0,8-3-134 0 0</inkml:trace>
</inkml:ink>
</file>

<file path=word/ink/ink4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804"/>
    </inkml:context>
    <inkml:brush xml:id="br0">
      <inkml:brushProperty name="width" value="0.1" units="cm"/>
      <inkml:brushProperty name="height" value="0.1" units="cm"/>
      <inkml:brushProperty name="color" value="#333333"/>
    </inkml:brush>
  </inkml:definitions>
  <inkml:trace contextRef="#ctx0" brushRef="#br0">19 55 8984 0 0,'0'0'406'0'0,"0"0"-4"0"0,0 0-144 0 0,0 0 350 0 0,-1-2 179 0 0,0 2-356 0 0,-9-11-76 0 0,3 6 3848 0 0,18 4-4009 0 0,-10 0-186 0 0,1 1 1 0 0,-1 0-1 0 0,0 0 1 0 0,0-1-1 0 0,0 1 1 0 0,0 0-1 0 0,0 0 1 0 0,1 0-1 0 0,-1 0 1 0 0,0 1-1 0 0,0-1 1 0 0,0 0-1 0 0,1 0-8 0 0,9 5 91 0 0,-4-2-20 0 0,1-1 1 0 0,-1 1-1 0 0,1-1 1 0 0,0-1-1 0 0,0 1 0 0 0,-1-1 1 0 0,9 0-72 0 0,9-1 184 0 0,-12 1-84 0 0,1-1 1 0 0,-1 0-1 0 0,1-1 0 0 0,-1-1 1 0 0,0 0-1 0 0,1-1 0 0 0,4-2-100 0 0,22-6 272 0 0,-32 10-200 0 0,1-2 0 0 0,-1 1 0 0 0,1-1 0 0 0,-1 0 0 0 0,0 0 0 0 0,6-5-72 0 0,11 1 248 0 0,-24 6-160 0 0,-1 1 0 0 0,2 1-14 0 0,5 1-48 0 0,-6-2-22 0 0,-1 1 0 0 0,1-1 0 0 0,0 1 0 0 0,-1 0 0 0 0,1-1 0 0 0,-1 1 0 0 0,1 0 0 0 0,-1-1 0 0 0,0 1 0 0 0,1 0 0 0 0,-1 0 0 0 0,0-1 0 0 0,1 1 0 0 0,-1 0 0 0 0,0 0 0 0 0,0-1 0 0 0,0 1 0 0 0,0 1-4 0 0,4 21 42 0 0,-4-15-32 0 0,10 41-90 0 0,-10-47 82 0 0,1 0 0 0 0,-1-1 0 0 0,1 1 0 0 0,-1-1 0 0 0,1 0 0 0 0,0 1 0 0 0,0-1 0 0 0,0 1 0 0 0,-1-1 0 0 0,1 0 0 0 0,1 1-2 0 0,-2-2 2 0 0,1 1 0 0 0,-1-1 1 0 0,1 1-1 0 0,-1-1 0 0 0,0 1 0 0 0,1-1 1 0 0,-1 1-1 0 0,0-1 0 0 0,1 1 1 0 0,-1 0-1 0 0,0-1 0 0 0,0 1 1 0 0,1 0-1 0 0,-1-1 0 0 0,0 1 0 0 0,0 0 1 0 0,0-1-1 0 0,0 1-2 0 0,0 0 3 0 0,0-1 0 0 0,0 1 0 0 0,0-1 0 0 0,1 0 0 0 0,-1 1 0 0 0,0-1 0 0 0,0 0 0 0 0,0 1 0 0 0,1-1 0 0 0,-1 0 0 0 0,0 1 0 0 0,0-1 0 0 0,1 0 0 0 0,-1 1 0 0 0,0-1 0 0 0,1 0 0 0 0,-1 0 0 0 0,0 1 0 0 0,1-1 0 0 0,-1 0 0 0 0,1 0-3 0 0,0 1-6 0 0,0 2 78 0 0,1 0 0 0 0,-1-1-1 0 0,0 1 1 0 0,-1 0 0 0 0,1 0-1 0 0,0 0 1 0 0,-1 0-1 0 0,0 0 1 0 0,0 0 0 0 0,0 0-1 0 0,0 0 1 0 0,0 0 0 0 0,0-1-1 0 0,-1 1 1 0 0,1 0-1 0 0,-1 0 1 0 0,0 0 0 0 0,0 0-72 0 0,-4 30 206 0 0,5-24-164 0 0,-1-1 0 0 0,-1 0 0 0 0,1 1 0 0 0,-2 3-42 0 0,0-3 29 0 0,1 0-1 0 0,1 0 1 0 0,0 0 0 0 0,-1 5-29 0 0,2-3 44 0 0,-1 0 1 0 0,-1 0-1 0 0,-1 6-44 0 0,1-9 81 0 0,0 1 1 0 0,1 0-1 0 0,0-1 1 0 0,0 1-1 0 0,1 0 0 0 0,0 2-81 0 0,3 16 197 0 0,-3-16-84 0 0,1 1 0 0 0,1-1 0 0 0,2 10-113 0 0,-1-6 152 0 0,-2-9-430 0 0,3-12-917 0 0,-3 4-420 0 0</inkml:trace>
</inkml:ink>
</file>

<file path=word/ink/ink4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805"/>
    </inkml:context>
    <inkml:brush xml:id="br0">
      <inkml:brushProperty name="width" value="0.1" units="cm"/>
      <inkml:brushProperty name="height" value="0.1" units="cm"/>
      <inkml:brushProperty name="color" value="#333333"/>
    </inkml:brush>
  </inkml:definitions>
  <inkml:trace contextRef="#ctx0" brushRef="#br0">0 212 11112 0 0,'43'-45'1208'0'0,"-38"41"-693"0"0,-1 0 1 0 0,1 1 0 0 0,0-1 0 0 0,0 1 0 0 0,3-2-516 0 0,-6 4 217 0 0,0 0 0 0 0,0 0 0 0 0,0 1 0 0 0,0-1 0 0 0,0 1 1 0 0,0-1-1 0 0,0 1 0 0 0,0 0 0 0 0,0 0 0 0 0,0 0 0 0 0,0 0 0 0 0,0 0 1 0 0,0 0-1 0 0,0 0 0 0 0,0 1 0 0 0,0-1 0 0 0,1 1-217 0 0,18 8 163 0 0,-18-7-193 0 0,1 0 0 0 0,0-1 0 0 0,0 1 1 0 0,0-1-1 0 0,0 0 0 0 0,0 0 0 0 0,0 0 1 0 0,0-1-1 0 0,4 1 30 0 0,-3-1-100 0 0,1-1 0 0 0,0 0 0 0 0,-1 0-1 0 0,1 0 1 0 0,-1-1 0 0 0,0 0 0 0 0,1 0 0 0 0,-1 0 0 0 0,0-1 0 0 0,1 0 100 0 0,13-9 34 0 0,18-14-34 0 0,-5 4-47 0 0,-6 6-21 0 0,4-4-126 0 0,2 2 0 0 0,8-3 194 0 0,-36 19-25 0 0,0 1-1 0 0,0 0 0 0 0,0-1 1 0 0,1 1-1 0 0,-1 1 0 0 0,2-1 26 0 0,15 1-4601 0 0,-7 3-667 0 0</inkml:trace>
</inkml:ink>
</file>

<file path=word/ink/ink4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806"/>
    </inkml:context>
    <inkml:brush xml:id="br0">
      <inkml:brushProperty name="width" value="0.1" units="cm"/>
      <inkml:brushProperty name="height" value="0.1" units="cm"/>
      <inkml:brushProperty name="color" value="#333333"/>
    </inkml:brush>
  </inkml:definitions>
  <inkml:trace contextRef="#ctx0" brushRef="#br0">66 193 5064 0 0,'0'0'389'0'0,"-6"7"1194"0"0,3-7-1074 0 0,1 0 1 0 0,0-1-1 0 0,-1 1 1 0 0,1-1-1 0 0,0 1 0 0 0,-1-1 1 0 0,1 0-1 0 0,0 0 1 0 0,0 0-1 0 0,0 0 1 0 0,0 0-1 0 0,-2-2-509 0 0,1 1 1015 0 0,-1 1 0 0 0,0-1 0 0 0,0 1 0 0 0,0-1 0 0 0,0 1 0 0 0,-2 0-1015 0 0,11 0 40 0 0,-1 0 0 0 0,1 0 0 0 0,-1 0 0 0 0,0 0-1 0 0,0-1 1 0 0,5-2-40 0 0,4-1 19 0 0,27-10 427 0 0,31-18-446 0 0,-27 9 248 0 0,-28 18-159 0 0,-8 2-51 0 0,0 1 0 0 0,0 0 1 0 0,1 0-1 0 0,-1 1 0 0 0,6-1-38 0 0,27-4 160 0 0,-33 6-132 0 0,14-5 92 0 0,-21 6-116 0 0,0 0-1 0 0,0 0 0 0 0,0 0 0 0 0,0-1 0 0 0,0 1 0 0 0,0 0 1 0 0,0-1-1 0 0,0 1 0 0 0,0-1 0 0 0,0 1 0 0 0,-1-1 0 0 0,1 1 0 0 0,0-1 1 0 0,0 0-1 0 0,0 1 0 0 0,-1-1 0 0 0,1 0 0 0 0,0 0 0 0 0,-1 0 1 0 0,1 0-1 0 0,0 1 0 0 0,-1-1 0 0 0,0 0 0 0 0,1-1-3 0 0,2-3 0 0 0,1 1 22 0 0,1-1-1 0 0,0 1 0 0 0,0 0 1 0 0,0 1-1 0 0,0-1 0 0 0,0 1 1 0 0,5-2-22 0 0,-8 4 74 0 0,-2 1-2 0 0,0 0 6 0 0,0 0 22 0 0,0 0 10 0 0,0 0 2 0 0,0 0-8 0 0,0 0-32 0 0,0 20 99 0 0,-1-12-148 0 0,0-6-21 0 0,1-1 1 0 0,0 1-1 0 0,0 0 1 0 0,0-1 0 0 0,0 1-1 0 0,0 0 1 0 0,0 0-1 0 0,0-1 1 0 0,1 1-1 0 0,-1 0 1 0 0,1-1-1 0 0,-1 2-2 0 0,5 12 0 0 0,-3-12 0 0 0,1-1 0 0 0,2 7 0 0 0,22 24 0 0 0,-25-30 20 0 0,0 0 1 0 0,0 1-1 0 0,0-1 0 0 0,0 1 0 0 0,-1-1 0 0 0,0 1 0 0 0,1-1 1 0 0,-1 1-1 0 0,0 0 0 0 0,-1 0 0 0 0,1-1 0 0 0,-1 2-20 0 0,1 4 74 0 0,-1 1-1 0 0,0-1 1 0 0,-1 0-1 0 0,0 3-73 0 0,-5 55 288 0 0,-7-11-111 0 0,-6 38 14 0 0,18-55-241 0 0,1-37-208 0 0,0-2-67 0 0,0 0-947 0 0,1 0-3938 0 0,8-3-1690 0 0</inkml:trace>
</inkml:ink>
</file>

<file path=word/ink/ink4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807"/>
    </inkml:context>
    <inkml:brush xml:id="br0">
      <inkml:brushProperty name="width" value="0.1" units="cm"/>
      <inkml:brushProperty name="height" value="0.1" units="cm"/>
      <inkml:brushProperty name="color" value="#333333"/>
    </inkml:brush>
  </inkml:definitions>
  <inkml:trace contextRef="#ctx0" brushRef="#br0">3 509 3224 0 0,'0'-1'368'0'0,"-1"-10"534"0"0,1 10-791 0 0,0 0 0 0 0,-1 0 0 0 0,1 0 0 0 0,0 0 0 0 0,0-1 0 0 0,0 1 0 0 0,0 0 0 0 0,0 0 0 0 0,0 0 0 0 0,0 0 0 0 0,1 0 0 0 0,-1 0 0 0 0,0 0 0 0 0,1-1-111 0 0,-1 0 299 0 0,1 1 0 0 0,-1-1 0 0 0,1 0 0 0 0,-1 0 0 0 0,0 0 0 0 0,0 0 0 0 0,0 0 0 0 0,0 0 0 0 0,0-2-299 0 0,0 3 248 0 0,0-1-1 0 0,0 0 1 0 0,0 0-1 0 0,0 0 1 0 0,0 1-1 0 0,1-1 1 0 0,-1 0 0 0 0,0 0-1 0 0,1 1 1 0 0,-1-1-1 0 0,1 0-247 0 0,5-7 495 0 0,-1 1-1 0 0,1 1 0 0 0,0-1 1 0 0,1 1-1 0 0,0 0 0 0 0,0 0 1 0 0,0 1-1 0 0,1-1-494 0 0,8-7 487 0 0,20-14-97 0 0,-23 18-949 0 0,0 0-1 0 0,-1 0 1 0 0,-1-1 559 0 0,17-16-1794 0 0,-14 15 876 0 0</inkml:trace>
  <inkml:trace contextRef="#ctx0" brushRef="#br0" timeOffset="1">596 37 9616 0 0,'0'0'424'0'0,"0"0"88"0"0,8-4-408 0 0,-2-1-104 0 0,4 10 0 0 0,-1-10 0 0 0,-4-2 272 0 0,4 2 32 0 0,-4-4 8 0 0,0 2 0 0 0</inkml:trace>
</inkml:ink>
</file>

<file path=word/ink/ink4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809"/>
    </inkml:context>
    <inkml:brush xml:id="br0">
      <inkml:brushProperty name="width" value="0.1" units="cm"/>
      <inkml:brushProperty name="height" value="0.1" units="cm"/>
      <inkml:brushProperty name="color" value="#333333"/>
    </inkml:brush>
  </inkml:definitions>
  <inkml:trace contextRef="#ctx0" brushRef="#br0">9 131 4144 0 0,'-7'-7'319'0'0,"5"5"-46"0"0,2 2 588 0 0,0 0 276 0 0,0 0 58 0 0,1 0-1097 0 0,-1 1-1 0 0,0-1 1 0 0,1 0-1 0 0,-1 1 1 0 0,1-1-1 0 0,-1 0 1 0 0,0 0-1 0 0,1 1 1 0 0,-1-1-1 0 0,1 0 1 0 0,-1 0-1 0 0,1 0 1 0 0,-1 0-1 0 0,1 0 1 0 0,-1 1-1 0 0,1-1 1 0 0,-1 0-1 0 0,1 0 1 0 0,-1 0-1 0 0,0 0 1 0 0,1 0-1 0 0,-1-1 1 0 0,1 1 0 0 0,-1 0-1 0 0,1 0 1 0 0,-1 0-1 0 0,1 0 1 0 0,0-1-98 0 0,12-2 448 0 0,-3-1-269 0 0,-7 3-126 0 0,0 0 0 0 0,1 0 1 0 0,-1 0-1 0 0,0 0 0 0 0,1 0 0 0 0,-1 1 1 0 0,0-1-1 0 0,1 1 0 0 0,1 0-53 0 0,6-1 178 0 0,0-1-1 0 0,-1 0 0 0 0,1-1 0 0 0,0 0 0 0 0,-1 0 1 0 0,0-1-1 0 0,9-5-177 0 0,17-6 329 0 0,-31 13-278 0 0,0 0 1 0 0,0 0-1 0 0,0-1 1 0 0,-1 1-1 0 0,2-2-51 0 0,10-6 95 0 0,-13 8-29 0 0,0-4-79 0 0,-2 5-123 0 0,-1 1-39 0 0,0 0-7 0 0,0 0-38 0 0,2-1 95 0 0,-1 0 0 0 0,1 1 0 0 0,-1-1 0 0 0,1 0 0 0 0,0 0 0 0 0,-1 0 0 0 0,0 0 0 0 0,1 0 0 0 0,-1 0 0 0 0,0-1 1 0 0,1 1-1 0 0,-1 0 0 0 0,0-1 0 0 0,0 1 0 0 0,0-1 0 0 0,0 0 125 0 0,0 1-261 0 0,3-4-2922 0 0,1-2-90 0 0</inkml:trace>
</inkml:ink>
</file>

<file path=word/ink/ink4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852"/>
    </inkml:context>
    <inkml:brush xml:id="br0">
      <inkml:brushProperty name="width" value="0.1" units="cm"/>
      <inkml:brushProperty name="height" value="0.1" units="cm"/>
      <inkml:brushProperty name="color" value="#333333"/>
    </inkml:brush>
  </inkml:definitions>
  <inkml:trace contextRef="#ctx0" brushRef="#br0">2090 390 4000 0 0,'0'0'176'0'0,"0"0"40"0"0,0 0-216 0 0,0 0 0 0 0,0 0 0 0 0,0 0 0 0 0,0 0 128 0 0,0 0-8 0 0,0 0-8 0 0,0 0 0 0 0,0 0-280 0 0,0 0-56 0 0,0 0-16 0 0</inkml:trace>
</inkml:ink>
</file>

<file path=word/ink/ink4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859"/>
    </inkml:context>
    <inkml:brush xml:id="br0">
      <inkml:brushProperty name="width" value="0.1" units="cm"/>
      <inkml:brushProperty name="height" value="0.1" units="cm"/>
      <inkml:brushProperty name="color" value="#333333"/>
    </inkml:brush>
  </inkml:definitions>
  <inkml:trace contextRef="#ctx0" brushRef="#br0">1 74 5064 0 0,'0'0'389'0'0,"0"0"-140"0"0,0 0 339 0 0,0 0 174 0 0,0 0 35 0 0,0 0-5 0 0,5 7 2036 0 0,-5-6-2663 0 0,0 0 0 0 0,1-1 0 0 0,-1 1 0 0 0,1-1 1 0 0,-1 1-1 0 0,1 0 0 0 0,-1-1 0 0 0,1 1 0 0 0,-1-1 0 0 0,1 1 0 0 0,-1-1 0 0 0,1 0 1 0 0,-1 1-1 0 0,1-1 0 0 0,0 0 0 0 0,-1 1 0 0 0,1-1 0 0 0,0 0 0 0 0,-1 0 0 0 0,1 1 1 0 0,0-1-1 0 0,0 0 0 0 0,-1 0 0 0 0,1 0 0 0 0,0 0 0 0 0,-1 0 0 0 0,1 0 0 0 0,0 0 1 0 0,0 0-1 0 0,-1 0 0 0 0,1-1 0 0 0,0 1 0 0 0,-1 0 0 0 0,1 0 0 0 0,0-1 0 0 0,-1 1 1 0 0,1 0-1 0 0,0-1 0 0 0,-1 1-165 0 0,5-3 212 0 0,-1 1-1 0 0,1-1 1 0 0,-1 0 0 0 0,0 0 0 0 0,0-1-212 0 0,2-1 334 0 0,12-9 550 0 0,-11 7-698 0 0,0 2 1 0 0,0-1 0 0 0,1 1-1 0 0,0 0 1 0 0,-1 1 0 0 0,2 0 0 0 0,-1 0-1 0 0,2 0-186 0 0,21 2 278 0 0,-29 2 24 0 0,-1 0-198 0 0,-1 0-30 0 0,1 0 0 0 0,-1 0-86 0 0,0 0-1 0 0,1 0 0 0 0,-1 0 0 0 0,0 0 1 0 0,0 0-1 0 0,0 0 0 0 0,0 0 1 0 0,1 0-1 0 0,-1 0 0 0 0,0 0 1 0 0,0 0-1 0 0,0 0 0 0 0,0 0 0 0 0,1 0 1 0 0,-1 0-1 0 0,0 0 0 0 0,0 0 1 0 0,0 0-1 0 0,0 0 0 0 0,0 0 1 0 0,1 0-1 0 0,-1 0 0 0 0,0 0 0 0 0,0 0 1 0 0,0-1-1 0 0,0 1 0 0 0,0 0 1 0 0,0 0-1 0 0,1 0 0 0 0,-1 0 0 0 0,0 0 1 0 0,0 0-1 0 0,0-1 0 0 0,0 1 1 0 0,0 0-1 0 0,0 0 0 0 0,0 0 1 0 0,0 0-1 0 0,0 0 0 0 0,0-1 0 0 0,0 1 1 0 0,0 0-1 0 0,1 0 0 0 0,-1 0 1 0 0,0 0 12 0 0,1-2-3901 0 0,-1 2 2270 0 0</inkml:trace>
</inkml:ink>
</file>

<file path=word/ink/ink4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860"/>
    </inkml:context>
    <inkml:brush xml:id="br0">
      <inkml:brushProperty name="width" value="0.1" units="cm"/>
      <inkml:brushProperty name="height" value="0.1" units="cm"/>
      <inkml:brushProperty name="color" value="#333333"/>
    </inkml:brush>
  </inkml:definitions>
  <inkml:trace contextRef="#ctx0" brushRef="#br0">82 0 8288 0 0,'-13'46'889'0'0,"12"-44"-861"0"0,1-1 0 0 0,-1 1 1 0 0,1-1-1 0 0,0 1 0 0 0,-1 0 0 0 0,1-1 1 0 0,0 1-1 0 0,0-1 0 0 0,0 1 0 0 0,0 0 0 0 0,0-1 1 0 0,0 1-1 0 0,1 0-28 0 0,-1 4 422 0 0,-1-2-15 0 0,1-1 0 0 0,0 1-1 0 0,-1 0 1 0 0,1-1-1 0 0,0 1 1 0 0,1-1-1 0 0,0 4-406 0 0,0 11 913 0 0,0-13-698 0 0,0-1 1 0 0,0 0-1 0 0,1 0 1 0 0,-1 0-1 0 0,1 0 1 0 0,0-1-1 0 0,0 1 1 0 0,0 0-1 0 0,3 1-215 0 0,-1 3 118 0 0,-3-6 68 0 0,-1-2-2 0 0,0 0-12 0 0,20 8 143 0 0,-17-8-223 0 0,-3 0-17 0 0,2-2-34 0 0,-1 0-32 0 0,0 0 0 0 0,0 0-1 0 0,0 0 1 0 0,0 0-1 0 0,0 0 1 0 0,0 0-1 0 0,-1-1 1 0 0,1 1-1 0 0,0-1-8 0 0,-1 2 18 0 0,0 0 0 0 0,0 0 0 0 0,0 0-1 0 0,0-1 1 0 0,1 1 0 0 0,-1 0-1 0 0,-1 0 1 0 0,1 0 0 0 0,0 0-1 0 0,0 0 1 0 0,0 0 0 0 0,0 0-1 0 0,-1 0 1 0 0,1 0 0 0 0,-1-1 0 0 0,1 1-1 0 0,-1 1 1 0 0,1-1 0 0 0,-1 0-1 0 0,1 0 1 0 0,-1 0 0 0 0,0 0-1 0 0,0 0-17 0 0,-6-4 27 0 0,6 4-27 0 0,-1 0 0 0 0,1 0 0 0 0,0 0 1 0 0,0 0-1 0 0,-1 0 0 0 0,1 0 0 0 0,0 0 0 0 0,0 0 0 0 0,0-1 0 0 0,0 1 0 0 0,0 0 0 0 0,0-2 0 0 0,0 1 0 0 0,0 1 0 0 0,0 0 0 0 0,0-1 0 0 0,0 1 0 0 0,-1 0 0 0 0,1-1 0 0 0,0 1 0 0 0,0 0 0 0 0,-1 0 0 0 0,-6-7 0 0 0,7 7-12 0 0,1 1 0 0 0,-1-1-1 0 0,1 0 1 0 0,-1 1 0 0 0,0-1-1 0 0,1 1 1 0 0,-1-1 0 0 0,0 1-1 0 0,0-1 1 0 0,1 1-1 0 0,-1 0 1 0 0,0-1 0 0 0,0 1-1 0 0,1 0 1 0 0,-1-1 0 0 0,0 1-1 0 0,0 0 1 0 0,0 0-1 0 0,0 0 1 0 0,0 0 0 0 0,1 0-1 0 0,-1 0 1 0 0,0 0 0 0 0,0 0-1 0 0,0 0 1 0 0,0 0 0 0 0,0 0-1 0 0,1 1 1 0 0,-1-1-1 0 0,0 0 1 0 0,0 1 0 0 0,0-1-1 0 0,1 1 1 0 0,-1-1 0 0 0,0 0-1 0 0,0 1 1 0 0,1 0 12 0 0,-5 2 64 0 0,1 0-1 0 0,0 0 1 0 0,0 1 0 0 0,1-1 0 0 0,-4 5-64 0 0,6-6-38 0 0,0 0-1 0 0,0 0 1 0 0,0 0 0 0 0,0 0-1 0 0,0 0 1 0 0,0 0 0 0 0,1 0 0 0 0,-1 0-1 0 0,1 0 1 0 0,-1 1 38 0 0,-4 14-183 0 0,3-13 183 0 0,1-4 0 0 0,1 1 0 0 0,0 0 1 0 0,-1-1-1 0 0,1 1 1 0 0,-1 0-1 0 0,1 0 0 0 0,0-1 1 0 0,0 1-1 0 0,-1 0 0 0 0,1 0 1 0 0,0 0-1 0 0,0 0 1 0 0,0-1-1 0 0,0 1 0 0 0,0 0 1 0 0,0 0-1 0 0,0 0 0 0 0,0 0 1 0 0,0-1-1 0 0,0 1 0 0 0,1 0 1 0 0,-1 0-1 0 0,0 0 1 0 0,1-1-1 0 0,-1 1 0 0 0,0 0 1 0 0,1 0-1 0 0,-1-1 0 0 0,1 1 1 0 0,-1 0-1 0 0,1 0 0 0 0,0 0 55 0 0,1 0 17 0 0,-1 0-58 0 0,0-1 1 0 0,1 0 0 0 0,-1 1-1 0 0,1-1 1 0 0,-1 0 0 0 0,1 0-1 0 0,0 0 1 0 0,-1 0-1 0 0,1 0 1 0 0,-1 0 0 0 0,1-1-1 0 0,-1 1 1 0 0,1 0 0 0 0,-1-1-1 0 0,0 1 1 0 0,1-1 0 0 0,-1 1-1 0 0,1-1 1 0 0,-1 0-1 0 0,0 0 1 0 0,0 0 0 0 0,1 0-1 0 0,-1 1 1 0 0,0-2 0 0 0,0 1-1 0 0,0 0 1 0 0,1-1-15 0 0,1-1 56 0 0,0 0 1 0 0,0-1-1 0 0,0 1 0 0 0,0-1 1 0 0,0 0-1 0 0,-1 0 1 0 0,0 0-1 0 0,0 0 0 0 0,1-3-56 0 0,0-6 85 0 0,2-5-20 0 0,-3 13-46 0 0,-1 1 1 0 0,1-1-1 0 0,-1 1 1 0 0,0-1-1 0 0,0 1 0 0 0,0-1 1 0 0,-1 0-1 0 0,1 0 1 0 0,-1 1-1 0 0,-1-6-19 0 0,1 4 14 0 0,0 4 58 0 0,0 2 36 0 0,0 0 10 0 0,-3 2-53 0 0,0 0 0 0 0,-1 1 0 0 0,1-1 0 0 0,0 0 0 0 0,1 1 0 0 0,-1 0 0 0 0,0-1 0 0 0,-1 3-65 0 0,3-3 32 0 0,-2 2-3 0 0,0 1-1 0 0,0-1 0 0 0,0 1 0 0 0,1 0 0 0 0,-1 1-28 0 0,-7 14 46 0 0,0 1 7 0 0,6-10-105 0 0,6-8-63 0 0,0 0-12 0 0,-2-3-3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3:24:25.203"/>
    </inkml:context>
    <inkml:brush xml:id="br0">
      <inkml:brushProperty name="width" value="0.1" units="cm"/>
      <inkml:brushProperty name="height" value="0.1" units="cm"/>
      <inkml:brushProperty name="color" value="#333333"/>
    </inkml:brush>
  </inkml:definitions>
  <inkml:trace contextRef="#ctx0" brushRef="#br0">49 0 7832 0 0,'0'0'602'0'0,"0"0"-236"0"0,-4 4 1147 0 0,3-2 2260 0 0,1 3-2878 0 0,1-3-693 0 0,-1-1-1 0 0,0 1 1 0 0,0 0-1 0 0,0-1 1 0 0,0 1-1 0 0,0-1 1 0 0,0 1-1 0 0,0 0 1 0 0,0-1-1 0 0,-1 1 1 0 0,1 0-1 0 0,-1 0-201 0 0,-2 5 194 0 0,5-4-131 0 0,0 0 619 0 0,-2 13 501 0 0,0-15-1117 0 0,0-1 0 0 0,0 1 0 0 0,0 0 1 0 0,0 0-1 0 0,1-1 0 0 0,-1 1 0 0 0,0 0 0 0 0,0-1 1 0 0,1 1-1 0 0,-1 0 0 0 0,0-1 0 0 0,1 1 0 0 0,-1 0 1 0 0,1-1-1 0 0,-1 1 0 0 0,1-1 0 0 0,-1 1 0 0 0,1 0 1 0 0,-1-1-1 0 0,1 0 0 0 0,0 1 0 0 0,-1-1 1 0 0,1 1-68 0 0,-1-1 22 0 0,1 0 0 0 0,-1 0 0 0 0,0 0-1 0 0,1 0 1 0 0,-1 0 0 0 0,0 0 0 0 0,1 0-1 0 0,-1 0 1 0 0,0 0 0 0 0,0 0-1 0 0,1 0 1 0 0,-1 0 0 0 0,0 0 0 0 0,1 0-1 0 0,-1 0 1 0 0,0-1 0 0 0,1 1-1 0 0,-1 0 1 0 0,0 0 0 0 0,0 0 0 0 0,1 0-1 0 0,-1 0 1 0 0,0-1 0 0 0,0 1 0 0 0,0 0-1 0 0,1 0 1 0 0,-1-1 0 0 0,0 1-21 0 0,1-1-15 0 0,0-1 1 0 0,0 1-1 0 0,0 0 1 0 0,-1-1 0 0 0,1 1-1 0 0,-1-1 1 0 0,1 0-1 0 0,-1 1 1 0 0,1-1-1 0 0,-1 0 15 0 0,1-13 0 0 0,2 7 0 0 0,-7 1 0 0 0,-5 2 0 0 0,6 6 0 0 0,3 0 0 0 0,-2-2 0 0 0,-12 2 0 0 0,12 0 0 0 0,0-1 0 0 0,1 1 0 0 0,-1 0 0 0 0,0 0 0 0 0,1 0 0 0 0,0 0 0 0 0,-1 0 0 0 0,1 0 0 0 0,-1 0 0 0 0,1 1 0 0 0,0-1 0 0 0,0 0 0 0 0,0 1 0 0 0,0-1 0 0 0,0 1 0 0 0,0-1 0 0 0,0 1 0 0 0,0 0 0 0 0,-1 3 0 0 0,-1 0 0 0 0,1 0 0 0 0,0 0 0 0 0,1 0 0 0 0,-1 2 0 0 0,0 8 0 0 0,3-11 0 0 0,0-2 0 0 0,3 7 0 0 0,0 0 0 0 0,5-3 0 0 0,12-2 0 0 0,-13-7 0 0 0,-5 2 0 0 0,-1 0 0 0 0,0 1 0 0 0,-1 0 0 0 0,1-1 0 0 0,0 0 0 0 0,-1 1-1 0 0,1-1 1 0 0,-1 0 0 0 0,1 0 0 0 0,-1 0 0 0 0,1 0 0 0 0,-1 0-1 0 0,1 0 1 0 0,-1 0 0 0 0,0 0 0 0 0,7-7 62 0 0,-7 7-60 0 0,0 0-1 0 0,-1 0 1 0 0,1 0-1 0 0,0 0 1 0 0,0 0-1 0 0,0 0 1 0 0,-1-1-1 0 0,1 1 0 0 0,0 0 1 0 0,-1 0-1 0 0,1-1 1 0 0,-1 1-1 0 0,0 0 1 0 0,1-1-1 0 0,-1 1-1 0 0,2-34 54 0 0,-2 35-54 0 0,0-1 0 0 0,0 1 0 0 0,0 0 0 0 0,0-1 0 0 0,0 1 0 0 0,0-1 0 0 0,0 1 0 0 0,0-1 0 0 0,-1 1 0 0 0,1 0 0 0 0,0-1 0 0 0,0 1 0 0 0,0-1 0 0 0,-1 1 0 0 0,1 0 0 0 0,0-1 0 0 0,0 1 0 0 0,-1 0 0 0 0,1-1 0 0 0,0 1 0 0 0,-1 0 0 0 0,1-1 0 0 0,0 1 0 0 0,-1 0 0 0 0,1 0 0 0 0,0-1 0 0 0,-1 1 0 0 0,1 0 0 0 0,-1 0 0 0 0,1 0 0 0 0,-1-1 0 0 0,0 1 0 0 0,1 0 0 0 0,-1-1 0 0 0,0 1 0 0 0,1 0 0 0 0,-1-1 0 0 0,0 1 0 0 0,0 0 0 0 0,1 0 0 0 0,-1-1 0 0 0,0 1 0 0 0,0 0 0 0 0,1 0 0 0 0,-1 0 0 0 0,0 0 0 0 0,0 0 0 0 0,0 0 0 0 0,1 0 0 0 0,-1 0 0 0 0,0 1 0 0 0,0-1 0 0 0,1 0 0 0 0,-1 0 0 0 0,0 1 0 0 0,0-1 0 0 0,1 0 0 0 0,-1 1 0 0 0,0-1 0 0 0,1 0 0 0 0,-1 1 0 0 0,0-1 0 0 0,1 1 0 0 0,-1 0 0 0 0,1-1 0 0 0,-1 1 0 0 0,1-1 0 0 0,-1 1 0 0 0,1 0 0 0 0,-1-1 0 0 0,1 1 0 0 0,0 0 0 0 0,-1-1 0 0 0,1 1 0 0 0,0 0 0 0 0,-2 2 0 0 0,-5 6-234 0 0,0-1 1 0 0,1 1-1 0 0,0 0 0 0 0,1 1 0 0 0,0-1 0 0 0,1 1 0 0 0,-4 9 234 0 0,1-4-859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19.229"/>
    </inkml:context>
    <inkml:brush xml:id="br0">
      <inkml:brushProperty name="width" value="0.05" units="cm"/>
      <inkml:brushProperty name="height" value="0.05" units="cm"/>
    </inkml:brush>
  </inkml:definitions>
  <inkml:trace contextRef="#ctx0" brushRef="#br0">12 91 13072 0 0,'-4'10'694'0'0,"3"-7"-513"0"0,-1 0-1 0 0,1-1 0 0 0,0 1 1 0 0,0 0-1 0 0,1 0 1 0 0,-1 0-1 0 0,0 0-180 0 0,1-2 596 0 0,0-1 20 0 0,0 0-18 0 0,0 0-99 0 0,0 0-47 0 0,2-1-343 0 0,-1 0-1 0 0,1-1 1 0 0,-1 1 0 0 0,0 0-1 0 0,0-1 1 0 0,0 1-1 0 0,0 0 1 0 0,0-1 0 0 0,0 0-1 0 0,1 0-108 0 0,3-6 75 0 0,2-2 28 0 0,1 0 0 0 0,4-10-103 0 0,-6 10-487 0 0,0 0-1 0 0,0 1 1 0 0,1 0-1 0 0,0 1 488 0 0,0 1-4251 0 0,0-1-1329 0 0</inkml:trace>
</inkml:ink>
</file>

<file path=word/ink/ink5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861"/>
    </inkml:context>
    <inkml:brush xml:id="br0">
      <inkml:brushProperty name="width" value="0.1" units="cm"/>
      <inkml:brushProperty name="height" value="0.1" units="cm"/>
      <inkml:brushProperty name="color" value="#333333"/>
    </inkml:brush>
  </inkml:definitions>
  <inkml:trace contextRef="#ctx0" brushRef="#br0">66 1 9728 0 0,'0'0'222'0'0,"0"0"30"0"0,0 0 18 0 0,-5 4 655 0 0,2-1-643 0 0,0 1 1 0 0,0 0 0 0 0,0 0-1 0 0,0 0 1 0 0,0 0-1 0 0,1 0 1 0 0,0 1-1 0 0,0-1 1 0 0,0 1-1 0 0,0-1 1 0 0,1 1-1 0 0,0 0 1 0 0,0 0-1 0 0,0 3-282 0 0,-2 12 707 0 0,2 1 1 0 0,0 18-708 0 0,1-30 168 0 0,-8 293 418 0 0,5-236 359 0 0,-2 2-945 0 0,-1-3-940 0 0,4 1 940 0 0,5-26 59 0 0,-1-18-1065 0 0,-2-6-2631 0 0,0-16-1913 0 0</inkml:trace>
</inkml:ink>
</file>

<file path=word/ink/ink5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862"/>
    </inkml:context>
    <inkml:brush xml:id="br0">
      <inkml:brushProperty name="width" value="0.1" units="cm"/>
      <inkml:brushProperty name="height" value="0.1" units="cm"/>
      <inkml:brushProperty name="color" value="#333333"/>
    </inkml:brush>
  </inkml:definitions>
  <inkml:trace contextRef="#ctx0" brushRef="#br0">114 0 5984 0 0,'0'0'273'0'0,"0"0"-5"0"0,3 0 47 0 0,5 0 493 0 0,1 0 1 0 0,0 1 0 0 0,0 0-1 0 0,0 0 1 0 0,0 1 0 0 0,0 0-1 0 0,-1 1 1 0 0,7 2-809 0 0,21 8 879 0 0,-29-11-750 0 0,0 0-1 0 0,-1 0 1 0 0,1 1-1 0 0,-1 0 0 0 0,6 3-128 0 0,6 7 336 0 0,0 0 0 0 0,11 13-336 0 0,-7-7 274 0 0,-19-16-232 0 0,-1-1 1 0 0,1 0-1 0 0,-1 1 1 0 0,0 0-1 0 0,0 0 1 0 0,0 0 0 0 0,0 0-1 0 0,0 0 1 0 0,-1 0-1 0 0,1 0 1 0 0,-1 0 0 0 0,0 1-1 0 0,0-1 1 0 0,0 0-1 0 0,-1 1 1 0 0,1-1 0 0 0,-1 1-1 0 0,1-1 1 0 0,-1 1-1 0 0,0 0-42 0 0,-1 2 53 0 0,0-1-1 0 0,1 0 0 0 0,-2 0 0 0 0,1-1 0 0 0,0 1 0 0 0,-1 0 0 0 0,0 0 0 0 0,0-1 0 0 0,0 1 0 0 0,-1-1 1 0 0,0 0-1 0 0,0 1 0 0 0,-2 2-52 0 0,-16 21 335 0 0,15-20-245 0 0,0 0 1 0 0,0 0-1 0 0,-1-1 0 0 0,1 0 1 0 0,-2 0-1 0 0,-2 2-90 0 0,-28 15 226 0 0,27-18-155 0 0,0 1 1 0 0,0 0-1 0 0,-3 3-71 0 0,-15 13 67 0 0,-31 17-67 0 0,24-17 22 0 0,-7 8-22 0 0,6-2-5158 0 0,27-21-667 0 0</inkml:trace>
</inkml:ink>
</file>

<file path=word/ink/ink5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863"/>
    </inkml:context>
    <inkml:brush xml:id="br0">
      <inkml:brushProperty name="width" value="0.1" units="cm"/>
      <inkml:brushProperty name="height" value="0.1" units="cm"/>
      <inkml:brushProperty name="color" value="#333333"/>
    </inkml:brush>
  </inkml:definitions>
  <inkml:trace contextRef="#ctx0" brushRef="#br0">1946 1 1840 0 0,'4'7'419'0'0,"-3"-6"1085"0"0,-2 1 471 0 0,-15 23 5175 0 0,11-16-6528 0 0,4-7-279 0 0,1-2-176 0 0,0 0-37 0 0,0 2-28 0 0,0-2-102 0 0,0 0 1 0 0,0 1-1 0 0,0-1 0 0 0,0 0 1 0 0,0 1-1 0 0,0-1 1 0 0,0 0-1 0 0,0 1 1 0 0,0-1-1 0 0,0 0 1 0 0,0 1-1 0 0,0-1 1 0 0,0 0-1 0 0,0 1 1 0 0,0-1-1 0 0,0 0 1 0 0,0 1-1 0 0,1-1 1 0 0,-1 0-1 0 0,0 1 1 0 0,0-1-1 0 0,0 0 1 0 0,0 0-1 0 0,1 1 1 0 0,-1-1-1 0 0,0 0 1 0 0,0 0-1 0 0,0 1 0 0 0,1-1 1 0 0,-1 0-1 0 0,0 0 1 0 0,1 0-1 0 0,-1 0 1 0 0,0 1-1 0 0,0-1 1 0 0,1 0-1 0 0,-1 0 1 0 0,0 0-1 0 0,1 0 1 0 0,-1 0-1 0 0,7 3 13 0 0,-6-2 45 0 0,-1-1 30 0 0,0 0 94 0 0,0 3-99 0 0,-1 0 1 0 0,0-1 0 0 0,-1 1-1 0 0,1 0 1 0 0,0-1 0 0 0,-1 1-1 0 0,1-1 1 0 0,-1 1 0 0 0,0-1-1 0 0,0 1-83 0 0,-8 10 312 0 0,-6 21-21 0 0,10-19-125 0 0,-1-1 0 0 0,-5 7-166 0 0,-12 19 1 0 0,-3 11-1 0 0,10-17 0 0 0,-2-1 0 0 0,-7 6 0 0 0,-24 41 0 0 0,21-31 0 0 0,17-28 0 0 0,-9 21 0 0 0,-8 15 0 0 0,14-33 0 0 0,-45 80 0 0 0,12-16 0 0 0,13-23 0 0 0,-13 35 0 0 0,-20 47 2 0 0,8-18-15 0 0,28-64-13 0 0,-2-2 1 0 0,-8 9 25 0 0,9-18-2 0 0,1-4-179 0 0,-23 25 181 0 0,25-35-330 0 0,1 2-1 0 0,-8 18 331 0 0,-62 112 714 0 0,25-43-1466 0 0,-31 34 752 0 0,25-49 786 0 0,-5 6-692 0 0,-64 76-94 0 0,106-130 0 0 0,2 1 0 0 0,-16 39 0 0 0,38-56-1 0 0,14-37 1 0 0,0 0 0 0 0,-1 0 0 0 0,-6 11 0 0 0,2-4 1 0 0,0 0-1 0 0,-2 6 0 0 0,3-3 0 0 0,-12 18 0 0 0,-2 2 17 0 0,13-22 51 0 0,-2-1 0 0 0,0-1 0 0 0,-5 6-68 0 0,9-16 232 0 0,6-7-179 0 0,0 0 1 0 0,0 0-1 0 0,1 1 1 0 0,-1-1-1 0 0,1 0 1 0 0,0 0-1 0 0,-1 1 1 0 0,1-1-1 0 0,0 3-53 0 0,-10 18-728 0 0,2-9-4262 0 0,4-9 22 0 0</inkml:trace>
</inkml:ink>
</file>

<file path=word/ink/ink5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864"/>
    </inkml:context>
    <inkml:brush xml:id="br0">
      <inkml:brushProperty name="width" value="0.1" units="cm"/>
      <inkml:brushProperty name="height" value="0.1" units="cm"/>
      <inkml:brushProperty name="color" value="#333333"/>
    </inkml:brush>
  </inkml:definitions>
  <inkml:trace contextRef="#ctx0" brushRef="#br0">202 1 1840 0 0,'0'0'83'0'0,"0"0"235"0"0,0 0 950 0 0,0 0 415 0 0,0 0 79 0 0,0 0-159 0 0,0 0-747 0 0,0 0-325 0 0,0 0-69 0 0,-14 0 524 0 0,6 2-957 0 0,6-1 115 0 0,0 0-45 0 0,0 0 1 0 0,0 0-1 0 0,0 0 1 0 0,1 1-1 0 0,-1-1 1 0 0,0 0 0 0 0,1 1-1 0 0,-1 0 1 0 0,0 0-100 0 0,-3 2 267 0 0,-9 6 1 0 0,11-8-246 0 0,1-1 0 0 0,-1 1 0 0 0,1-1 0 0 0,0 1 0 0 0,0 0 0 0 0,-1 0 0 0 0,2 0 0 0 0,-1 1 0 0 0,0-1 0 0 0,0 1-22 0 0,-5 7 92 0 0,3-6 58 0 0,1 0 0 0 0,1 1 0 0 0,-1-1 0 0 0,0 1 0 0 0,1-1-1 0 0,0 1 1 0 0,0 0 0 0 0,1 0 0 0 0,-1 0 0 0 0,1 0 0 0 0,0 2-150 0 0,0-4 17 0 0,0 1 0 0 0,0-1 0 0 0,0 1 1 0 0,0-1-1 0 0,-1 0 0 0 0,1 1 0 0 0,-1-1-17 0 0,-5 14 29 0 0,-28 82 150 0 0,18-51-352 0 0,7-22-4101 0 0,6-14-388 0 0</inkml:trace>
</inkml:ink>
</file>

<file path=word/ink/ink5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865"/>
    </inkml:context>
    <inkml:brush xml:id="br0">
      <inkml:brushProperty name="width" value="0.1" units="cm"/>
      <inkml:brushProperty name="height" value="0.1" units="cm"/>
      <inkml:brushProperty name="color" value="#333333"/>
    </inkml:brush>
  </inkml:definitions>
  <inkml:trace contextRef="#ctx0" brushRef="#br0">0 0 1840 0 0,'2'3'133'0'0,"16"18"5924"0"0,13 12-6057 0 0,-12-12 3107 0 0,15 19-3107 0 0,-7-7 971 0 0,1-2-1 0 0,1-1 1 0 0,22 17-971 0 0,-43-41 294 0 0,0 0 0 0 0,1 0 0 0 0,6 3-294 0 0,21 15 731 0 0,-25-16-556 0 0,-1-2 0 0 0,1 1 0 0 0,1-2-1 0 0,-1 1 1 0 0,1-1 0 0 0,0-1 0 0 0,0 0-1 0 0,3 0-174 0 0,17 5 243 0 0,-10-2-65 0 0,1-2-1 0 0,22 2-177 0 0,-21-3 215 0 0,-1 0-1 0 0,23 7-214 0 0,-13 1 368 0 0,-1 1 0 0 0,-1 1-1 0 0,0 1 1 0 0,20 14-368 0 0,99 55 887 0 0,-131-75-772 0 0,-1-1 0 0 0,1-1 1 0 0,1-1-1 0 0,2 0-115 0 0,81 16 289 0 0,-97-21-277 0 0,130 16 180 0 0,-79-7-24 0 0,-21-5 188 0 0,-1 2-1 0 0,0 2 1 0 0,0 1-356 0 0,1 0 907 0 0,9 1-907 0 0,-27-7-14 0 0,33 5 14 0 0,0-3 0 0 0,41 1 0 0 0,-79-7 0 0 0,179 12 400 0 0,-74 1-320 0 0,130 8-512 0 0,-202-18 488 0 0,270 26 1204 0 0,-249-20-1121 0 0,0-3 0 0 0,0-4 1 0 0,19-2-140 0 0,21-12 165 0 0,-36 3-64 0 0,76-11-47 0 0,-85 10 49 0 0,-1-2 1 0 0,0-2-1 0 0,54-22-103 0 0,-73 23-59 0 0,-1-3-1 0 0,0-1 1 0 0,32-20 59 0 0,-62 29 92 0 0,0 0 0 0 0,-1-1 1 0 0,0 0-1 0 0,0-1 1 0 0,-1 0-1 0 0,1-2-92 0 0,10-10 58 0 0,69-83 86 0 0,-66 78-133 0 0,-3 2-1 0 0,18-14-10 0 0,11-7 53 0 0,27-17-53 0 0,-54 44-1 0 0,-18 15 10 0 0,1 0 0 0 0,-1 0 0 0 0,1 0 0 0 0,0 0 0 0 0,0 1 1 0 0,1-1-10 0 0,1 1 1 0 0,-1 0 1 0 0,0-1-1 0 0,0 0 1 0 0,-1 0 0 0 0,1-1-1 0 0,-1 0 1 0 0,0 0 0 0 0,0 0-1 0 0,-1 0 1 0 0,0-1 0 0 0,1 1-1 0 0,-2-1 1 0 0,3-4-2 0 0,-4 6 12 0 0,1 0 0 0 0,0 0 0 0 0,0-1 0 0 0,0 2 0 0 0,3-4-12 0 0,-4 4 4 0 0,3-5 39 0 0,-1 1-46 0 0,-3 5-93 0 0,-1 2-136 0 0,0 0-51 0 0,0 0-6 0 0,0 0-223 0 0,0 0-913 0 0,0 0-397 0 0,0 0-74 0 0</inkml:trace>
</inkml:ink>
</file>

<file path=word/ink/ink5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866"/>
    </inkml:context>
    <inkml:brush xml:id="br0">
      <inkml:brushProperty name="width" value="0.1" units="cm"/>
      <inkml:brushProperty name="height" value="0.1" units="cm"/>
      <inkml:brushProperty name="color" value="#333333"/>
    </inkml:brush>
  </inkml:definitions>
  <inkml:trace contextRef="#ctx0" brushRef="#br0">109 162 7976 0 0,'0'0'364'0'0,"0"0"-8"0"0,0 0-144 0 0,0 0 229 0 0,0 0 126 0 0,0 0 29 0 0,0 0-8 0 0,0-9 464 0 0,13-19 980 0 0,-12 27-1700 0 0,-1 1 50 0 0,0 0 24 0 0,0 0 2 0 0,3-5 1239 0 0,-3-4-1552 0 0,0 0-1 0 0,-1 0 0 0 0,0 0 0 0 0,-1 1 0 0 0,-1-5-94 0 0,2 9 15 0 0,-1-1 0 0 0,1 1 1 0 0,-1-1-1 0 0,0 1 0 0 0,-1 0 0 0 0,1 0 1 0 0,-1 0-1 0 0,0 0 0 0 0,0 0 0 0 0,0 1 1 0 0,0-1-1 0 0,-4-2-15 0 0,7 6 6 0 0,-1-1 0 0 0,0 0-1 0 0,0 1 1 0 0,0-1 0 0 0,0 0 0 0 0,0 1 0 0 0,0 0 0 0 0,0-1 0 0 0,0 1 0 0 0,0-1 0 0 0,-1 1 0 0 0,1 0 0 0 0,0 0-1 0 0,0 0 1 0 0,0 0 0 0 0,0 0 0 0 0,0 0 0 0 0,0 0 0 0 0,-1 0 0 0 0,1 0 0 0 0,-1 1-6 0 0,0-1 17 0 0,0 1 1 0 0,0 0-1 0 0,0 0 0 0 0,-1 0 1 0 0,1 1-1 0 0,0-1 0 0 0,0 0 1 0 0,1 1-1 0 0,-1-1 1 0 0,-1 2-18 0 0,0 0 22 0 0,0 0 0 0 0,0 1 0 0 0,0 0 0 0 0,0-1 1 0 0,1 1-1 0 0,-1 0 0 0 0,1 0 0 0 0,0 0 1 0 0,1 1-1 0 0,-2 2-22 0 0,-1 8 60 0 0,3-13-47 0 0,0 0 0 0 0,0 0 0 0 0,1 0 0 0 0,-1 0 0 0 0,1 0 0 0 0,0 0 0 0 0,0 0 0 0 0,-1 0 0 0 0,1 1 0 0 0,0-1 0 0 0,1 0 0 0 0,-1 0 0 0 0,0 0 0 0 0,1 0 0 0 0,-1 0 0 0 0,1 0 0 0 0,0 0-1 0 0,-1 0 1 0 0,1 0-13 0 0,1 1 42 0 0,-1-1-1 0 0,1 1 0 0 0,0-1 1 0 0,-1 1-1 0 0,1-1 0 0 0,0 0 1 0 0,0 0-1 0 0,1 0 0 0 0,-1 0 1 0 0,0 0-1 0 0,1-1 0 0 0,-1 1 1 0 0,1-1-1 0 0,-1 1 0 0 0,1-1 1 0 0,0 0-1 0 0,-1 0 0 0 0,3 1-41 0 0,-4-2 9 0 0,-1 0-1 0 0,1 0 0 0 0,0 0 0 0 0,-1 0 0 0 0,1 0 0 0 0,0 0 0 0 0,-1 0 0 0 0,1 0 1 0 0,0 0-1 0 0,-1 0 0 0 0,1 0 0 0 0,0-1 0 0 0,-1 1 0 0 0,1 0 0 0 0,0 0 0 0 0,-1-1 0 0 0,1 1 1 0 0,-1 0-1 0 0,1-1 0 0 0,0 1-8 0 0,1-1 29 0 0,2 0 3 0 0,-1 0 0 0 0,0 0-1 0 0,0-1 1 0 0,1 1-1 0 0,-1-1 1 0 0,0 1-1 0 0,0-1 1 0 0,-1 0 0 0 0,1 0-1 0 0,0 0 1 0 0,-1-1-1 0 0,1 1 1 0 0,-1 0 0 0 0,0-1-1 0 0,1 0 1 0 0,-1-1-32 0 0,0 2 16 0 0,0 0 0 0 0,-1 0 0 0 0,1 0 0 0 0,-1 0 0 0 0,0-1 0 0 0,1 1 0 0 0,-1-1 0 0 0,0 1 0 0 0,0-2-16 0 0,0 1 20 0 0,0 1 0 0 0,-1-1 1 0 0,1 0-1 0 0,-1 0 0 0 0,1 0 1 0 0,-1 1-1 0 0,0-1 0 0 0,0-1-20 0 0,-9-33 146 0 0,4 30-125 0 0,-13-2 32 0 0,9 9-53 0 0,4 4 4 0 0,0 1-1 0 0,0-1 0 0 0,0 1 1 0 0,0-1-1 0 0,1 1 0 0 0,0 0 1 0 0,0 1-1 0 0,0-1 0 0 0,1 1 1 0 0,0 0-1 0 0,-1 1-3 0 0,1 1-20 0 0,-1 0-1 0 0,1 0 1 0 0,1 0 0 0 0,-1 0-1 0 0,1 0 1 0 0,1 1-1 0 0,0-1 1 0 0,0 1 0 0 0,0 0 20 0 0,1 5-734 0 0</inkml:trace>
</inkml:ink>
</file>

<file path=word/ink/ink5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867"/>
    </inkml:context>
    <inkml:brush xml:id="br0">
      <inkml:brushProperty name="width" value="0.1" units="cm"/>
      <inkml:brushProperty name="height" value="0.1" units="cm"/>
      <inkml:brushProperty name="color" value="#333333"/>
    </inkml:brush>
  </inkml:definitions>
  <inkml:trace contextRef="#ctx0" brushRef="#br0">131 48 12440 0 0,'-3'-1'238'0'0,"0"0"0"0"0,1 0 0 0 0,-1 0 1 0 0,0 1-1 0 0,0-1 0 0 0,0 1 1 0 0,0 0-1 0 0,0 0 0 0 0,0 0 1 0 0,0 0-1 0 0,0 1 0 0 0,1-1 0 0 0,-1 1 1 0 0,-1 0-239 0 0,-13 1 2326 0 0,14-2-2247 0 0,1 0 0 0 0,0 0 0 0 0,0 0 0 0 0,0 0 0 0 0,-1 0 0 0 0,1 1 0 0 0,0-1 0 0 0,0 1 0 0 0,0 0 0 0 0,0 0 0 0 0,0 0 0 0 0,0 0 0 0 0,0 0 0 0 0,0 0 0 0 0,0 0 0 0 0,1 0 0 0 0,-1 1 0 0 0,0-1 0 0 0,1 1 0 0 0,-1-1 0 0 0,1 1 0 0 0,0 0 0 0 0,-1 0 0 0 0,1-1 0 0 0,0 1 0 0 0,0 0-79 0 0,-2 6 353 0 0,0-1-1 0 0,1 1 1 0 0,0 0-1 0 0,0 0 1 0 0,1 0-1 0 0,-1 4-352 0 0,0 3 128 0 0,-1 17-128 0 0,2-1 0 0 0,1 1 0 0 0,2-1 0 0 0,4 22 0 0 0,-3-31 1 0 0,2 1 0 0 0,0-1 0 0 0,2 0 0 0 0,0-1 0 0 0,1 0 0 0 0,2 0 0 0 0,0 0-1 0 0,1-1 1 0 0,1-1 0 0 0,0 0 0 0 0,2-1 0 0 0,15 17-1 0 0,-24-29 7 0 0,1 1 1 0 0,0-1-1 0 0,0 1 1 0 0,1-2-1 0 0,0 1 1 0 0,0-1-1 0 0,0 0 1 0 0,1 0-1 0 0,-1-1 1 0 0,6 2-8 0 0,-3-2 34 0 0,0-1 1 0 0,0 0 0 0 0,0 0 0 0 0,0-1 0 0 0,1-1 0 0 0,-1 0 0 0 0,1 0-1 0 0,-1-1 1 0 0,0 0 0 0 0,1-1 0 0 0,-1 0 0 0 0,1-1 0 0 0,-1 0-1 0 0,0 0 1 0 0,3-2-35 0 0,8-5 56 0 0,-2 0-1 0 0,1-1 0 0 0,-2-1 1 0 0,1 0-1 0 0,-1-2 0 0 0,-1 0 0 0 0,0-1 1 0 0,-1 0-1 0 0,-1-2 0 0 0,0 0 1 0 0,-1 0-1 0 0,4-8-55 0 0,-9 11 26 0 0,0-1 0 0 0,0 0 0 0 0,-2 0 0 0 0,0 0 0 0 0,0-1 0 0 0,-2 0 0 0 0,0-1 0 0 0,0 1 0 0 0,-2-1 0 0 0,0 0 0 0 0,0 0 0 0 0,-2 0 0 0 0,0 0 0 0 0,-1-1 0 0 0,0 1 0 0 0,-3-13-26 0 0,1 19 17 0 0,0 0 1 0 0,-1 0-1 0 0,0 0 0 0 0,-1 1 0 0 0,0-1 0 0 0,0 1 0 0 0,-1 0 0 0 0,-5-6-17 0 0,-4-6 42 0 0,-2 1-1 0 0,-17-17-41 0 0,27 31 1 0 0,0 0-1 0 0,0 1 1 0 0,-1-1-1 0 0,0 1 1 0 0,0 1-1 0 0,-1-1 1 0 0,1 1-1 0 0,-1 1 1 0 0,0-1-1 0 0,0 1 1 0 0,0 1-1 0 0,0-1 1 0 0,-1 1-1 0 0,1 1 1 0 0,-1 0-1 0 0,-2 0 0 0 0,4 0-448 0 0,-1 1 0 0 0,1 1 1 0 0,-1-1-1 0 0,1 1 0 0 0,-1 0 0 0 0,1 1 0 0 0,-1 0 0 0 0,1 0 0 0 0,0 1 1 0 0,0 0-1 0 0,-5 2 448 0 0,3 2-1798 0 0</inkml:trace>
</inkml:ink>
</file>

<file path=word/ink/ink5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868"/>
    </inkml:context>
    <inkml:brush xml:id="br0">
      <inkml:brushProperty name="width" value="0.1" units="cm"/>
      <inkml:brushProperty name="height" value="0.1" units="cm"/>
      <inkml:brushProperty name="color" value="#333333"/>
    </inkml:brush>
  </inkml:definitions>
  <inkml:trace contextRef="#ctx0" brushRef="#br0">14 1 4144 0 0,'0'0'191'0'0,"-1"2"-11"0"0,-1 5 186 0 0,-1 0 1 0 0,1 0 0 0 0,1 0 0 0 0,-1 0-1 0 0,1 0 1 0 0,0 5-367 0 0,0-2 1073 0 0,1 0 0 0 0,1-1 0 0 0,0 1 0 0 0,0 0 0 0 0,1 0 0 0 0,0-1 0 0 0,1 1 0 0 0,0-1 0 0 0,0 0 0 0 0,1 0 0 0 0,0 0 0 0 0,5 8-1073 0 0,-5-11 171 0 0,1 1-1 0 0,-1-1 1 0 0,1 0-1 0 0,0 0 1 0 0,1-1-1 0 0,-1 1 1 0 0,1-1 0 0 0,1 0-1 0 0,2 2-170 0 0,10 4 250 0 0,-1-1 0 0 0,1-1 0 0 0,1 0 0 0 0,0-2 0 0 0,0 0 0 0 0,1-1 0 0 0,-1-1 0 0 0,17 2-250 0 0,4 0 360 0 0,20-1-360 0 0,-51-5 22 0 0,0 1 1 0 0,0 0-1 0 0,-1 0 1 0 0,2 1-23 0 0,-1 0 19 0 0,1 0 1 0 0,-1-1-1 0 0,4 0-19 0 0,13 3-429 0 0,-8-1-5759 0 0,-10-4-1125 0 0</inkml:trace>
</inkml:ink>
</file>

<file path=word/ink/ink5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869"/>
    </inkml:context>
    <inkml:brush xml:id="br0">
      <inkml:brushProperty name="width" value="0.1" units="cm"/>
      <inkml:brushProperty name="height" value="0.1" units="cm"/>
      <inkml:brushProperty name="color" value="#333333"/>
    </inkml:brush>
  </inkml:definitions>
  <inkml:trace contextRef="#ctx0" brushRef="#br0">103 0 2304 0 0,'0'0'312'0'0,"0"0"471"0"0,0 0 206 0 0,0 0 40 0 0,0 0-128 0 0,0 0-573 0 0,0 0-200 0 0,0 0 139 0 0,0 0 76 0 0,0 0 10 0 0,0 0-5 0 0,0 0-43 0 0,0 0-17 0 0,0 0-6 0 0,0 0-28 0 0,0 0-104 0 0,0 0-44 0 0,0 0-8 0 0,0 0 3 0 0,0 0 22 0 0,0 0 5 0 0,0 0 0 0 0,0 0 0 0 0,0 0 0 0 0,0 0 0 0 0,0 0 0 0 0,0 0 14 0 0,0 0 62 0 0,-8 5 266 0 0,-12 19-80 0 0,7-7-244 0 0,10-13-153 0 0,-1 1-1 0 0,1 0 1 0 0,0 0 0 0 0,1 0 0 0 0,-2 4 7 0 0,-10 17-44 0 0,-10 12-1763 0 0,20-30-1850 0 0</inkml:trace>
</inkml:ink>
</file>

<file path=word/ink/ink5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870"/>
    </inkml:context>
    <inkml:brush xml:id="br0">
      <inkml:brushProperty name="width" value="0.1" units="cm"/>
      <inkml:brushProperty name="height" value="0.1" units="cm"/>
      <inkml:brushProperty name="color" value="#333333"/>
    </inkml:brush>
  </inkml:definitions>
  <inkml:trace contextRef="#ctx0" brushRef="#br0">358 1 8264 0 0,'0'0'182'0'0,"-11"1"452"0"0,-10 10-594 0 0,13-6-30 0 0,-3 15 45 0 0,10-18-55 0 0,0 0 0 0 0,0 0 0 0 0,0 0 0 0 0,0 0 0 0 0,-1 0-1 0 0,1-1 1 0 0,-1 1 0 0 0,1 0 0 0 0,-1-1 0 0 0,0 1 0 0 0,-2 3 0 0 0,0-1 0 0 0,0 1 0 0 0,1 0 0 0 0,0 0 0 0 0,-1 2 0 0 0,-7 9 0 0 0,3-4-611 0 0,2 0-2442 0 0</inkml:trace>
  <inkml:trace contextRef="#ctx0" brushRef="#br0" timeOffset="1">129 296 3224 0 0,'-2'2'240'0'0,"-13"14"-80"0"0,-7 8 3097 0 0,10-15-1809 0 0,4-4-1058 0 0,0 1-1 0 0,1 1 1 0 0,0-1 0 0 0,0 1 0 0 0,-2 3-390 0 0,5-6 58 0 0,3-3-53 0 0,0-1-1 0 0,0 1 0 0 0,0 0 0 0 0,0 0 1 0 0,0 0-1 0 0,0 0 0 0 0,0 0 0 0 0,1 0 0 0 0,-1 0 1 0 0,0 1-1 0 0,1-1 0 0 0,-1 0 0 0 0,0 0 0 0 0,1 0 1 0 0,-1 1-5 0 0,0 2-220 0 0,-4 5 507 0 0,0-4-3380 0 0,1-2-81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20.046"/>
    </inkml:context>
    <inkml:brush xml:id="br0">
      <inkml:brushProperty name="width" value="0.05" units="cm"/>
      <inkml:brushProperty name="height" value="0.05" units="cm"/>
    </inkml:brush>
  </inkml:definitions>
  <inkml:trace contextRef="#ctx0" brushRef="#br0">16 302 11976 0 0,'2'21'1573'0'0,"-2"-20"-53"0"0,0-1 516 0 0,0 0 92 0 0,0 0-156 0 0,11-5 1086 0 0,-7 1-2886 0 0,0 0 0 0 0,0-1-1 0 0,-1 1 1 0 0,1-1-1 0 0,1-4-171 0 0,-2 4 76 0 0,0 0 0 0 0,0 0-1 0 0,0 1 1 0 0,1-1 0 0 0,0 1-1 0 0,1-1-75 0 0,6-10-1470 0 0,-2 2-1980 0 0,-2 6-4189 0 0</inkml:trace>
  <inkml:trace contextRef="#ctx0" brushRef="#br0" timeOffset="1">171 168 14656 0 0,'0'0'670'0'0,"0"0"-12"0"0,0 0-276 0 0,0 0 397 0 0,0 0 223 0 0,0 0 44 0 0,0 0-24 0 0,0 0-132 0 0,0 0-61 0 0,8-2 1026 0 0,-4 0-2205 0 0,2-2-5674 0 0,-1 0-1455 0 0</inkml:trace>
  <inkml:trace contextRef="#ctx0" brushRef="#br0" timeOffset="2">91 1 13824 0 0,'1'3'241'0'0,"0"-1"-1111"0"0,-1-1 2314 0 0,1 2 8540 0 0,-1-3-9637 0 0,0 0-191 0 0,0 0-79 0 0,0 0 5 0 0,0 0-8 0 0,0 0-2 0 0,-1 2-63 0 0,0-1 1 0 0,0 0-1 0 0,0 0 0 0 0,0 0 1 0 0,0 0-1 0 0,-1 0 0 0 0,1 0 0 0 0,0 0 1 0 0,0-1-1 0 0,-1 1 0 0 0,1 0 0 0 0,0-1 1 0 0,-1 1-1 0 0,1-1 0 0 0,-1 1-9 0 0,-5 2 21 0 0,-5 6 82 0 0,8-7-95 0 0,0 0 0 0 0,0 1 0 0 0,1 0 0 0 0,-1-1 1 0 0,1 2-1 0 0,0-1 0 0 0,0 0 0 0 0,0 0 0 0 0,0 2-8 0 0,-18 23-44 0 0,27-9-16 0 0,-1 4 103 0 0,-3-18 20 0 0,-1 1 0 0 0,0-1 1 0 0,0 1-1 0 0,-1 4-63 0 0,1-8-19 0 0,-1 0 0 0 0,1 0-1 0 0,-1 0 1 0 0,1 0 0 0 0,0-1-1 0 0,0 1 1 0 0,0 0 0 0 0,0 0-1 0 0,0 0 1 0 0,0 0 19 0 0,8 16-5 0 0,-7 2-408 0 0,-2-10-5990 0 0,0-2-1734 0 0</inkml:trace>
</inkml:ink>
</file>

<file path=word/ink/ink5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872"/>
    </inkml:context>
    <inkml:brush xml:id="br0">
      <inkml:brushProperty name="width" value="0.1" units="cm"/>
      <inkml:brushProperty name="height" value="0.1" units="cm"/>
      <inkml:brushProperty name="color" value="#333333"/>
    </inkml:brush>
  </inkml:definitions>
  <inkml:trace contextRef="#ctx0" brushRef="#br0">2767 0 9672 0 0,'0'0'440'0'0,"0"0"-6"0"0,-8 9 685 0 0,-16 14 710 0 0,23-22-1707 0 0,1-1-2 0 0,0 0 2 0 0,-1 2 13 0 0,-5 3 8 0 0,5-3 1 0 0,1-2 2 0 0,-1 1 13 0 0,-6 7 41 0 0,6-7-151 0 0,0 0 1 0 0,0 0-1 0 0,0 0 1 0 0,0 0-1 0 0,0 0 1 0 0,0 0-1 0 0,1 0 1 0 0,-1 1-1 0 0,0-1 1 0 0,1 0-1 0 0,-1 0 1 0 0,1 1 0 0 0,-1-1-1 0 0,1 0 1 0 0,0 1-50 0 0,-7 5 374 0 0,5-5-311 0 0,-23 37 625 0 0,11-22-437 0 0,2 1 0 0 0,0 0 0 0 0,-3 7-251 0 0,4-7 331 0 0,0 0 0 0 0,-1-1 0 0 0,-12 14-331 0 0,-18 14 602 0 0,33-35-536 0 0,9-6-60 0 0,0-3-4 0 0,0 0 1 0 0,0-1 0 0 0,0 1 0 0 0,0 0 0 0 0,0 0 0 0 0,-1 0 0 0 0,1 0 0 0 0,0 0 0 0 0,0-1 0 0 0,-1 1-1 0 0,1 0 1 0 0,0 0 0 0 0,-1-1 0 0 0,1 1 0 0 0,-1 0 0 0 0,1 0 0 0 0,-1-1 0 0 0,0 1-3 0 0,-14 22 65 0 0,-1-1 0 0 0,0-1-1 0 0,-17 15-64 0 0,21-23 0 0 0,2 2 0 0 0,-4 5 0 0 0,-11 15 0 0 0,-4 9 0 0 0,19-32 0 0 0,1 1 0 0 0,-4 5 0 0 0,-2 4 0 0 0,-18 20 64 0 0,0 3-64 0 0,-94 110 0 0 0,-34 57 0 0 0,137-183 0 0 0,15-19 0 0 0,1 1 0 0 0,0 0 0 0 0,0 0 0 0 0,1 0 0 0 0,-2 6 0 0 0,-4 8 0 0 0,0-1 0 0 0,-2 0 0 0 0,-1-2 0 0 0,-1 1 0 0 0,-11 11 0 0 0,4-9-212 0 0,-15 12 212 0 0,-12 12-52 0 0,5-5 52 0 0,27-27 0 0 0,1 1 0 0 0,-3 4 0 0 0,-15 19-17 0 0,18-23 1 0 0,1 2 1 0 0,2 0-1 0 0,-2 2 16 0 0,-49 66 0 0 0,25-34 0 0 0,11-16 0 0 0,-8 15-64 0 0,30-43 64 0 0,1 0 0 0 0,-1-1 0 0 0,-4 3 0 0 0,-8 11 0 0 0,9-11 0 0 0,-1-1 0 0 0,-4 4 0 0 0,-16 14 0 0 0,11-4 0 0 0,13-15 0 0 0,-2 1 0 0 0,-7 6 0 0 0,17-17 0 0 0,-11 10 0 0 0,-1-1 0 0 0,0 0 0 0 0,0 0 0 0 0,-2 0 0 0 0,7-5 0 0 0,0 1 0 0 0,0 1 0 0 0,0-1 0 0 0,1 1 0 0 0,-2 3 0 0 0,0-2 0 0 0,1 0 0 0 0,-1 0 0 0 0,-7 4 0 0 0,10-8 0 0 0,0 1 0 0 0,1 1 0 0 0,-1-1 0 0 0,1 0 0 0 0,0 1 0 0 0,-4 5 0 0 0,-15 16 0 0 0,17-19 0 0 0,1-1 0 0 0,-1 1 0 0 0,1-1 0 0 0,1 1 0 0 0,-1 1 0 0 0,1-1 0 0 0,-1 5 0 0 0,-20 31 0 0 0,9-18 0 0 0,0 0 0 0 0,-9 25 0 0 0,16-32 0 0 0,5-11 0 0 0,0 0 0 0 0,0-1 0 0 0,-1 0 0 0 0,0 0 0 0 0,-3 3 0 0 0,-12 14 0 0 0,-20 25 0 0 0,25-32 0 0 0,1 0 0 0 0,-7 13 0 0 0,11-16 0 0 0,0 0 0 0 0,-1 0 0 0 0,-4 3 0 0 0,3-4 0 0 0,1 0 0 0 0,0 1 0 0 0,-4 8 0 0 0,6-9 0 0 0,0-1 0 0 0,-1 0 0 0 0,0-1 0 0 0,-6 5 0 0 0,-5 5 0 0 0,-2 1 0 0 0,18-18 0 0 0,0 1 0 0 0,0 1 0 0 0,0-1 0 0 0,1 1 0 0 0,0-1 0 0 0,0 1 0 0 0,0 1 0 0 0,-2 4 0 0 0,-2 4 0 0 0,-1 0 0 0 0,-1-1 0 0 0,-2 3 0 0 0,-20 31 0 0 0,17-24 0 0 0,-14 16 0 0 0,2-2 0 0 0,5-13 0 0 0,1-1 0 0 0,6-1 1 0 0,7-10 95 0 0,0-1 1 0 0,-6 7-97 0 0,11-15 27 0 0,0 1 1 0 0,0 0-1 0 0,1 0 1 0 0,0 0-1 0 0,0 1 1 0 0,0-1 0 0 0,0 1-28 0 0,0 0-28 0 0,0-1 0 0 0,0 1 0 0 0,-1-1 0 0 0,1 1 0 0 0,-3 2 28 0 0,-4 4-131 0 0,-3 3 229 0 0,1 0 0 0 0,-7 12-98 0 0,-1-2 43 0 0,16-21-76 0 0,1 0 1 0 0,-1-1-1 0 0,1 1 0 0 0,0 0 1 0 0,0 0-1 0 0,0 0 0 0 0,0 1 1 0 0,0-1-1 0 0,1 0 0 0 0,-1 3 33 0 0,1-2 7 0 0,0 0-1 0 0,-1-1 1 0 0,1 1-1 0 0,-1 0 1 0 0,0-1 0 0 0,0 1-1 0 0,0-1 1 0 0,0 0-1 0 0,-1 1-6 0 0,2-3 107 0 0,1-1 11 0 0,0 7 43 0 0,0-5-3170 0 0,0-2 1618 0 0</inkml:trace>
</inkml:ink>
</file>

<file path=word/ink/ink5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873"/>
    </inkml:context>
    <inkml:brush xml:id="br0">
      <inkml:brushProperty name="width" value="0.1" units="cm"/>
      <inkml:brushProperty name="height" value="0.1" units="cm"/>
      <inkml:brushProperty name="color" value="#333333"/>
    </inkml:brush>
  </inkml:definitions>
  <inkml:trace contextRef="#ctx0" brushRef="#br0">56 1 11832 0 0,'0'0'266'0'0,"0"0"44"0"0,0 0 12 0 0,0 0-34 0 0,0 0-113 0 0,0 0 229 0 0,0 0 120 0 0,0 0 20 0 0,0 0-67 0 0,-1 1-310 0 0,-4 8-69 0 0,-1 0 0 0 0,-1-1 0 0 0,1 1 0 0 0,-2-1-98 0 0,-11 15-4585 0 0,16-19-187 0 0</inkml:trace>
</inkml:ink>
</file>

<file path=word/ink/ink5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874"/>
    </inkml:context>
    <inkml:brush xml:id="br0">
      <inkml:brushProperty name="width" value="0.1" units="cm"/>
      <inkml:brushProperty name="height" value="0.1" units="cm"/>
      <inkml:brushProperty name="color" value="#333333"/>
    </inkml:brush>
  </inkml:definitions>
  <inkml:trace contextRef="#ctx0" brushRef="#br0">122 1 7368 0 0,'-1'3'87'0'0,"-1"1"1"0"0,0-1-1 0 0,0 0 0 0 0,0 1 1 0 0,0-1-1 0 0,0 0 1 0 0,-1 0-1 0 0,1-1 0 0 0,-2 2-87 0 0,-10 17 938 0 0,0-11 2440 0 0,4-3-2192 0 0,9-6-1092 0 0,1-1-140 0 0,0 0-68 0 0,-14 8-435 0 0,6-2-578 0 0,1 1 0 0 0,1 0 0 0 0,-1 1 0 0 0,-3 6 1127 0 0,1-1-3261 0 0</inkml:trace>
</inkml:ink>
</file>

<file path=word/ink/ink5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875"/>
    </inkml:context>
    <inkml:brush xml:id="br0">
      <inkml:brushProperty name="width" value="0.1" units="cm"/>
      <inkml:brushProperty name="height" value="0.1" units="cm"/>
      <inkml:brushProperty name="color" value="#333333"/>
    </inkml:brush>
  </inkml:definitions>
  <inkml:trace contextRef="#ctx0" brushRef="#br0">372 134 4608 0 0,'0'0'200'0'0,"10"3"48"0"0,-6 6-248 0 0,-4-9 0 0 0,5 5 0 0 0,4-1 0 0 0,5-1 0 0 0,-4 2 0 0 0,-1-1 0 0 0,1 1 0 0 0,-1-5 0 0 0,1 0 0 0 0,-1-5 0 0 0,5 1 0 0 0,-6 4 0 0 0</inkml:trace>
</inkml:ink>
</file>

<file path=word/ink/ink5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876"/>
    </inkml:context>
    <inkml:brush xml:id="br0">
      <inkml:brushProperty name="width" value="0.1" units="cm"/>
      <inkml:brushProperty name="height" value="0.1" units="cm"/>
      <inkml:brushProperty name="color" value="#333333"/>
    </inkml:brush>
  </inkml:definitions>
  <inkml:trace contextRef="#ctx0" brushRef="#br0">1 0 8288 0 0,'0'0'190'0'0,"0"0"28"0"0,0 0 7 0 0,0 2-33 0 0,2 3-67 0 0,0 1-1 0 0,0-1 1 0 0,0 0 0 0 0,1-1-1 0 0,-1 1 1 0 0,1 0-1 0 0,1-1 1 0 0,-1 1 0 0 0,0-1-1 0 0,1 0 1 0 0,0 0 0 0 0,0-1-1 0 0,0 1 1 0 0,0-1-1 0 0,1 1 1 0 0,-1-2 0 0 0,6 4-125 0 0,46 22 689 0 0,-47-24-413 0 0,29 13 1032 0 0,4 1-69 0 0,-18-6-623 0 0,-20-10-523 0 0,0 0 1 0 0,-1 1-1 0 0,1 0 1 0 0,-1-1 0 0 0,1 1-1 0 0,-1 0 1 0 0,1 2-94 0 0,-1-2 67 0 0,0 0 0 0 0,0 0 0 0 0,0-1 0 0 0,0 1 1 0 0,0-1-1 0 0,1 0 0 0 0,2 2-67 0 0,-1-2 75 0 0,-1 1 0 0 0,0 0-1 0 0,0-1 1 0 0,0 1 0 0 0,0 0 0 0 0,-1 1 0 0 0,1-1 0 0 0,-1 1 0 0 0,0 0-1 0 0,2 1-74 0 0,-1 1 154 0 0,0-2-1 0 0,1 1 1 0 0,-1 0-1 0 0,6 3-153 0 0,15 13 574 0 0,-21-16-476 0 0,1-1 0 0 0,-1 0 1 0 0,1-1-1 0 0,-1 1 0 0 0,1-1 0 0 0,0 0 0 0 0,1 0 0 0 0,1 0-98 0 0,5 5 280 0 0,76 26 147 0 0,-64-24-225 0 0,-1-1 0 0 0,2-2 0 0 0,1 0-202 0 0,21 7 101 0 0,-27-7 36 0 0,1-1-1 0 0,0-1 1 0 0,16 2-137 0 0,52 10 257 0 0,-19-5-173 0 0,-62-10-69 0 0,0-1-1 0 0,0 1 1 0 0,0 0 0 0 0,2 1-15 0 0,25 7 81 0 0,0-3 189 0 0,15 6-270 0 0,5 1 218 0 0,68 7 110 0 0,-98-17-262 0 0,1-2 1 0 0,9 0-67 0 0,-9-1 75 0 0,0 2 0 0 0,10 2-75 0 0,0 0 283 0 0,14 1-283 0 0,-23-4 136 0 0,-1 1 0 0 0,1 2 0 0 0,8 3-136 0 0,-29-7 27 0 0,-1 0 0 0 0,1 0 1 0 0,0 0-1 0 0,5 0-27 0 0,17 2 85 0 0,46 9 54 0 0,-44-8-73 0 0,0-2 0 0 0,0-2 0 0 0,1-1-66 0 0,9 1 73 0 0,-27-1-42 0 0,-1 0 0 0 0,1-1 0 0 0,0 0-31 0 0,0-1-95 0 0,0 2-1 0 0,-1-1 0 0 0,2 2 96 0 0,-3-1 62 0 0,1 0-1 0 0,-1-1 0 0 0,3 0-61 0 0,-2-1 151 0 0,-1 2 1 0 0,1-1-1 0 0,4 1-151 0 0,4-1 12 0 0,-15 1-2 0 0,-1 1 1 0 0,0-1-1 0 0,1 1 0 0 0,-1 0 1 0 0,4 0-11 0 0,-2 1 2 0 0,1-1 0 0 0,-1 1 0 0 0,1-1 0 0 0,0-1 0 0 0,-1 1 0 0 0,5-2-2 0 0,12-1-2 0 0,-5 2 17 0 0,24-3 34 0 0,-29 2-36 0 0,1 0-1 0 0,0 1 0 0 0,5 0-12 0 0,-6 1 13 0 0,1-1-1 0 0,-1-1 1 0 0,9-1-13 0 0,1-2 29 0 0,0 2 1 0 0,0 0-1 0 0,1 2 0 0 0,5 0-29 0 0,-27 1 2 0 0,27 1 39 0 0,1-2 0 0 0,-1-2 1 0 0,8-2-42 0 0,-26 4 14 0 0,0 0 0 0 0,0 0 0 0 0,2 1-14 0 0,-5 1 8 0 0,0-2 0 0 0,0 1 0 0 0,1-1 0 0 0,-1 0 0 0 0,8-3-8 0 0,28-7 433 0 0,27-4-433 0 0,3 0 239 0 0,56-15-87 0 0,-31 9-194 0 0,-83 17 79 0 0,5-1 73 0 0,0-2 0 0 0,15-6-110 0 0,7-11 217 0 0,-1 9 65 0 0,-9 4-667 0 0,0-2 0 0 0,0-2 385 0 0,16-3 380 0 0,-44 17-164 0 0,0-1 1 0 0,0 1-1 0 0,0 0 0 0 0,1 1 0 0 0,-1-1 1 0 0,1 1-217 0 0,16-2-136 0 0,11-1-315 0 0,-25 3 443 0 0,1-1-1 0 0,-1 0 0 0 0,0 0 0 0 0,2-1 9 0 0,14-3 0 0 0,-18 4 0 0 0,1 0 0 0 0,-1 0 0 0 0,1-1 0 0 0,-1 0 0 0 0,1 0 0 0 0,-1-1 0 0 0,19-9 677 0 0,16-5-677 0 0,16-7-253 0 0,-39 15 122 0 0,-10 5 234 0 0,0 1-1 0 0,-1-1 1 0 0,0 0 0 0 0,2-2-103 0 0,19-13-780 0 0,-14 8-328 0 0</inkml:trace>
</inkml:ink>
</file>

<file path=word/ink/ink5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877"/>
    </inkml:context>
    <inkml:brush xml:id="br0">
      <inkml:brushProperty name="width" value="0.1" units="cm"/>
      <inkml:brushProperty name="height" value="0.1" units="cm"/>
      <inkml:brushProperty name="color" value="#333333"/>
    </inkml:brush>
  </inkml:definitions>
  <inkml:trace contextRef="#ctx0" brushRef="#br0">58 0 3680 0 0,'0'0'284'0'0,"-2"1"15"0"0,-1 1 261 0 0,0-1 1 0 0,0 0-1 0 0,0 0 1 0 0,0 0-1 0 0,-1 0 1 0 0,1-1-1 0 0,-1 1-560 0 0,2-1 1371 0 0,-2-3 196 0 0,-18-3 397 0 0,20 6-1744 0 0,2 0 82 0 0,0 0 33 0 0,0 0 8 0 0,0 0-2 0 0,0 0-10 0 0,0 0-3 0 0,0 0 0 0 0,1 2-20 0 0,8 19 196 0 0,-9-18-464 0 0,1 1-1 0 0,0-1 0 0 0,1 1 1 0 0,-1-1-1 0 0,1 0 0 0 0,-1 0 1 0 0,1 0-1 0 0,0 0 0 0 0,1 1-39 0 0,48 61 310 0 0,-8-8-157 0 0,87 114 39 0 0,-46-55-118 0 0,-39-47-74 0 0,-5-9 0 0 0,28 39 64 0 0,33 66-64 0 0,131 277-81 0 0,-167-312 589 0 0,10 20 217 0 0,-64-122-533 0 0,-1-1 0 0 0,-2 1 0 0 0,5 26-192 0 0,-3-20 112 0 0,1 0 0 0 0,2-1 0 0 0,1-1 0 0 0,3 4-112 0 0,-1-3-93 0 0,6 8 256 0 0,1 0 1 0 0,19 22-164 0 0,-12-18 340 0 0,5 1-221 0 0,-25-35-102 0 0,-1 0 0 0 0,-1 1-1 0 0,0 0 1 0 0,1 3-17 0 0,-8-14 0 0 0,30 60 38 0 0,-2 2-1 0 0,10 33-37 0 0,41 112 117 0 0,-35-77-33 0 0,42 137 100 0 0,-84-260-180 0 0,17 67 212 0 0,31 70-216 0 0,-34-108 64 0 0,-2 1 0 0 0,-2 0 0 0 0,-2 1 0 0 0,0 7-64 0 0,-7-31 42 0 0,1 0-1 0 0,0 0 0 0 0,1 0 1 0 0,0-1-1 0 0,8 12-41 0 0,1 7 21 0 0,-1 0 1 0 0,8 33-22 0 0,4 10-136 0 0,25 74 918 0 0,-26-81-660 0 0,-11-29-47 0 0,1 0 0 0 0,7 8-75 0 0,14 32 40 0 0,-12-23-16 0 0,-4-12 200 0 0,-3 1 0 0 0,8 35-224 0 0,8 19 272 0 0,-1 0-64 0 0,1 4-153 0 0,-10-32-142 0 0,-20-63 273 0 0,0 0-1 0 0,-1 0 0 0 0,1 5-185 0 0,-2-7 167 0 0,1 1-1 0 0,0 0 1 0 0,0-1-1 0 0,1 1 0 0 0,1 2-166 0 0,15 39 412 0 0,-18-47-420 0 0,0 0 16 0 0,0 0 0 0 0,-1 1 1 0 0,0-1-1 0 0,1 0 0 0 0,-1 0 1 0 0,0 0-1 0 0,0 1 0 0 0,0-1 1 0 0,0 0-1 0 0,-1 1-8 0 0,1-2 88 0 0,0 0-76 0 0,0-1 0 0 0,-1 0 0 0 0,1 1 0 0 0,0-1 0 0 0,-1 1 0 0 0,1-1 0 0 0,0 1 0 0 0,0-1 0 0 0,0 1 0 0 0,-1-1 0 0 0,1 1 0 0 0,0-1 0 0 0,0 1 0 0 0,0-1 0 0 0,0 1 0 0 0,0-1 0 0 0,0 1 0 0 0,0-1 0 0 0,0 1-12 0 0,0-1 5 0 0,0 1 1 0 0,0-1 0 0 0,0 0-1 0 0,0 1 1 0 0,0-1-1 0 0,0 0 1 0 0,0 1 0 0 0,0-1-1 0 0,0 0 1 0 0,0 1-1 0 0,0-1 1 0 0,0 1 0 0 0,0-1-1 0 0,0 0 1 0 0,0 1-1 0 0,0-1 1 0 0,-1 0 0 0 0,1 1-1 0 0,0-1 1 0 0,0 0-1 0 0,0 0 1 0 0,0 1 0 0 0,-1-1-1 0 0,1 0 1 0 0,0 1-1 0 0,0-1 1 0 0,-1 0 0 0 0,1 0-1 0 0,0 0 1 0 0,-1 1-1 0 0,1-1-5 0 0,-2 1 42 0 0,1 0-40 0 0,1 0 1 0 0,-1-1 0 0 0,1 1 0 0 0,-1-1-1 0 0,0 1 1 0 0,1-1 0 0 0,-1 1 0 0 0,0-1-1 0 0,1 1 1 0 0,-1-1 0 0 0,0 0 0 0 0,0 1-1 0 0,0-1 1 0 0,1 0 0 0 0,-1 0 0 0 0,0 1-1 0 0,0-1 1 0 0,0 0 0 0 0,1 0 0 0 0,-1 0-1 0 0,0 0 1 0 0,0 0 0 0 0,0 0 0 0 0,0 0-1 0 0,1-1 1 0 0,-1 1 0 0 0,0 0 0 0 0,0 0-1 0 0,1-1 1 0 0,-1 1-3 0 0,-1-1 0 0 0,1 1 0 0 0,-1-1 0 0 0,1 1 0 0 0,0 0 0 0 0,-1 0 0 0 0,1-1 0 0 0,-1 1 0 0 0,1 0 0 0 0,-1 0 0 0 0,1 0 0 0 0,-1 1 0 0 0,1-1 0 0 0,-1 0 0 0 0,1 0 0 0 0,-1 1 0 0 0,1-1 0 0 0,0 1 0 0 0,-1-1 0 0 0,1 1 0 0 0,-1 0 0 0 0,0 0 0 0 0,-12 4 0 0 0,9-4 5 0 0,1 0-1 0 0,-1 1 1 0 0,1-1-1 0 0,0 1 1 0 0,-1 0 0 0 0,1 0-1 0 0,0 1 1 0 0,0-1-1 0 0,1 1 1 0 0,-1 0-1 0 0,0 0 1 0 0,1 0 0 0 0,0 0-1 0 0,-2 3-4 0 0,-29 24 75 0 0,24-23-6 0 0,0-1 0 0 0,-1-1 0 0 0,1 1 0 0 0,-1-1-1 0 0,0-1 1 0 0,-1 0 0 0 0,-8 1-69 0 0,-15 7 251 0 0,-2 2 405 0 0,-22 14-656 0 0,38-16 238 0 0,0 1-1 0 0,-14 12-237 0 0,12-8 165 0 0,-22 12-165 0 0,20-15 15 0 0,7-3 9 0 0,-1-1 1 0 0,-2 0-25 0 0,-5 1 8 0 0,16-6 1 0 0,0 0 1 0 0,-1-1-1 0 0,1 0 1 0 0,-1-1 0 0 0,0 0-1 0 0,0-1 1 0 0,-2 0-10 0 0,-114 10 485 0 0,111-10-449 0 0,1 1 0 0 0,0 1 0 0 0,-11 4-36 0 0,6-2-123 0 0,0-1-1 0 0,-1 0 124 0 0,18-5-73 0 0,-5 2-279 0 0,1-1 0 0 0,-1 0-1 0 0,0-1 1 0 0,1 0 0 0 0,-4 0 352 0 0,-16-5-1083 0 0</inkml:trace>
</inkml:ink>
</file>

<file path=word/ink/ink5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878"/>
    </inkml:context>
    <inkml:brush xml:id="br0">
      <inkml:brushProperty name="width" value="0.1" units="cm"/>
      <inkml:brushProperty name="height" value="0.1" units="cm"/>
      <inkml:brushProperty name="color" value="#333333"/>
    </inkml:brush>
  </inkml:definitions>
  <inkml:trace contextRef="#ctx0" brushRef="#br0">1 0 1840 0 0,'3'1'45'0'0,"-1"0"-6"0"0,12 8 37 0 0,-11-7 28 0 0,-1-1 0 0 0,0 0 0 0 0,1 0 0 0 0,-1 0 0 0 0,1 0 0 0 0,-1-1 0 0 0,1 1 0 0 0,1 0-104 0 0,12 3 2063 0 0,-6-1-1720 0 0,1 1 0 0 0,-1-2 1 0 0,0 0-1 0 0,1 0 1 0 0,0-1-1 0 0,-1 0 1 0 0,1 0-1 0 0,0-1 0 0 0,0-1 1 0 0,-1 0-1 0 0,1-1 1 0 0,2 0-344 0 0,15 1 160 0 0,-10-2-280 0 0</inkml:trace>
</inkml:ink>
</file>

<file path=word/ink/ink5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879"/>
    </inkml:context>
    <inkml:brush xml:id="br0">
      <inkml:brushProperty name="width" value="0.1" units="cm"/>
      <inkml:brushProperty name="height" value="0.1" units="cm"/>
      <inkml:brushProperty name="color" value="#333333"/>
    </inkml:brush>
  </inkml:definitions>
  <inkml:trace contextRef="#ctx0" brushRef="#br0">0 1 8144 0 0,'15'5'135'0'0,"0"1"1"0"0,-1 0 0 0 0,0 1 0 0 0,0 1-1 0 0,-1 0 1 0 0,1 2-136 0 0,-1-2 34 0 0,96 71 1456 0 0,-65-52-879 0 0,13 5-611 0 0,-38-22 39 0 0,0-2-1 0 0,1-1 1 0 0,-1 0 0 0 0,15 2-39 0 0,-4 0 643 0 0,0 2 0 0 0,0 0 0 0 0,12 9-643 0 0,-34-17 135 0 0,20 10 540 0 0,-2 0 0 0 0,10 8-675 0 0,-32-19 63 0 0,31 20 242 0 0,17 16-305 0 0,-41-29 282 0 0,-1-1 1 0 0,0 2-1 0 0,-1-1 1 0 0,0 1-1 0 0,-1 1 1 0 0,0 0-1 0 0,1 1-282 0 0,-7-10 192 0 0,-1 0-1 0 0,1 0 0 0 0,0 0 0 0 0,0 0 0 0 0,1 0 1 0 0,-1-1-1 0 0,0 1 0 0 0,1-1 0 0 0,-1 0 0 0 0,2 1-191 0 0,-3-2 50 0 0,-1 1 0 0 0,1-1 0 0 0,-1 0-1 0 0,1 1 1 0 0,-1-1 0 0 0,1 0-1 0 0,-1 1 1 0 0,1-1 0 0 0,-1 1-1 0 0,0-1 1 0 0,1 1 0 0 0,-1-1-1 0 0,1 1 1 0 0,-1-1 0 0 0,0 1 0 0 0,0-1-1 0 0,1 1 1 0 0,-1-1 0 0 0,0 1-50 0 0,0 0 48 0 0,0-1 0 0 0,1 1 1 0 0,-1-1-1 0 0,0 1 1 0 0,1-1-1 0 0,-1 1 0 0 0,0 0 1 0 0,1-1-1 0 0,-1 0 0 0 0,0 1 1 0 0,1-1-1 0 0,-1 1 0 0 0,1-1 1 0 0,-1 1-1 0 0,1-1 1 0 0,-1 0-1 0 0,1 1 0 0 0,0-1 1 0 0,-1 0-1 0 0,1 0 0 0 0,-1 1-48 0 0,2-1 84 0 0,0 1-1 0 0,0-1 1 0 0,-1 1-1 0 0,1 0 1 0 0,0 0-1 0 0,-1 0 1 0 0,1 0-1 0 0,0 0 1 0 0,-1 0-1 0 0,1 0 1 0 0,-1 0-1 0 0,0 0 1 0 0,1 1-1 0 0,-1-1 1 0 0,0 1-1 0 0,0-1 1 0 0,0 1-1 0 0,0-1 1 0 0,0 1-1 0 0,0 0 1 0 0,0 1-84 0 0,0-1 270 0 0,-1-2 2 0 0,0 0-34 0 0,0 0-118 0 0,0 2 50 0 0,5 8-751 0 0,-5-10-134 0 0</inkml:trace>
</inkml:ink>
</file>

<file path=word/ink/ink5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880"/>
    </inkml:context>
    <inkml:brush xml:id="br0">
      <inkml:brushProperty name="width" value="0.1" units="cm"/>
      <inkml:brushProperty name="height" value="0.1" units="cm"/>
      <inkml:brushProperty name="color" value="#333333"/>
    </inkml:brush>
  </inkml:definitions>
  <inkml:trace contextRef="#ctx0" brushRef="#br0">28 1 11056 0 0,'0'0'488'0'0,"-8"5"104"0"0,-3 4-472 0 0,3-6-120 0 0,8-3 0 0 0,0 0 0 0 0,0 0 2232 0 0,0 0 423 0 0,0 0 81 0 0,0 0 16 0 0</inkml:trace>
</inkml:ink>
</file>

<file path=word/ink/ink5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881"/>
    </inkml:context>
    <inkml:brush xml:id="br0">
      <inkml:brushProperty name="width" value="0.1" units="cm"/>
      <inkml:brushProperty name="height" value="0.1" units="cm"/>
      <inkml:brushProperty name="color" value="#333333"/>
    </inkml:brush>
  </inkml:definitions>
  <inkml:trace contextRef="#ctx0" brushRef="#br0">1 57 3680 0 0,'0'0'284'0'0,"0"0"123"0"0,0 0 1210 0 0,1-1 551 0 0,1 0-1738 0 0,-1 0-1 0 0,1 0 1 0 0,-1 0 0 0 0,0-1 0 0 0,1 1-1 0 0,-1 0 1 0 0,0-1 0 0 0,0 1 0 0 0,0-1 0 0 0,0 1-1 0 0,0-1 1 0 0,0 1 0 0 0,-1-1 0 0 0,2-1-430 0 0,3-7 736 0 0,8-10 1260 0 0,-12 19-1278 0 0,-1 0-594 0 0,0 1 0 0 0,1 0 0 0 0,-1 0 0 0 0,0 0 0 0 0,0 0 0 0 0,1-1-1 0 0,-1 1 1 0 0,0 0 0 0 0,0 0 0 0 0,1 0 0 0 0,-1 0 0 0 0,0 0 0 0 0,1 0-1 0 0,-1-1 1 0 0,0 1 0 0 0,1 0 0 0 0,-1 0 0 0 0,0 0 0 0 0,1 0 0 0 0,-1 0-1 0 0,0 0 1 0 0,0 1 0 0 0,1-1 0 0 0,-1 0 0 0 0,0 0 0 0 0,1 0 0 0 0,-1 0-1 0 0,0 0 1 0 0,1 0-124 0 0,-2 16 530 0 0,-1-1 0 0 0,0 1 0 0 0,-1-1-530 0 0,-4 35 538 0 0,-7 44-354 0 0,4-5-1303 0 0,3-32-6405 0 0,6-36 1096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23.984"/>
    </inkml:context>
    <inkml:brush xml:id="br0">
      <inkml:brushProperty name="width" value="0.05" units="cm"/>
      <inkml:brushProperty name="height" value="0.05" units="cm"/>
    </inkml:brush>
  </inkml:definitions>
  <inkml:trace contextRef="#ctx0" brushRef="#br0">0 53 15664 0 0,'0'0'344'0'0,"0"0"71"0"0,0 0 9 0 0,0 0 24 0 0,0 0-360 0 0,0 0-88 0 0,0 0 0 0 0,3-2 0 0 0,3-2 0 0 0,-1 1 0 0 0,2 0 0 0 0,-1 1 0 0 0,3-4-504 0 0,0 0-111 0 0,9-8-25 0 0,-7 2-8 0 0</inkml:trace>
</inkml:ink>
</file>

<file path=word/ink/ink5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882"/>
    </inkml:context>
    <inkml:brush xml:id="br0">
      <inkml:brushProperty name="width" value="0.1" units="cm"/>
      <inkml:brushProperty name="height" value="0.1" units="cm"/>
      <inkml:brushProperty name="color" value="#333333"/>
    </inkml:brush>
  </inkml:definitions>
  <inkml:trace contextRef="#ctx0" brushRef="#br0">89 0 11344 0 0,'-1'3'521'0'0,"-5"21"-137"0"0,3-14-275 0 0,0 1 0 0 0,1 0 0 0 0,0 3-109 0 0,1-6 545 0 0,-1 1 0 0 0,0 0 0 0 0,-2 4-545 0 0,1-6 545 0 0,1 1 1 0 0,0-1-1 0 0,1 1 0 0 0,-1-1 0 0 0,1 7-545 0 0,1 21 784 0 0,2-1 0 0 0,4 23-784 0 0,-4-20-2233 0 0,2-24 881 0 0</inkml:trace>
  <inkml:trace contextRef="#ctx0" brushRef="#br0" timeOffset="1">38 770 1840 0 0,'0'2'133'0'0,"0"4"-439"0"0,0 20 1265 0 0,0-17 369 0 0,-1 0 0 0 0,0-1 0 0 0,0 1 0 0 0,-1 0 0 0 0,0-1 0 0 0,-1 2-1328 0 0,0-1 911 0 0,1 1 0 0 0,0-1 0 0 0,0 7-911 0 0,-3 16 1277 0 0,2-14-617 0 0,1 1 0 0 0,0-1 0 0 0,2 11-660 0 0,-3 20 485 0 0,1-2-314 0 0,2 0 0 0 0,1 0 0 0 0,4 12-171 0 0,0 35-584 0 0,-4 9 584 0 0,-1-83-251 0 0,-1-5-293 0 0,0 0-1 0 0,-1 0 1 0 0,-1 1 544 0 0,-3 24-4332 0 0,5-10-322 0 0</inkml:trace>
</inkml:ink>
</file>

<file path=word/ink/ink5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884"/>
    </inkml:context>
    <inkml:brush xml:id="br0">
      <inkml:brushProperty name="width" value="0.1" units="cm"/>
      <inkml:brushProperty name="height" value="0.1" units="cm"/>
      <inkml:brushProperty name="color" value="#333333"/>
    </inkml:brush>
  </inkml:definitions>
  <inkml:trace contextRef="#ctx0" brushRef="#br0">33 0 2304 0 0,'0'0'200'0'0,"0"0"-200"0"0,0 12 0 0 0</inkml:trace>
</inkml:ink>
</file>

<file path=word/ink/ink5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885"/>
    </inkml:context>
    <inkml:brush xml:id="br0">
      <inkml:brushProperty name="width" value="0.1" units="cm"/>
      <inkml:brushProperty name="height" value="0.1" units="cm"/>
      <inkml:brushProperty name="color" value="#333333"/>
    </inkml:brush>
  </inkml:definitions>
  <inkml:trace contextRef="#ctx0" brushRef="#br0">11 2611 3224 0 0,'-5'21'136'0'0,"5"-13"40"0"0,5 5-176 0 0,-5-1 0 0 0,0-4 0 0 0,0 5 0 0 0,4-1 1568 0 0,-4 2 288 0 0,-4-2 48 0 0,4-3 16 0 0,-5 3-1080 0 0,5-4-208 0 0,0-8-48 0 0,0 0-8 0 0,0 0-384 0 0,-5 4-72 0 0,5-4-24 0 0</inkml:trace>
</inkml:ink>
</file>

<file path=word/ink/ink5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886"/>
    </inkml:context>
    <inkml:brush xml:id="br0">
      <inkml:brushProperty name="width" value="0.1" units="cm"/>
      <inkml:brushProperty name="height" value="0.1" units="cm"/>
      <inkml:brushProperty name="color" value="#333333"/>
    </inkml:brush>
  </inkml:definitions>
  <inkml:trace contextRef="#ctx0" brushRef="#br0">40 68 1840 0 0,'0'2'133'0'0,"-5"31"2606"0"0,4-32-2545 0 0,1 0 1 0 0,-1 0-1 0 0,1 0 1 0 0,-1 0-1 0 0,1-1 1 0 0,-1 1-1 0 0,0 0 1 0 0,1 0-1 0 0,-1 0 1 0 0,0 0-1 0 0,0-1 0 0 0,0 1 1 0 0,1 0-1 0 0,-1-1-194 0 0,-4 6 4802 0 0,3-9-4555 0 0,0 0 0 0 0,1-1 0 0 0,-1 1 0 0 0,1 0 0 0 0,0 0 0 0 0,0-1 0 0 0,0 1 0 0 0,0 0 0 0 0,1-1 0 0 0,-1 1 0 0 0,1-1 0 0 0,0 1 1 0 0,0-3-248 0 0,-4 3 897 0 0,4 4 1961 0 0,42 34-2712 0 0,-37-31-133 0 0,9 9 71 0 0,-14-13 12 0 0,1 1-56 0 0,1-1-1 0 0,-1 1 1 0 0,0-1 0 0 0,1 1 0 0 0,-1-1-1 0 0,0 0 1 0 0,1 1 0 0 0,-1-1-1 0 0,1 0 1 0 0,-1 0 0 0 0,1 0 0 0 0,-1 0-1 0 0,1 0-39 0 0,-2 0 21 0 0,3 0 171 0 0,-3 0 2 0 0,0 0 4 0 0,0-9 196 0 0,-1-12-95 0 0,-1-1 0 0 0,-1-1-299 0 0,2 20 6 0 0,1 0 1 0 0,-1 1-1 0 0,0-1 0 0 0,0 1 0 0 0,0-1 0 0 0,-1 1 0 0 0,1-1 0 0 0,-1 1 0 0 0,1 0 1 0 0,-1-1-1 0 0,0 1 0 0 0,0 0 0 0 0,0 0 0 0 0,0 0 0 0 0,0 1 0 0 0,0-1 0 0 0,-1 0-6 0 0,2 1 2 0 0,-1 0 0 0 0,1 0-1 0 0,-1 0 1 0 0,0 0-1 0 0,1 0 1 0 0,-1 1 0 0 0,0-1-1 0 0,1 0 1 0 0,-1 1-1 0 0,0 0 1 0 0,0-1 0 0 0,0 1-1 0 0,1 0 1 0 0,-1 0-1 0 0,0 0 1 0 0,0 0 0 0 0,0 0-1 0 0,1 0 1 0 0,-1 0-1 0 0,0 1 1 0 0,0-1 0 0 0,0 1-1 0 0,1-1 1 0 0,-1 1-1 0 0,0 0-1 0 0,2-1-11 0 0,0 1 0 0 0,-1-1-1 0 0,1 1 1 0 0,0-1 0 0 0,0 1-1 0 0,-1 0 1 0 0,1-1-1 0 0,0 1 1 0 0,0-1 0 0 0,0 1-1 0 0,0-1 1 0 0,0 1 0 0 0,0 0-1 0 0,0-1 1 0 0,0 1 0 0 0,0-1-1 0 0,0 1 1 0 0,0 0 11 0 0,0 1-17 0 0,-2 8 105 0 0,0 0 1 0 0,1 1-1 0 0,0-1 1 0 0,1 0-1 0 0,0 1 0 0 0,1-1 1 0 0,0 0-1 0 0,1 1 1 0 0,0-1-1 0 0,0 0 0 0 0,1 0 1 0 0,0 0-1 0 0,3 4-88 0 0,2-5 191 0 0,-8-9-174 0 0,1 0 0 0 0,-1 1 0 0 0,1-1 0 0 0,-1 0 0 0 0,0 1 0 0 0,1-1 1 0 0,-1 1-1 0 0,1-1 0 0 0,-1 0 0 0 0,0 1 0 0 0,1-1 0 0 0,-1 1 0 0 0,0-1 0 0 0,0 1 0 0 0,1-1 1 0 0,-1 1-1 0 0,0-1 0 0 0,0 1 0 0 0,0-1 0 0 0,0 1 0 0 0,1-1 0 0 0,-1 1 0 0 0,0 0-17 0 0,2-1 114 0 0,12-2-62 0 0,-11-2-40 0 0,-2 2 0 0 0,3-2-123 0 0,-3 4 48 0 0,1-1 0 0 0,-1 0 0 0 0,0 0 0 0 0,0 0 0 0 0,1 0-1 0 0,-1 0 1 0 0,0 0 0 0 0,0 0 0 0 0,0-1 0 0 0,0 1 0 0 0,0 0 0 0 0,-1 0-1 0 0,1-1 1 0 0,0 1 0 0 0,0-1 0 0 0,-1 1 0 0 0,1-1 0 0 0,-1 1 0 0 0,0-1-1 0 0,1 1 1 0 0,-1-1 0 0 0,0 1 0 0 0,0-1 0 0 0,0 1 0 0 0,0-1 0 0 0,0 1 63 0 0,0-16-7789 0 0</inkml:trace>
</inkml:ink>
</file>

<file path=word/ink/ink5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887"/>
    </inkml:context>
    <inkml:brush xml:id="br0">
      <inkml:brushProperty name="width" value="0.1" units="cm"/>
      <inkml:brushProperty name="height" value="0.1" units="cm"/>
      <inkml:brushProperty name="color" value="#333333"/>
    </inkml:brush>
  </inkml:definitions>
  <inkml:trace contextRef="#ctx0" brushRef="#br0">0 81 8432 0 0,'0'0'388'0'0,"0"0"-11"0"0,0 0-105 0 0,0 0 436 0 0,0 0 223 0 0,0 0 42 0 0,0 0 15 0 0,0 0 24 0 0,0 0 11 0 0,0 0 1 0 0,0 0-70 0 0,0 0-289 0 0,0 0-121 0 0,0 0-28 0 0,0 0-72 0 0,0 2-289 0 0,2 7-138 0 0,3-1 55 0 0,-3-6 299 0 0,0-4 117 0 0,0 1-432 0 0,-1-1 0 0 0,1 0 0 0 0,0 1 0 0 0,0-1-1 0 0,-1 0 1 0 0,1 0 0 0 0,-1 0 0 0 0,0 0 0 0 0,0 0 0 0 0,1-1 0 0 0,-1 1-1 0 0,0 0 1 0 0,-1 0 0 0 0,1-1 0 0 0,0 1 0 0 0,-1 0 0 0 0,1-1 0 0 0,-1 1-1 0 0,0-1 1 0 0,0 0-56 0 0,1-2 0 0 0,1 0 0 0 0,-9 10 0 0 0,-6 7 1440 0 0,11-11-1044 0 0,2-1-462 0 0,0 0-112 0 0,0 0 49 0 0,0 0 196 0 0,0 0 86 0 0,0 0 20 0 0,9-8 3 0 0,6-29-176 0 0,-12 28 0 0 0,-2 2-10 0 0,-1 6-22 0 0,0 1 32 0 0,0 1 1 0 0,0-1 0 0 0,0 0-1 0 0,0 1 1 0 0,0-1 0 0 0,0 1-1 0 0,-1-1 1 0 0,1 1-1 0 0,0-1 1 0 0,0 0 0 0 0,0 1-1 0 0,0-1 1 0 0,-1 0 0 0 0,1 1-1 0 0,0-1 1 0 0,0 1 0 0 0,-1-1-1 0 0,1 0 1 0 0,0 0 0 0 0,0 1-1 0 0,-1-1 1 0 0,1 0 0 0 0,0 1-1 0 0,-1-1 1 0 0,1 0-1 0 0,-1 1 1 0 0,0-1 0 0 0,0 1 0 0 0,1-1 0 0 0,-1 1 0 0 0,1 0 0 0 0,-1-1 0 0 0,0 1 0 0 0,1 0 0 0 0,-1 0 0 0 0,1-1 1 0 0,0 1-1 0 0,-1 0 0 0 0,1 0 0 0 0,0 0 0 0 0,-1-1 0 0 0,1 1 0 0 0,0 0 0 0 0,0 0 0 0 0,0 0 0 0 0,0 0 0 0 0,0 0 0 0 0,0 0 0 0 0,0-1 0 0 0,0 1 0 0 0,0 1-1 0 0,-1 9 0 0 0,0-1 0 0 0,2-1 39 0 0,0-7 157 0 0,-1-2 49 0 0,0 0 3 0 0,0 0-66 0 0,13-21-740 0 0,-7 9 310 0 0</inkml:trace>
</inkml:ink>
</file>

<file path=word/ink/ink5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888"/>
    </inkml:context>
    <inkml:brush xml:id="br0">
      <inkml:brushProperty name="width" value="0.1" units="cm"/>
      <inkml:brushProperty name="height" value="0.1" units="cm"/>
      <inkml:brushProperty name="color" value="#333333"/>
    </inkml:brush>
  </inkml:definitions>
  <inkml:trace contextRef="#ctx0" brushRef="#br0">1 6 1376 0 0,'0'0'269'0'0,"0"0"595"0"0,0 0 264 0 0,8-5 1431 0 0,-5 5 4006 0 0,2 4-6394 0 0,-1 1 1 0 0,-1 0-1 0 0,1 0 0 0 0,-1 0 0 0 0,1 1 1 0 0,-2-1-1 0 0,1 1 0 0 0,-1 0 1 0 0,1-1-1 0 0,-1 2-171 0 0,13 28 674 0 0,-11-27-578 0 0,1 0 1 0 0,-2 0 0 0 0,1 1 0 0 0,-1-1 0 0 0,-1 1 0 0 0,2 7-97 0 0,-1-8-48 0 0,-1 0-1 0 0,2 0 1 0 0,-1 0 0 0 0,1-1-1 0 0,0 1 1 0 0,5 6 48 0 0,12 22-55 0 0,27 72 215 0 0,-25-49-411 0 0,-9-23-3464 0 0,-4-10-1255 0 0</inkml:trace>
</inkml:ink>
</file>

<file path=word/ink/ink5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889"/>
    </inkml:context>
    <inkml:brush xml:id="br0">
      <inkml:brushProperty name="width" value="0.1" units="cm"/>
      <inkml:brushProperty name="height" value="0.1" units="cm"/>
      <inkml:brushProperty name="color" value="#333333"/>
    </inkml:brush>
  </inkml:definitions>
  <inkml:trace contextRef="#ctx0" brushRef="#br0">0 6 5528 0 0,'16'-4'422'0'0,"-16"4"-419"0"0,0 0 0 0 0,0-1 0 0 0,0 1-1 0 0,0 0 1 0 0,0 0 0 0 0,1 0 0 0 0,-1 0-1 0 0,0 0 1 0 0,0 0 0 0 0,0 0 0 0 0,0 0-1 0 0,0 0 1 0 0,0 0 0 0 0,0 0 0 0 0,0 0-1 0 0,1 0 1 0 0,-1 0 0 0 0,0 0 0 0 0,0 0-1 0 0,0 0 1 0 0,0 0 0 0 0,0 0 0 0 0,0 0-1 0 0,0 0 1 0 0,0 0 0 0 0,0 0 0 0 0,1 0-1 0 0,-1 0 1 0 0,0 0 0 0 0,0 0-1 0 0,0 0 1 0 0,0 0 0 0 0,0 0 0 0 0,0 0-1 0 0,0 1 1 0 0,0-1 0 0 0,0 0 0 0 0,0 0-1 0 0,1 0 1 0 0,-1 0 0 0 0,0 0 0 0 0,0 0-1 0 0,0 0 1 0 0,0 0 0 0 0,0 0 0 0 0,0 0-1 0 0,0 1 1 0 0,0-1 0 0 0,0 0 0 0 0,0 0-1 0 0,0 0 1 0 0,0 0 0 0 0,0 0-3 0 0,18 35 537 0 0,-13-27 1 0 0,-1 1 0 0 0,1 0 0 0 0,-1 0 0 0 0,0 3-538 0 0,38 110 2778 0 0,-17-53-1815 0 0,14 30 398 0 0,-26-68-896 0 0,-9-22-316 0 0,1 0 0 0 0,0 0 1 0 0,0-1-1 0 0,6 7-149 0 0,15 24 235 0 0,27 53-134 0 0,3 3-66 0 0,-40-64-242 0 0,-8-19-107 0 0,-1 1 1 0 0,-1 0-1 0 0,0 0 0 0 0,-1 1 1 0 0,2 8 313 0 0,0 7-1153 0 0,-4-10 922 0 0,2 0 0 0 0,0 0 0 0 0,1-1 0 0 0,1 0 0 0 0,3 6 231 0 0,9 16-837 0 0,-14-27 882 0 0,1-1 0 0 0,1 1 0 0 0,0-1 0 0 0,0 0 0 0 0,3 3-45 0 0,5 10 1127 0 0,-2-1 57 0 0,-11-21-1051 0 0,67 89 3565 0 0,-50-67-3309 0 0,-13-18-436 0 0,0 0 1 0 0,-1 1-1 0 0,0 0 0 0 0,0 0 0 0 0,0 2 47 0 0,19 31 429 0 0,-23-38-429 0 0,6 5 0 0 0,-1-2 0 0 0,10 17-674 0 0,-13-18 449 0 0,0-1-1 0 0,0 0 0 0 0,0 0 1 0 0,1 0-1 0 0,1 1 226 0 0,-4-4-12 0 0,0 0 0 0 0,0 0-1 0 0,-1 0 1 0 0,1 1 0 0 0,0-1 0 0 0,0 0 0 0 0,-1 0 0 0 0,1 0 0 0 0,-1 1-1 0 0,1-1 1 0 0,-1 0 0 0 0,0 1 0 0 0,1-1 12 0 0,0 4-7 0 0,10 18-196 0 0,10 16 203 0 0,-20-38 81 0 0,-1-1 119 0 0,0 0 532 0 0,0 0 237 0 0,0 0 45 0 0,0 0-129 0 0,-1-1-581 0 0,-3-2-271 0 0</inkml:trace>
</inkml:ink>
</file>

<file path=word/ink/ink5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890"/>
    </inkml:context>
    <inkml:brush xml:id="br0">
      <inkml:brushProperty name="width" value="0.1" units="cm"/>
      <inkml:brushProperty name="height" value="0.1" units="cm"/>
      <inkml:brushProperty name="color" value="#333333"/>
    </inkml:brush>
  </inkml:definitions>
  <inkml:trace contextRef="#ctx0" brushRef="#br0">347 93 1840 0 0,'1'24'379'0'0,"-1"-24"-357"0"0,0 0 0 0 0,0 0 0 0 0,0 0 1 0 0,0 0-1 0 0,0 0 0 0 0,0 0 1 0 0,0 0-1 0 0,0 0 0 0 0,0 0 0 0 0,0 0 1 0 0,0 0-1 0 0,0 1 0 0 0,0-1 1 0 0,0 0-1 0 0,0 0 0 0 0,0 0 0 0 0,0 0 1 0 0,1 0-1 0 0,-1 0 0 0 0,0 0 1 0 0,0 0-1 0 0,0 0 0 0 0,0 0 0 0 0,0 0 1 0 0,0 0-1 0 0,0 0 0 0 0,0 0 1 0 0,0 0-1 0 0,0 0 0 0 0,0 0 0 0 0,0 0 1 0 0,0 0-1 0 0,0 0 0 0 0,0 0 1 0 0,0 0-1 0 0,0 0 0 0 0,0 0 1 0 0,1 0-1 0 0,-1 0 0 0 0,0 0 0 0 0,0 0 1 0 0,0 0-1 0 0,0 0 0 0 0,0 0 1 0 0,0 0-1 0 0,0 0 0 0 0,0 0 0 0 0,0 0 1 0 0,0 0-1 0 0,0 0 0 0 0,0 0 1 0 0,0 0-1 0 0,0 0 0 0 0,0 0 0 0 0,1 0 1 0 0,-1 0-1 0 0,0 0 0 0 0,0 0 1 0 0,0 0-23 0 0,4-5 1187 0 0,1-7 1092 0 0,1-9 495 0 0,-5 15-2303 0 0,1-1 0 0 0,0 0 1 0 0,0 1-1 0 0,0 0 0 0 0,1-1 0 0 0,0 1 0 0 0,1-2-471 0 0,-3 7 116 0 0,0 0 0 0 0,-1-1 1 0 0,1 1-1 0 0,-1 0 1 0 0,1 0-1 0 0,-1-1 1 0 0,0 1-1 0 0,0 0 1 0 0,1-1-1 0 0,-1 1 0 0 0,0 0 1 0 0,0-1-1 0 0,0 1 1 0 0,-1-2-117 0 0,1-1 570 0 0,0 3-45 0 0,0 1-112 0 0,0 0-49 0 0,0 0-11 0 0,0 0 3 0 0,0 0 16 0 0,0 0 4 0 0,0 0 0 0 0,0 0-2 0 0,-5 5 708 0 0,1-3-978 0 0,0 0 0 0 0,0 0 0 0 0,0 0 0 0 0,0 1-1 0 0,1-1 1 0 0,-1 1 0 0 0,1 0 0 0 0,0 0 0 0 0,-1 0-104 0 0,-28 34 1176 0 0,18-21-983 0 0,-5 8-223 0 0,-14 24 30 0 0,-10 11-43 0 0,-54 78-1213 0 0,16-21-2268 0 0,64-94-838 0 0,6-1-1230 0 0</inkml:trace>
</inkml:ink>
</file>

<file path=word/ink/ink5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891"/>
    </inkml:context>
    <inkml:brush xml:id="br0">
      <inkml:brushProperty name="width" value="0.1" units="cm"/>
      <inkml:brushProperty name="height" value="0.1" units="cm"/>
      <inkml:brushProperty name="color" value="#333333"/>
    </inkml:brush>
  </inkml:definitions>
  <inkml:trace contextRef="#ctx0" brushRef="#br0">669 1 5528 0 0,'-13'17'868'0'0,"0"1"1"0"0,-5 11-869 0 0,-14 19 5473 0 0,2 1-2163 0 0,26-44-2920 0 0,-7 14 186 0 0,3-6-291 0 0,1 1-1 0 0,-3 6-284 0 0,-9 19-1477 0 0,14-31 747 0 0</inkml:trace>
  <inkml:trace contextRef="#ctx0" brushRef="#br0" timeOffset="1">152 801 10536 0 0,'-1'3'481'0'0,"-12"29"182"0"0,12-29-628 0 0,0-1 0 0 0,-1 1 1 0 0,1 0-1 0 0,0 0 0 0 0,-1-1 1 0 0,0 1-1 0 0,0-1 0 0 0,0 1 1 0 0,0-1-1 0 0,0 0 0 0 0,0 0 1 0 0,-2 1-36 0 0,2-2 13 0 0,0 1 1 0 0,0-1 0 0 0,0 1 0 0 0,0 0 0 0 0,0 0-1 0 0,1-1 1 0 0,-1 1 0 0 0,0 0 0 0 0,1 0 0 0 0,0 1 0 0 0,-1-1-1 0 0,1 0 1 0 0,0 0 0 0 0,0 1 0 0 0,0 0-14 0 0,-1 2 1 0 0,1-3-15 0 0,0 0 0 0 0,0-1 0 0 0,0 1 0 0 0,0 0 0 0 0,1-1 0 0 0,-1 1 0 0 0,1 0 0 0 0,-1 0 0 0 0,1 0 0 0 0,0 0 0 0 0,-1-1 0 0 0,1 1 0 0 0,0 0 0 0 0,0 0 0 0 0,1 0 0 0 0,-1 1 14 0 0,0-1-19 0 0,0 0 0 0 0,0 0 0 0 0,0 0-1 0 0,0 0 1 0 0,-1 0 0 0 0,1 0 0 0 0,-1 0 0 0 0,1 0 0 0 0,-1-1 0 0 0,1 1 0 0 0,-1 0 0 0 0,0 0 0 0 0,0 0 19 0 0,-1 2-40 0 0,-1 5-53 0 0,0 0 0 0 0,-1-1 0 0 0,-4 8 93 0 0,-4 12-151 0 0,4-7 42 0 0,-15 26-1188 0 0,13-30-2307 0 0</inkml:trace>
</inkml:ink>
</file>

<file path=word/ink/ink5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21:57.893"/>
    </inkml:context>
    <inkml:brush xml:id="br0">
      <inkml:brushProperty name="width" value="0.1" units="cm"/>
      <inkml:brushProperty name="height" value="0.1" units="cm"/>
      <inkml:brushProperty name="color" value="#333333"/>
    </inkml:brush>
  </inkml:definitions>
  <inkml:trace contextRef="#ctx0" brushRef="#br0">141 0 7600 0 0,'-14'18'336'0'0,"9"-6"72"0"0,-4 4-328 0 0,-5 4-80 0 0,0 1 0 0 0,4 5 0 0 0,-4-5 176 0 0,0 4 16 0 0,-5 1 8 0 0,5-2-2568 0 0,0-3-520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25.370"/>
    </inkml:context>
    <inkml:brush xml:id="br0">
      <inkml:brushProperty name="width" value="0.05" units="cm"/>
      <inkml:brushProperty name="height" value="0.05" units="cm"/>
    </inkml:brush>
  </inkml:definitions>
  <inkml:trace contextRef="#ctx0" brushRef="#br0">0 523 12440 0 0,'2'0'186'0'0,"0"0"1"0"0,-1-1 0 0 0,1 1-1 0 0,0-1 1 0 0,-1 1 0 0 0,1-1 0 0 0,0 0-1 0 0,-1 1 1 0 0,1-1 0 0 0,-1 0 0 0 0,1 0-1 0 0,-1 0 1 0 0,0 0 0 0 0,1 0-187 0 0,20-21 3080 0 0,-8 8-1655 0 0,-2 1-879 0 0,0 0-1 0 0,-1 0 1 0 0,-1-1-1 0 0,0 0 1 0 0,-1-1-1 0 0,3-8-544 0 0,5-6 347 0 0,-1 1-359 0 0,-1 0 1 0 0,-2-1 0 0 0,0-1-1 0 0,-2 0 1 0 0,-2 0 0 0 0,0-1 0 0 0,0-13 10 0 0,-7 36-176 0 0,-1 0 0 0 0,0 1 0 0 0,-1-1 0 0 0,0-7 176 0 0,0 12-50 0 0,-1 0-1 0 0,1 1 1 0 0,-1-1 0 0 0,1 1 0 0 0,-1-1-1 0 0,0 1 1 0 0,0-1 0 0 0,0 1 0 0 0,0-1-1 0 0,0 1 1 0 0,-1 0 0 0 0,1 0-1 0 0,-1 0 1 0 0,0 0 0 0 0,1 0 0 0 0,-2-1 50 0 0,2 2-13 0 0,1 1 1 0 0,-1-1 0 0 0,0 1-1 0 0,1-1 1 0 0,-1 1-1 0 0,0 0 1 0 0,1-1 0 0 0,-1 1-1 0 0,0 0 1 0 0,0-1-1 0 0,1 1 1 0 0,-1 0 0 0 0,0 0-1 0 0,0 0 1 0 0,1 0 0 0 0,-1-1-1 0 0,0 1 1 0 0,0 0-1 0 0,0 0 1 0 0,1 1 0 0 0,-1-1-1 0 0,0 0 1 0 0,0 0 12 0 0,-1 1-14 0 0,0 0-1 0 0,0-1 1 0 0,1 1 0 0 0,-1 0 0 0 0,0 0-1 0 0,1 1 1 0 0,-1-1 0 0 0,1 0-1 0 0,-1 0 1 0 0,0 1 14 0 0,-1 2-13 0 0,0 0 0 0 0,-1 0 0 0 0,1 0 0 0 0,1 1 0 0 0,-1-1 0 0 0,1 1 0 0 0,-1 1 13 0 0,-3 12 65 0 0,0 0-1 0 0,2 1 1 0 0,0-1 0 0 0,1 1-1 0 0,0 6-64 0 0,0 32 1034 0 0,3 6-1034 0 0,0-45 287 0 0,1-1-1 0 0,3 17-286 0 0,-3-27-91 0 0,1 0-1 0 0,-1-1 1 0 0,1 0-1 0 0,0 1 1 0 0,1-1-1 0 0,-1 0 1 0 0,1 0-1 0 0,1 0 1 0 0,1 2 91 0 0,2 0-542 0 0</inkml:trace>
</inkml:ink>
</file>

<file path=word/ink/ink5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43:08.443"/>
    </inkml:context>
    <inkml:brush xml:id="br0">
      <inkml:brushProperty name="width" value="0.1" units="cm"/>
      <inkml:brushProperty name="height" value="0.1" units="cm"/>
      <inkml:brushProperty name="color" value="#333333"/>
    </inkml:brush>
  </inkml:definitions>
  <inkml:trace contextRef="#ctx0" brushRef="#br0">2437 3179 11976 0 0,'0'0'256'0'0,"0"0"64"0"0,-4 14 0 0 0,4-14 32 0 0,0 0-288 0 0,0 0-64 0 0,0 0 0 0 0,0 0 0 0 0,-6 10 0 0 0,6-10 0 0 0,0 0 0 0 0,0 0-3536 0 0,0 0-720 0 0</inkml:trace>
</inkml:ink>
</file>

<file path=word/ink/ink5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43:08.474"/>
    </inkml:context>
    <inkml:brush xml:id="br0">
      <inkml:brushProperty name="width" value="0.1" units="cm"/>
      <inkml:brushProperty name="height" value="0.1" units="cm"/>
      <inkml:brushProperty name="color" value="#333333"/>
    </inkml:brush>
  </inkml:definitions>
  <inkml:trace contextRef="#ctx0" brushRef="#br0">44 0 8752 0 0,'0'0'398'0'0,"0"0"-3"0"0,-2 0-252 0 0,-6 0 230 0 0,5 1 788 0 0,0-1 0 0 0,0 1 0 0 0,0 0 1 0 0,0 0-1 0 0,0 1 0 0 0,0-1 0 0 0,0 1 0 0 0,0-1 0 0 0,-1 1-1161 0 0,4-1 222 0 0,-2 0 610 0 0,2-1-96 0 0,0 0-92 0 0,0 0-299 0 0,0 0-126 0 0,2 2-111 0 0,0 1 1 0 0,0-1 0 0 0,0 0 0 0 0,1 0 0 0 0,-1 0-1 0 0,1 0 1 0 0,0 0 0 0 0,-1-1 0 0 0,1 1 0 0 0,0-1-109 0 0,0 1 17 0 0,30 17 650 0 0,-31-18-467 0 0,-2-1-193 0 0,0 0 1 0 0,0 1 0 0 0,0-1 0 0 0,0 0-1 0 0,0 1 1 0 0,1-1 0 0 0,-1 0 0 0 0,0 0-1 0 0,0 1 1 0 0,0-1 0 0 0,0 0 0 0 0,1 0-1 0 0,-1 0 1 0 0,0 1 0 0 0,0-1 0 0 0,1 0-1 0 0,-1 0 1 0 0,0 0 0 0 0,0 0 0 0 0,1 0-1 0 0,-1 1 1 0 0,0-1 0 0 0,0 0 0 0 0,1 0-1 0 0,-1 0 1 0 0,0 0 0 0 0,1 0-8 0 0,-1 0 58 0 0,0 0 0 0 0,1 0 0 0 0,-1 0 0 0 0,0 0 0 0 0,0 0 0 0 0,1 0 0 0 0,-1 0 0 0 0,0 1 0 0 0,0-1 0 0 0,1 0 0 0 0,-1 0-1 0 0,0 0 1 0 0,0 0 0 0 0,1 1 0 0 0,-1-1 0 0 0,0 0 0 0 0,0 0 0 0 0,0 0 0 0 0,1 1 0 0 0,-1-1 0 0 0,0 0 0 0 0,0 0 0 0 0,0 1 0 0 0,0-1 0 0 0,0 0 0 0 0,1 1 0 0 0,-1-1-58 0 0,3 2 498 0 0,1 1-1128 0 0,-4-2-5316 0 0,-13-1-3143 0 0</inkml:trace>
</inkml:ink>
</file>

<file path=word/ink/ink5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43:08.472"/>
    </inkml:context>
    <inkml:brush xml:id="br0">
      <inkml:brushProperty name="width" value="0.1" units="cm"/>
      <inkml:brushProperty name="height" value="0.1" units="cm"/>
      <inkml:brushProperty name="color" value="#333333"/>
    </inkml:brush>
  </inkml:definitions>
  <inkml:trace contextRef="#ctx0" brushRef="#br0">123 30 13760 0 0,'0'0'629'0'0,"0"0"-12"0"0,-1-1-393 0 0,-12-19 615 0 0,6 12 4751 0 0,6 7-4579 0 0,1 1-19 0 0,0 0-51 0 0,-1 1-861 0 0,1-1 0 0 0,-1 0 0 0 0,0 1 0 0 0,1-1 0 0 0,-1 0 0 0 0,1 1 0 0 0,-1-1 0 0 0,1 1 0 0 0,-1-1 0 0 0,1 1 0 0 0,-1-1 0 0 0,1 1 0 0 0,-1-1 0 0 0,1 1 0 0 0,0 0 0 0 0,-1-1 0 0 0,1 1 0 0 0,0 0 0 0 0,-1 0-80 0 0,-4 13 572 0 0,-32 290 3510 0 0,29-219-3637 0 0,-29 309 481 0 0,34-354-915 0 0,3 7-11 0 0,2-24-197 0 0,-2-22-121 0 0,2-4-114 0 0,6-17-1636 0 0,0 1 1 0 0,0-7 2067 0 0,4-10-5990 0 0,6-9-3105 0 0</inkml:trace>
  <inkml:trace contextRef="#ctx0" brushRef="#br0" timeOffset="1">69 71 3224 0 0,'0'0'143'0'0,"0"0"693"0"0,0 0 2806 0 0,0 0 1227 0 0,3 0 246 0 0,20 0 978 0 0,-4-1-4432 0 0,-1 1 1 0 0,11 2-1662 0 0,-18-1 226 0 0,-1-1 0 0 0,1 0 0 0 0,0-1 0 0 0,0 0 0 0 0,5-1-226 0 0,0-1 251 0 0,0 2-1 0 0,6-1-250 0 0,33-3 356 0 0,-42 3-294 0 0,1 1 0 0 0,-1 0-1 0 0,0 0 1 0 0,7 2-62 0 0,-17-1 9 0 0,-1 0 0 0 0,0 1-1 0 0,1-1 1 0 0,-1 1 0 0 0,0 0-1 0 0,1-1 1 0 0,-1 1 0 0 0,0 0 0 0 0,1 0-1 0 0,-1 0 1 0 0,0 1 0 0 0,0-1-1 0 0,0 0 1 0 0,0 1 0 0 0,0-1 0 0 0,0 1-1 0 0,-1 0 1 0 0,1 0 0 0 0,-1-1-1 0 0,1 1 1 0 0,-1 0 0 0 0,0 0 0 0 0,0 0-1 0 0,0 1 1 0 0,0-1 0 0 0,0 0-1 0 0,0 0 1 0 0,0 1 0 0 0,-1-1 0 0 0,1 0-1 0 0,-1 1 1 0 0,0-1 0 0 0,1 0 0 0 0,-1 3-9 0 0,0 5 39 0 0,-1 1 1 0 0,0-1 0 0 0,0 1 0 0 0,-1-1 0 0 0,-1 0 0 0 0,1 0 0 0 0,-3 6-40 0 0,-13 25 124 0 0,0 0 0 0 0,-20 31-124 0 0,4-5 56 0 0,-65 113 175 0 0,58-107-37 0 0,28-53-68 0 0,0 0 0 0 0,-2-1-126 0 0,-15 23 276 0 0,28-39-220 0 0,0 1 0 0 0,0-1 0 0 0,-1 0 0 0 0,1 0 0 0 0,-1 0 0 0 0,0 0 0 0 0,0-1 0 0 0,-2 2-56 0 0,4-3 118 0 0,11-12 91 0 0,12-13-108 0 0,-10 10-100 0 0,0 0 0 0 0,2 1 0 0 0,4-4-1 0 0,18-11 0 0 0,2 1 0 0 0,1 2 0 0 0,36-18 0 0 0,-47 29 0 0 0,2 1 0 0 0,0 2 0 0 0,0 1 0 0 0,0 1 0 0 0,1 1 0 0 0,6 1 0 0 0,-31 6 0 0 0,-1 0 0 0 0,1 1 0 0 0,0 0 0 0 0,0 0 0 0 0,-1 0 0 0 0,1 1 0 0 0,0 0 0 0 0,-1 0 0 0 0,4 1 0 0 0,-6-1 0 0 0,1 0 0 0 0,0 1 0 0 0,-1 0 0 0 0,1 0 0 0 0,-1 0 0 0 0,0 0 0 0 0,0 0 0 0 0,0 1 0 0 0,0-1 0 0 0,0 1 0 0 0,0 0 0 0 0,-1 0 0 0 0,1 0 0 0 0,0 1 0 0 0,0 0 0 0 0,-1 0 0 0 0,1 0 0 0 0,-1 1 0 0 0,0-1 0 0 0,-1 0 0 0 0,1 1 0 0 0,-1-1-1 0 0,1 1 1 0 0,-1-1 0 0 0,-1 1 0 0 0,1 0 0 0 0,-1-1 0 0 0,0 1 0 0 0,0 1 0 0 0,-1 8 13 0 0,-1 0 0 0 0,-1 0 0 0 0,0-1 0 0 0,-1 4-13 0 0,2-12 9 0 0,-5 19 42 0 0,-1-1 0 0 0,-1-1 0 0 0,-1 1-1 0 0,-1-1 1 0 0,-1-1 0 0 0,0 0 0 0 0,-15 17-51 0 0,6-13 21 0 0,0 0 1 0 0,-2-1-1 0 0,-1-1 0 0 0,-1-1 1 0 0,-16 9-22 0 0,-7 7 42 0 0,-17 13-28 0 0,55-45-20 0 0,0 0 0 0 0,0 0-1 0 0,0-1 1 0 0,0 0 0 0 0,-1-1-1 0 0,0 0 7 0 0,9-3-28 0 0,-1-1 0 0 0,0 1 0 0 0,0 0 0 0 0,0-1-1 0 0,0 1 1 0 0,0-1 0 0 0,0 0 0 0 0,0 0 0 0 0,0 0 0 0 0,1 0-1 0 0,-1-1 1 0 0,0 1 0 0 0,0-1 0 0 0,0 0 0 0 0,-2 0 28 0 0,-7-12-255 0 0</inkml:trace>
</inkml:ink>
</file>

<file path=word/ink/ink5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43:08.475"/>
    </inkml:context>
    <inkml:brush xml:id="br0">
      <inkml:brushProperty name="width" value="0.1" units="cm"/>
      <inkml:brushProperty name="height" value="0.1" units="cm"/>
      <inkml:brushProperty name="color" value="#333333"/>
    </inkml:brush>
  </inkml:definitions>
  <inkml:trace contextRef="#ctx0" brushRef="#br0">16 30 21191 0 0,'0'0'480'0'0,"0"0"67"0"0,0 0 32 0 0,0 0-58 0 0,3 1-313 0 0,1 2-102 0 0,0 1 1 0 0,-1-1-1 0 0,1 1 1 0 0,-1-1-1 0 0,2 3-106 0 0,19 19 389 0 0,-18-19-271 0 0,0 1 0 0 0,-1-1 0 0 0,0 1 1 0 0,0 0-1 0 0,-1 1-118 0 0,16 21 563 0 0,-16-24-438 0 0,-1 0 0 0 0,-1 0 1 0 0,1 0-1 0 0,-1 0 0 0 0,0 0 1 0 0,1 2-126 0 0,0 3 204 0 0,-2-9-26 0 0,-1-1-2 0 0,0 0-10 0 0,0 0-46 0 0,11-6 74 0 0,-9 3-173 0 0,0 0 0 0 0,0-1 1 0 0,0 1-1 0 0,-1-1 0 0 0,1 1 0 0 0,-1-1 0 0 0,0 1 0 0 0,0-1 0 0 0,0 0 0 0 0,0 0 0 0 0,0-2-21 0 0,-1-47 84 0 0,0 32-80 0 0,0 18-4 0 0,0 0 0 0 0,-1 0 0 0 0,1 0 0 0 0,-1 1 0 0 0,0-1 0 0 0,0 0 0 0 0,0 0 0 0 0,0 1 0 0 0,0-1 0 0 0,-1 1 0 0 0,1-1 0 0 0,-1 1 0 0 0,1-1 0 0 0,-3-1 0 0 0,0-1 0 0 0,0 1 0 0 0,-1 0 0 0 0,1 0 0 0 0,-1 0 0 0 0,0 0 0 0 0,-2 0 0 0 0,6 4 3 0 0,0 0 0 0 0,0-1 1 0 0,0 1-1 0 0,0 0 0 0 0,0 0 0 0 0,0 0 0 0 0,0 0 0 0 0,0 0 0 0 0,-1 0 1 0 0,1 0-1 0 0,0 0 0 0 0,0 1 0 0 0,0-1 0 0 0,0 0 0 0 0,0 1 0 0 0,0-1 1 0 0,0 1-1 0 0,0-1 0 0 0,0 1 0 0 0,0-1 0 0 0,0 1 0 0 0,0 0 1 0 0,0-1-1 0 0,1 1 0 0 0,-1 0 0 0 0,0 0-3 0 0,-8 5 22 0 0,-5-1 35 0 0,10-3-25 0 0,0-1 1 0 0,1 0 0 0 0,-1 1-1 0 0,1 0 1 0 0,0 0 0 0 0,-1 0-1 0 0,1 0-32 0 0,0 1 65 0 0,-1 0 0 0 0,1-1-1 0 0,0 1 1 0 0,1 1-1 0 0,-1-1 1 0 0,0 0-1 0 0,1 1 1 0 0,0-1-1 0 0,0 1 1 0 0,0 0-1 0 0,0 0 1 0 0,1-1-1 0 0,-1 1 1 0 0,1 0-1 0 0,0 0 1 0 0,0 1 0 0 0,0-1-1 0 0,1 0 1 0 0,-1 0-1 0 0,1 4-64 0 0,0-6 18 0 0,0 4 42 0 0,0 1 0 0 0,1 0 0 0 0,-1 0 0 0 0,3 5-60 0 0,-3-10-1 0 0,1 0 0 0 0,-1-1 0 0 0,1 1 0 0 0,0 0 0 0 0,-1-1 0 0 0,1 1 0 0 0,0-1 0 0 0,0 1 0 0 0,0-1 1 0 0,0 0-1 0 0,1 1 0 0 0,-1-1 0 0 0,0 0 0 0 0,0 0 0 0 0,1 0 0 0 0,-1 0 0 0 0,1 0 0 0 0,-1 0 0 0 0,2 0 1 0 0,1 1-3 0 0,0 0-1 0 0,0 0 1 0 0,0-1 0 0 0,0 1-1 0 0,0-1 1 0 0,1 0-1 0 0,-1 0 1 0 0,0-1 0 0 0,1 1-1 0 0,-1-1 1 0 0,1 0-1 0 0,-1 0 1 0 0,3-1 3 0 0,-1 0-4 0 0,-1-1-1 0 0,1 1 1 0 0,-1-1 0 0 0,1-1-1 0 0,-1 1 1 0 0,0-1-1 0 0,0 0 1 0 0,0 0 0 0 0,-1 0-1 0 0,2-1 5 0 0,4-4-30 0 0,0 0 0 0 0,-1 0-1 0 0,1-1 1 0 0,-2 0 0 0 0,1-1 0 0 0,5-9 30 0 0,-9 10-54 0 0,-4 1 30 0 0,-1 8 22 0 0,-1-1-1 0 0,1 0 1 0 0,0 1-1 0 0,-1-1 0 0 0,1 0 1 0 0,-1 1-1 0 0,1-1 1 0 0,-1 1-1 0 0,1-1 0 0 0,-1 1 1 0 0,1-1-1 0 0,-1 1 0 0 0,1-1 1 0 0,-1 1-1 0 0,0-1 1 0 0,1 1-1 0 0,-1 0 0 0 0,0-1 1 0 0,0 1 2 0 0,0 0-4 0 0,-1-1 4 0 0,0 0 0 0 0,0 0 0 0 0,0 0 0 0 0,0 0 0 0 0,0 1 0 0 0,-1-1 0 0 0,1 1 0 0 0,0 0 0 0 0,0-1 0 0 0,-1 1 0 0 0,1 0 0 0 0,0 0 0 0 0,0 1 0 0 0,-1-1 0 0 0,1 0 0 0 0,0 1 0 0 0,0-1 0 0 0,0 1 0 0 0,-1 0 0 0 0,1 0 0 0 0,0 0 0 0 0,-1 1 0 0 0,-3 0 0 0 0,2-1 6 0 0,1 1-1 0 0,0 0 1 0 0,-1 0 0 0 0,1 0-1 0 0,0 0 1 0 0,0 0 0 0 0,0 1-1 0 0,1-1 1 0 0,-1 1 0 0 0,0 0-1 0 0,1 0 1 0 0,0 0-6 0 0,-3 4 17 0 0,0 0 0 0 0,1 0 0 0 0,0 0 0 0 0,-2 6-17 0 0,2-8-15 0 0,23 5-403 0 0,-15-9-702 0 0,4-1-367 0 0</inkml:trace>
</inkml:ink>
</file>

<file path=word/ink/ink5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43:08.476"/>
    </inkml:context>
    <inkml:brush xml:id="br0">
      <inkml:brushProperty name="width" value="0.1" units="cm"/>
      <inkml:brushProperty name="height" value="0.1" units="cm"/>
      <inkml:brushProperty name="color" value="#333333"/>
    </inkml:brush>
  </inkml:definitions>
  <inkml:trace contextRef="#ctx0" brushRef="#br0">163 5 1376 0 0,'-2'-3'-882'0'0,"-1"1"4089"0"0,1 4 7013 0 0,0 6-9492 0 0,-1 1 0 0 0,2 0 0 0 0,-1 0 0 0 0,1 0 1 0 0,0 0-1 0 0,1 1-728 0 0,-4 29 1424 0 0,-2 23-164 0 0,5-42-892 0 0,0 1 0 0 0,1-1 0 0 0,0 0-368 0 0,1 17 301 0 0,1 14 300 0 0,4 14-601 0 0,-1-11 451 0 0,-2 15-451 0 0,3 105 264 0 0,-11 24-320 0 0,-12 40 56 0 0,12-109 336 0 0,0-8 648 0 0,-1-30-1112 0 0,4 0-1 0 0,10 87 129 0 0,-2-42 649 0 0,-4-66-713 0 0,6 35 64 0 0,19 159 291 0 0,-16-135 145 0 0,-6-89 74 0 0,-2 28-510 0 0,-1-21 235 0 0,-1 134 370 0 0,-2-98-498 0 0,7 36 74 0 0,-2-72-113 0 0,-2-35-66 0 0,-1 0 1 0 0,-1-1-1 0 0,0 1 1 0 0,0 0-3 0 0,0 55 76 0 0,0-46-46 0 0,0 1 0 0 0,-2 11-30 0 0,-12 127 117 0 0,8-108-53 0 0,0 2-64 0 0,6-50 0 0 0,-1 1 0 0 0,1-1 0 0 0,0 1 0 0 0,0-1 0 0 0,1 0 0 0 0,-1 1 0 0 0,1-1 0 0 0,0 1 0 0 0,2 22 0 0 0,3 12-169 0 0,-3-25-44 0 0,-1-15 230 0 0,-3-8-28 0 0,0-11 18 0 0,2-6-82 0 0,-1 24 67 0 0,0 0 0 0 0,0 1 0 0 0,-1-1 0 0 0,1 0 0 0 0,0 1 0 0 0,-1-1 0 0 0,1 0 0 0 0,-1 1 0 0 0,0-1 0 0 0,0 1-1 0 0,0-1 1 0 0,1 1 0 0 0,-1-1 0 0 0,-1 1 0 0 0,1 0 0 0 0,0-1 0 0 0,0 1 0 0 0,0 0 0 0 0,-1 0 0 0 0,1 0 0 0 0,0 0 0 0 0,-1 0 8 0 0,-1-1 1 0 0,-1 0 1 0 0,1 0-1 0 0,0 1 1 0 0,-1-1-1 0 0,0 1 1 0 0,1 0-1 0 0,-1 0 1 0 0,0 0-1 0 0,1 1-1 0 0,-14-7 0 0 0,16 6 0 0 0,-1 0 0 0 0,1 1 0 0 0,-1-1 0 0 0,0 0 0 0 0,0 0 0 0 0,1 1 0 0 0,-1-1 0 0 0,0 1 0 0 0,0 0 0 0 0,0 0 0 0 0,0-1 0 0 0,-14 0 21 0 0,12 1 0 0 0,0-1 1 0 0,0 1-1 0 0,0 0 0 0 0,0 0 0 0 0,-3 1-21 0 0,6-1 3 0 0,-1 0 0 0 0,1 0 0 0 0,0 1 0 0 0,0-1 1 0 0,0 1-1 0 0,0-1 0 0 0,0 1 0 0 0,0-1 0 0 0,0 1 0 0 0,0 0 0 0 0,0-1 0 0 0,0 1 0 0 0,0 0 0 0 0,0 0 1 0 0,0 0-1 0 0,1 0 0 0 0,-1 0 0 0 0,0 0 0 0 0,1 0 0 0 0,-1 0 0 0 0,0 0-3 0 0,-3 8 0 0 0,1 1 0 0 0,0-1 0 0 0,1 0 0 0 0,0 1 0 0 0,0 0 0 0 0,-3 15 0 0 0,0-4 0 0 0,2-1 0 0 0,1 3 0 0 0,1-10 0 0 0,0 0 0 0 0,1 0 0 0 0,1 0 0 0 0,0-1 0 0 0,1 1 0 0 0,3 10 0 0 0,-1-3 0 0 0,-3-14-3 0 0,0 0-1 0 0,1 0 1 0 0,-1-1 0 0 0,1 1-1 0 0,1 0 1 0 0,0 1 3 0 0,-2-5 10 0 0,0-1 1 0 0,0 1-1 0 0,0-1 1 0 0,0 1-1 0 0,0-1 1 0 0,0 0-1 0 0,0 1 1 0 0,0-1-1 0 0,1 0 0 0 0,-1 0 1 0 0,0 0-1 0 0,1 0 1 0 0,-1 0-1 0 0,1 0 1 0 0,-1 0-1 0 0,1-1 1 0 0,-1 1-1 0 0,1 0 1 0 0,0-1-1 0 0,-1 1 0 0 0,1-1 1 0 0,0 0-1 0 0,-1 1 1 0 0,1-1-11 0 0,4-1 78 0 0,-1 0 1 0 0,1 0-1 0 0,-1 0 0 0 0,1 0 1 0 0,-1-1-1 0 0,0 0 0 0 0,0 0 1 0 0,0-1-1 0 0,0 1 1 0 0,0-1-1 0 0,0-1-78 0 0,12-7 28 0 0,0-1 0 0 0,6-8-28 0 0,17-13 26 0 0,-39 32 46 0 0,-2 2-62 0 0,1 0 1 0 0,-1-1 0 0 0,0 1 0 0 0,0 0-1 0 0,0 0 1 0 0,0-1 0 0 0,0 1-1 0 0,0 0 1 0 0,0-1 0 0 0,0 1-1 0 0,0-1 1 0 0,0 0 0 0 0,0 1 0 0 0,0-1-11 0 0,0 1 22 0 0,-58 22 203 0 0,56-21-253 0 0,-1-1-1 0 0,1-1 1 0 0,-1 1-1 0 0,1-1 1 0 0,-1 1 0 0 0,1-1-1 0 0,-4 0 29 0 0,6 0-24 0 0,1 0 10 0 0,0 0 0 0 0,0 0 0 0 0,0 0 0 0 0,0 0-1 0 0,0 0 1 0 0,-1 0 0 0 0,1-1 0 0 0,0 1-1 0 0,0 0 1 0 0,0 0 0 0 0,0 0 0 0 0,0 0-1 0 0,0 0 1 0 0,0 0 0 0 0,0 0 0 0 0,-1 0 0 0 0,1 0-1 0 0,0 0 1 0 0,0-1 0 0 0,0 1 0 0 0,0 0-1 0 0,0 0 1 0 0,0 0 0 0 0,0 0 0 0 0,0 0 0 0 0,0 0-1 0 0,0-1 1 0 0,0 1 0 0 0,0 0 0 0 0,0 0-1 0 0,0 0 1 0 0,0 0 0 0 0,0 0 0 0 0,0 0-1 0 0,0-1 1 0 0,0 1 0 0 0,0 0 0 0 0,0 0 0 0 0,0 0-1 0 0,0 0 1 0 0,0 0 0 0 0,0 0 0 0 0,0-1 14 0 0,0 0-106 0 0,0-13-270 0 0</inkml:trace>
</inkml:ink>
</file>

<file path=word/ink/ink5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43:08.477"/>
    </inkml:context>
    <inkml:brush xml:id="br0">
      <inkml:brushProperty name="width" value="0.1" units="cm"/>
      <inkml:brushProperty name="height" value="0.1" units="cm"/>
      <inkml:brushProperty name="color" value="#333333"/>
    </inkml:brush>
  </inkml:definitions>
  <inkml:trace contextRef="#ctx0" brushRef="#br0">105 60 10136 0 0,'0'0'777'0'0,"0"0"-362"0"0,0 0 351 0 0,1-1 208 0 0,1 0-114 0 0,9-3-141 0 0,-7 3 3025 0 0,0 0 5119 0 0,-4 12-8573 0 0,4 6 92 0 0,1-3-162 0 0,1 29 294 0 0,-5-34-488 0 0,-1-8 44 0 0,1-2 5 0 0,2-6-62 0 0,1 0 0 0 0,-1-1 1 0 0,0 1-1 0 0,-1 0 0 0 0,0-1 0 0 0,0 0 0 0 0,0 0 0 0 0,-1 1 1 0 0,-1-1-1 0 0,1 0 0 0 0,-1 0 0 0 0,0 0 0 0 0,-1 0 0 0 0,0 0 0 0 0,0-1-13 0 0,-4-1 11 0 0,4 9-10 0 0,1 0 0 0 0,-1 1 0 0 0,0-1 0 0 0,1 0 0 0 0,-1 0 1 0 0,0 1-1 0 0,1-1 0 0 0,-1 0 0 0 0,0 1 0 0 0,0-1 0 0 0,0 1 0 0 0,0-1 0 0 0,1 1 0 0 0,-1-1 0 0 0,0 1 0 0 0,0 0 0 0 0,0-1 0 0 0,0 1 0 0 0,0 0 0 0 0,0 0 0 0 0,0 0 1 0 0,0 0-1 0 0,0 0 0 0 0,0 0 0 0 0,0 0-1 0 0,-2 0 2 0 0,1 1 0 0 0,-1-1 0 0 0,1 1 0 0 0,0 0 0 0 0,-1 0 0 0 0,1 0 0 0 0,0 0 0 0 0,0 0 0 0 0,0 1 0 0 0,-2 0-2 0 0,-3 4 16 0 0,0 0-1 0 0,0 1 0 0 0,0-1 1 0 0,1 2-1 0 0,-2 2-15 0 0,-3 11 21 0 0,6-9 61 0 0,4-10-13 0 0,0-3-28 0 0,-2 3-19 0 0,-2 14 51 0 0,5-16-72 0 0,-1 0 0 0 0,1 0 1 0 0,0 0-1 0 0,0 0 0 0 0,0 0 0 0 0,0 0 0 0 0,0 0 1 0 0,0 0-1 0 0,0 0 0 0 0,0 1 0 0 0,0-1 0 0 0,0 0 0 0 0,0 0 1 0 0,0 0-1 0 0,0 0 0 0 0,0 0 0 0 0,0 0 0 0 0,0 0 0 0 0,0 0 1 0 0,0 0-1 0 0,0 0 0 0 0,0 1 0 0 0,0-1 0 0 0,0 0 0 0 0,0 0 1 0 0,0 0-1 0 0,0 0 0 0 0,0 0 0 0 0,0 0 0 0 0,0 0 1 0 0,0 0-1 0 0,0 0 0 0 0,0 0 0 0 0,0 0 0 0 0,0 1 0 0 0,0-1 1 0 0,1 0-1 0 0,-1 0 0 0 0,0 0 0 0 0,0 0 0 0 0,0 0 0 0 0,0 0 1 0 0,0 0-1 0 0,0 0 0 0 0,0 0 0 0 0,0 0 0 0 0,0 0 1 0 0,0 0-1 0 0,0 0 0 0 0,0 0 0 0 0,1 0-1 0 0,1 1 1 0 0,-1 0 0 0 0,2 0 0 0 0,-1-1 0 0 0,0 1-1 0 0,0-1 1 0 0,0 1 0 0 0,0-1 0 0 0,0 0 0 0 0,0 0 0 0 0,0 0 0 0 0,1 0 0 0 0,-1 0-1 0 0,0 0 1 0 0,0 0 0 0 0,1-1-1 0 0,3 0-1 0 0,1 0 1 0 0,-3 1 0 0 0,-1 0 0 0 0,0-1 0 0 0,1 1 0 0 0,-1-1 0 0 0,0 0 0 0 0,0 0 0 0 0,0-1 0 0 0,3 0 0 0 0,-2 1 7 0 0,-3 1-5 0 0,0 0 0 0 0,-1 0 0 0 0,1 0 0 0 0,0 0 0 0 0,0 0 0 0 0,0-1 1 0 0,0 1-1 0 0,0 0 0 0 0,0-1 0 0 0,-1 1 0 0 0,1-1 0 0 0,0 1 0 0 0,0-1 0 0 0,-1 1 1 0 0,1-1-1 0 0,0 0 0 0 0,0 1 0 0 0,-1-1 0 0 0,1 0 0 0 0,-1 1 0 0 0,1-1 0 0 0,-1 0-2 0 0,9-8 11 0 0,3-7-13 0 0,-11 8 13 0 0,-1 1 33 0 0,-1-9-32 0 0,-2 13-13 0 0,1 1 1 0 0,-4-7 0 0 0,0 3 0 0 0,-3 1 0 0 0,4 1-15 0 0,5 4 8 0 0,-1 0 0 0 0,1 0 0 0 0,-1 0-1 0 0,0 0 1 0 0,1 0 0 0 0,-1 0-1 0 0,0 1 1 0 0,1-1 0 0 0,-1 0-1 0 0,1 0 1 0 0,-1 0 0 0 0,1 1 0 0 0,-1-1-1 0 0,0 0 1 0 0,1 1 0 0 0,-1-1-1 0 0,1 0 1 0 0,-1 1 0 0 0,1-1-1 0 0,0 1 1 0 0,-1-1 7 0 0,-5 33-208 0 0,6 2-87 0 0,0-32 163 0 0,0-3-17 0 0,0 0-3 0 0,1 2 4 0 0,11 24-512 0 0,-9-18 650 0 0,-2-7 10 0 0,-1-1-1 0 0,0 1 1 0 0,1-1-1 0 0,-1 1 1 0 0,0-1-1 0 0,1 1 1 0 0,-1-1-1 0 0,0 1 1 0 0,0-1-1 0 0,0 1 1 0 0,0 0-1 0 0,1-1 1 0 0,-1 1-1 0 0,0-1 1 0 0,0 1-1 0 0,0-1 1 0 0,0 1-1 0 0,0 0 1 0 0,-1-1 0 0 0,0 17 3 0 0,0-3-3 0 0,-1 0 0 0 0,0 0 0 0 0,-1 1 0 0 0,-2 17 0 0 0,1-7 0 0 0,2-13 0 0 0,0-1 0 0 0,1 1 0 0 0,1 2 0 0 0,-1 8 0 0 0,-1-1 0 0 0,-1 4 0 0 0,0-4 0 0 0,1 1 0 0 0,1 1 0 0 0,1-4 0 0 0,5 193 0 0 0,-2-91 34 0 0,0-6-4 0 0,-2-39 12 0 0,-4 17-42 0 0,0 19 22 0 0,-9 172 71 0 0,1-93-42 0 0,7-112-27 0 0,-1 30 16 0 0,-1 82-40 0 0,3-120 0 0 0,1-35 0 0 0,2 26 0 0 0,6 146 0 0 0,0-106 0 0 0,14 199 0 0 0,-14-188 0 0 0,-2-29 0 0 0,-2 149 0 0 0,-3-126 0 0 0,-4 45 64 0 0,-7 60 12 0 0,5-157-19 0 0,3-32-25 0 0,2 1-1 0 0,0 10-31 0 0,-4 89 84 0 0,3-85-84 0 0,2-29 0 0 0,0 0 0 0 0,0 1 0 0 0,1-1 0 0 0,1 3 0 0 0,4 68 22 0 0,-2-36 20 0 0,6 34-42 0 0,-6-49 45 0 0,0 15-45 0 0,0-3 19 0 0,-1 27-13 0 0,-2-45 23 0 0,1-1 0 0 0,2 18-29 0 0,1-13 11 0 0,-2-1 0 0 0,-2 1 1 0 0,0 9-12 0 0,-1-9 15 0 0,1 0 0 0 0,5 26-15 0 0,-5-50 5 0 0,0 0 0 0 0,0 1-1 0 0,0-1 1 0 0,0 0 0 0 0,0 0-1 0 0,-1 0 1 0 0,1 0 0 0 0,-1 1-5 0 0,-2 20 26 0 0,3-6-26 0 0,1 0 0 0 0,3 16 0 0 0,-3-27 9 0 0,-1 0-1 0 0,1-1 0 0 0,-1 1 1 0 0,-1 4-9 0 0,2 24 30 0 0,2-15-28 0 0,0 0 0 0 0,-2 1 1 0 0,0-1-1 0 0,-1 0 0 0 0,-3 18-2 0 0,2-27 25 0 0,0-1 1 0 0,1 1 0 0 0,0-1-1 0 0,0 1 1 0 0,2 9-26 0 0,-1-17 8 0 0,-1 1 0 0 0,1-1 0 0 0,0 0 0 0 0,-1 0 0 0 0,1 0 0 0 0,1 0 0 0 0,0 2-8 0 0,0 7-3 0 0,4 44 3 0 0,-6-34 0 0 0,1-1 0 0 0,3 14 0 0 0,-4-31 0 0 0,0 1 0 0 0,0-1 0 0 0,0 1 0 0 0,0-1 0 0 0,-1 1 0 0 0,0-1 0 0 0,0 1 0 0 0,0 0 0 0 0,0 4 11 0 0,1-7 42 0 0,0-2-14 0 0,0 0-98 0 0,0 0-12 0 0,0 0 66 0 0,0 1-1 0 0,0-1 0 0 0,0 0 1 0 0,0 1-1 0 0,0-1 0 0 0,0 0 0 0 0,0 0 1 0 0,0 1-1 0 0,0-1 0 0 0,0 0 1 0 0,0 1-1 0 0,0-1 0 0 0,0 0 0 0 0,0 0 1 0 0,0 1-1 0 0,0-1 0 0 0,1 0 0 0 0,-1 0 1 0 0,0 1-1 0 0,0-1 0 0 0,0 0 1 0 0,0 0-1 0 0,1 0 0 0 0,-1 1 0 0 0,0-1 1 0 0,0 0-1 0 0,0 0 0 0 0,1 0 1 0 0,-1 0-1 0 0,0 1 0 0 0,0-1 0 0 0,1 0 1 0 0,-1 0-1 0 0,0 0 0 0 0,1 0 1 0 0,-1 0-1 0 0,0 0 0 0 0,0 0 0 0 0,1 0 1 0 0,-1 0-1 0 0,0 0 0 0 0,1 0 0 0 0,-1 0 1 0 0,0 0-1 0 0,0 0 0 0 0,1 0 1 0 0,-1 0-1 0 0,0 0 0 0 0,1 0 0 0 0,-1 0 6 0 0,12-7-123 0 0,-6 6 59 0 0,-6 1 64 0 0,0 0 0 0 0,0 0 0 0 0,0 0 0 0 0,0 1-1 0 0,0-1 1 0 0,1 0 0 0 0,-1 0 0 0 0,0 0 0 0 0,0 0-1 0 0,0 0 1 0 0,0 0 0 0 0,0 0 0 0 0,1 0 0 0 0,-1 0 0 0 0,0 0-1 0 0,0 0 1 0 0,0 0 0 0 0,0 0 0 0 0,0-1 0 0 0,1 1-1 0 0,-1 0 1 0 0,0 0 0 0 0,0 0 0 0 0,0 0 0 0 0,0 0-1 0 0,0 0 1 0 0,0 0 0 0 0,1 0 0 0 0,-1 0 0 0 0,0 0-1 0 0,0-1 1 0 0,0 1 0 0 0,0 0 0 0 0,0 0 0 0 0,0 0-1 0 0,0 0 1 0 0,0 0 0 0 0,0 0 0 0 0,1-1 0 0 0,-1 1 0 0 0,0 0-1 0 0,0 0 1 0 0,0 0 0 0 0,0-6 24 0 0,0 0 1 0 0,-1 0-1 0 0,1 0 0 0 0,-1 0 0 0 0,0 1 0 0 0,-2-5-24 0 0,-1-6 12 0 0,4 14-11 0 0,-1 0 0 0 0,1 0 0 0 0,-1 1 0 0 0,1-1 0 0 0,-1 0 0 0 0,1 0 1 0 0,-1 1-1 0 0,0-1 0 0 0,0 0-1 0 0,0 1 4 0 0,1 0 1 0 0,-1 0-1 0 0,1 0 1 0 0,-1 0-1 0 0,1 0 1 0 0,-1 0-1 0 0,0 1 1 0 0,0-1-1 0 0,1 0 1 0 0,-1 0-1 0 0,0 1 1 0 0,0-1-1 0 0,0 1 1 0 0,0-1-1 0 0,0 1 1 0 0,1-1-1 0 0,-1 1 1 0 0,0-1-1 0 0,0 1 1 0 0,0 0-1 0 0,0-1 1 0 0,-1 1-1 0 0,1 0 1 0 0,0 0-1 0 0,0 0 0 0 0,0 0 1 0 0,0 0-1 0 0,0 0 1 0 0,0 0-1 0 0,0 0 1 0 0,0 1-1 0 0,0-1 1 0 0,0 0-1 0 0,0 0 1 0 0,-1 1-5 0 0,0 1 22 0 0,0-1 0 0 0,-1 1 0 0 0,1-1 0 0 0,0 1 0 0 0,0 0 0 0 0,0 0 0 0 0,0 0 0 0 0,-2 2-22 0 0,-2 4 51 0 0,0 0-1 0 0,1 0 1 0 0,0 0-1 0 0,0 0 1 0 0,0 1-1 0 0,1 0 1 0 0,1 0-1 0 0,-1 0 1 0 0,1 0-1 0 0,1 1 1 0 0,0-1-1 0 0,0 1 1 0 0,1-1-1 0 0,0 1 1 0 0,1 0-1 0 0,0 4-50 0 0,2-3 53 0 0,6-2-42 0 0,-6-8-11 0 0,-1-1 0 0 0,1 1 0 0 0,-1 0 0 0 0,1-1 0 0 0,-1 1 0 0 0,1-1 0 0 0,0 0 0 0 0,-1 1 0 0 0,1-1 0 0 0,0 0 0 0 0,-1 0 0 0 0,1 0 0 0 0,0 0 0 0 0,0 0 0 0 0,1 0 0 0 0,-1 0 0 0 0,1 0 0 0 0,-1 0 0 0 0,0 0 0 0 0,1 0 0 0 0,-1-1 0 0 0,1 1 0 0 0,-1-1 0 0 0,0 0 0 0 0,0 0 0 0 0,1 0 0 0 0,-1 0 0 0 0,0 0 0 0 0,0 0 0 0 0,0 0 0 0 0,0-1 0 0 0,0 1 0 0 0,0-1 0 0 0,0 0 0 0 0,1-1 0 0 0,6-6 0 0 0,0 3 6 0 0,-5 3 0 0 0,1 1 1 0 0,-1-1-1 0 0,0 0 1 0 0,-1-1-1 0 0,1 1 1 0 0,-1-1-1 0 0,1 1 1 0 0,-1-1-1 0 0,0-1-6 0 0,-1-4 0 0 0,-2 3 0 0 0,0 4 0 0 0,0 0 0 0 0,0 0 0 0 0,0-1 0 0 0,0 1 0 0 0,-1 0 0 0 0,1 0 0 0 0,-1 0 0 0 0,1-1 0 0 0,-1 0 0 0 0,-1 1 0 0 0,1 0 0 0 0,-1-1 0 0 0,0 1 0 0 0,1 0 0 0 0,-1 0 0 0 0,0-1 0 0 0,0 2 0 0 0,0-1 0 0 0,-1 0 0 0 0,1 0 0 0 0,-1 1 0 0 0,1-1 3 0 0,0 0 0 0 0,-1 1 0 0 0,1 0 0 0 0,-1-1-1 0 0,1 1 1 0 0,-1 0 0 0 0,1 0 0 0 0,-1 1 0 0 0,0-1 0 0 0,0 0 0 0 0,1 1-1 0 0,-1 0 1 0 0,0 0 0 0 0,0 0 0 0 0,0 0 0 0 0,1 0 0 0 0,-1 0 0 0 0,0 1 0 0 0,0-1-1 0 0,1 1-2 0 0,-2 0 7 0 0,1 0-1 0 0,-1 1 1 0 0,1-1-1 0 0,0 1 1 0 0,0 0-1 0 0,0 0 1 0 0,0 0-1 0 0,0 0 1 0 0,0 1-1 0 0,0-1 1 0 0,1 1-1 0 0,-1-1 1 0 0,1 1-1 0 0,0 0 1 0 0,-2 2-7 0 0,-4 7 61 0 0,3-6 53 0 0,1 1 0 0 0,0 0 1 0 0,0-1-1 0 0,0 1 1 0 0,1 1-1 0 0,0-1 0 0 0,1 0 1 0 0,-2 7-115 0 0,2-3 135 0 0,1-2 176 0 0,2-9-300 0 0,0 0 0 0 0,0 0 0 0 0,-1-1 1 0 0,1 1-1 0 0,0 0 0 0 0,0-1 0 0 0,0 1 0 0 0,-1-1 0 0 0,1 1 0 0 0,0-1 0 0 0,-1 0 1 0 0,1 1-1 0 0,0-1 0 0 0,-1 0 0 0 0,1 1-11 0 0,3-5-120 0 0,0 1 0 0 0,0-1 0 0 0,0 0 0 0 0,-1 0 0 0 0,1 0 0 0 0,-1-1 0 0 0,-1 1 0 0 0,2-3 120 0 0,12-29-1088 0 0</inkml:trace>
</inkml:ink>
</file>

<file path=word/ink/ink5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43:08.478"/>
    </inkml:context>
    <inkml:brush xml:id="br0">
      <inkml:brushProperty name="width" value="0.1" units="cm"/>
      <inkml:brushProperty name="height" value="0.1" units="cm"/>
      <inkml:brushProperty name="color" value="#333333"/>
    </inkml:brush>
  </inkml:definitions>
  <inkml:trace contextRef="#ctx0" brushRef="#br0">4 362 13824 0 0,'-2'-8'217'0'0,"0"-8"2000"0"0,11 8-1196 0 0,-7 4-826 0 0,0 0-1 0 0,0 1 0 0 0,1-1 0 0 0,0 1 0 0 0,0 0 0 0 0,0 0 0 0 0,0 0 0 0 0,0 0 0 0 0,1 0 0 0 0,-1 1 1 0 0,1 0-1 0 0,0-1 0 0 0,-1 1 0 0 0,1 1 0 0 0,0-1 0 0 0,0 0 0 0 0,0 1 0 0 0,1 0 0 0 0,3-1-194 0 0,43-12 1472 0 0,-23 10-846 0 0,16-1-41 0 0,24 6 226 0 0,73-3-97 0 0,-61-7-529 0 0,-43 3-94 0 0,1-1 121 0 0,0-2-1 0 0,32-11-211 0 0,-11 1 165 0 0,-56 19-156 0 0,26-9 107 0 0,0 2-1 0 0,0 1 1 0 0,23-1-116 0 0,-34 6 32 0 0,30-4 108 0 0,0 3 0 0 0,1 2 0 0 0,24 4-140 0 0,-55-2 29 0 0,26 3 97 0 0,17 5-126 0 0,-12-1 142 0 0,11 0-142 0 0,0-2 122 0 0,-23-1-33 0 0,0-3 0 0 0,1-1 0 0 0,-1-1-1 0 0,0-3 1 0 0,1-1 0 0 0,21-5-89 0 0,-6 1 91 0 0,0 3-1 0 0,36 1-90 0 0,-11 1 55 0 0,-37 2-158 0 0,-1 2-1 0 0,23 4 104 0 0,-15-1-157 0 0,27-1 157 0 0,-32-1 0 0 0,-27-1 0 0 0,-1-2 0 0 0,1 1 0 0 0,1-2 0 0 0,31-3-12 0 0,17 0 191 0 0,-1-4-1 0 0,13-5-178 0 0,11-3 188 0 0,6 4-188 0 0,16 2 11 0 0,-87 8-11 0 0,0 2 0 0 0,0 0 0 0 0,0 2 0 0 0,3 1 0 0 0,-1-1 0 0 0,15 3 0 0 0,0 2 0 0 0,1 2 0 0 0,52 9 0 0 0,-39-12 7 0 0,0-3 0 0 0,18-2-7 0 0,110-8-121 0 0,-140 5 9 0 0,168-20 215 0 0,-98 9 101 0 0,8 4-204 0 0,205 2-267 0 0,-268 4 342 0 0,0-2 0 0 0,-1-4 0 0 0,38-10-75 0 0,-13 3 106 0 0,4 0-96 0 0,17-4 44 0 0,53-1-54 0 0,-137 19 0 0 0,30-3 0 0 0,1 2 0 0 0,0 2 0 0 0,0 2 0 0 0,13 4 0 0 0,-40-2 0 0 0,133 22 0 0 0,-4-1 0 0 0,-70-11 0 0 0,19-2 0 0 0,-39-5 0 0 0,-18-3 0 0 0,0-3 0 0 0,-1-1 0 0 0,11-3 0 0 0,18 0 0 0 0,74-6 0 0 0,-48 4 40 0 0,48-2-16 0 0,-134 8-24 0 0,204 5 0 0 0,-195-4 0 0 0,-1-2 0 0 0,10-1 0 0 0,24-1 0 0 0,6 3 0 0 0,0-2 0 0 0,54-11 0 0 0,103-13 0 0 0,-211 25 0 0 0,28 0 1 0 0,1 1-1 0 0,-1 2 0 0 0,0 1 1 0 0,30 7-1 0 0,44 4-26 0 0,-74-10-250 0 0,0 1 0 0 0,32 10 276 0 0,-11-4 121 0 0,29 2-121 0 0,0 1 379 0 0,111 16-343 0 0,-127-20-36 0 0,29-1 0 0 0,-37-4 0 0 0,11-1 13 0 0,1-4 1 0 0,0-2-1 0 0,-1-4 0 0 0,9-3-13 0 0,84-7 13 0 0,-93 11-15 0 0,-36 3 2 0 0,24 3 0 0 0,22-1 0 0 0,-53-2 0 0 0,1 1 0 0 0,23 0 0 0 0,3 2 0 0 0,-1-3 0 0 0,0-2 0 0 0,4-3 0 0 0,11 0 0 0 0,-6 0 0 0 0,4 0 0 0 0,43 1 0 0 0,-48 7 0 0 0,-1 2 0 0 0,2 2 0 0 0,8 1 0 0 0,1-3 0 0 0,0-4 0 0 0,0-3 0 0 0,6-3 0 0 0,4-2 0 0 0,-5 1 0 0 0,50 1 0 0 0,150 2 0 0 0,-196-1 0 0 0,-1-3 0 0 0,35-10 0 0 0,-82 13 32 0 0,0 1 0 0 0,24 1-32 0 0,-11-1 26 0 0,14 0 12 0 0,2 2-18 0 0,-37 1-5 0 0,0 1 0 0 0,0 2-1 0 0,10 0-14 0 0,-10 2 2 0 0,-5-1-30 0 0,0 0 0 0 0,-1 1 0 0 0,0 1 0 0 0,0 1 1 0 0,0 1-1 0 0,9 3 28 0 0,-15-3-334 0 0,1 0-1 0 0,-1-1 1 0 0,11 1 334 0 0,5-1-576 0 0</inkml:trace>
</inkml:ink>
</file>

<file path=word/ink/ink5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43:08.479"/>
    </inkml:context>
    <inkml:brush xml:id="br0">
      <inkml:brushProperty name="width" value="0.1" units="cm"/>
      <inkml:brushProperty name="height" value="0.1" units="cm"/>
      <inkml:brushProperty name="color" value="#333333"/>
    </inkml:brush>
  </inkml:definitions>
  <inkml:trace contextRef="#ctx0" brushRef="#br0">174 236 9216 0 0,'-43'-88'2121'0'0,"-16"-44"9292"0"0,59 131-11344 0 0,-1 0 0 0 0,1 1 0 0 0,0-1 0 0 0,-1 0 0 0 0,1 0 0 0 0,0 1-1 0 0,-1-1 1 0 0,1 0 0 0 0,-1 0 0 0 0,1 1 0 0 0,-1-1 0 0 0,1 1 0 0 0,-1-1 0 0 0,0 0 0 0 0,1 1 0 0 0,-1-1 0 0 0,0 1 0 0 0,1-1 0 0 0,-1 1-1 0 0,0 0 1 0 0,0-1 0 0 0,1 1 0 0 0,-1 0 0 0 0,0-1 0 0 0,0 1 0 0 0,0 0 0 0 0,1 0 0 0 0,-1 0 0 0 0,0 0 0 0 0,0 0 0 0 0,0 0 0 0 0,0 0-1 0 0,1 0 1 0 0,-1 0 0 0 0,0 0 0 0 0,0 0 0 0 0,0 1 0 0 0,1-1 0 0 0,-1 0 0 0 0,0 0 0 0 0,0 1 0 0 0,0-1 0 0 0,1 1 0 0 0,-1-1 0 0 0,0 1-1 0 0,1-1 1 0 0,-1 1 0 0 0,0-1 0 0 0,1 1 0 0 0,-1-1 0 0 0,1 1 0 0 0,-1 0 0 0 0,1-1 0 0 0,-1 1 0 0 0,1 0 0 0 0,-1 0 0 0 0,1-1 0 0 0,0 1-1 0 0,0 0 1 0 0,-1 0 0 0 0,1 0 0 0 0,0 0-69 0 0,-4 14 189 0 0,0-1 0 0 0,2 2 1 0 0,0-1-1 0 0,0 0 0 0 0,1 0 0 0 0,1 4-189 0 0,-3 42 240 0 0,-3-18-111 0 0,1-6 102 0 0,1 12-231 0 0,4 202 771 0 0,15 67-771 0 0,-13-289-58 0 0,13 116-19 0 0,9 15 77 0 0,-20-130-3 0 0,26 105-160 0 0,-29-131-413 0 0,-1-4-178 0 0,-1-4-1129 0 0,-1-18-4575 0 0,1-14-1963 0 0</inkml:trace>
</inkml:ink>
</file>

<file path=word/ink/ink5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43:08.480"/>
    </inkml:context>
    <inkml:brush xml:id="br0">
      <inkml:brushProperty name="width" value="0.1" units="cm"/>
      <inkml:brushProperty name="height" value="0.1" units="cm"/>
      <inkml:brushProperty name="color" value="#333333"/>
    </inkml:brush>
  </inkml:definitions>
  <inkml:trace contextRef="#ctx0" brushRef="#br0">104 163 16991 0 0,'0'-5'137'0'0,"1"1"0"0"0,-1-1-1 0 0,1 1 1 0 0,0 0 0 0 0,0-1-1 0 0,0 1 1 0 0,0 0-1 0 0,1 0 1 0 0,-1 0 0 0 0,1 0-1 0 0,1 0 1 0 0,-1 0 0 0 0,0 0-1 0 0,4-3-136 0 0,-2 3 201 0 0,0-1 1 0 0,0 1-1 0 0,1 0 0 0 0,0 0 0 0 0,0 1 1 0 0,0-1-1 0 0,0 1 0 0 0,1 0 0 0 0,-1 0 1 0 0,3 0-202 0 0,22-9 1467 0 0,-8 2-514 0 0,1 1 0 0 0,9-2-953 0 0,-16 7 158 0 0,-1 1 0 0 0,1 0 0 0 0,0 1 1 0 0,0 0-1 0 0,0 1 0 0 0,0 1 0 0 0,0 1 0 0 0,1 0-158 0 0,-9 0 14 0 0,-1 1 0 0 0,1-1-1 0 0,-1 2 1 0 0,0-1 0 0 0,0 1 0 0 0,0-1-1 0 0,0 2 1 0 0,0-1 0 0 0,0 1 0 0 0,-1 0-1 0 0,0 1 1 0 0,0-1 0 0 0,0 1-1 0 0,0 1 1 0 0,-1-1 0 0 0,0 1 0 0 0,4 5-14 0 0,-4-4-5 0 0,-1 1 0 0 0,0-1 1 0 0,-1 1-1 0 0,0 0 0 0 0,0-1 1 0 0,0 1-1 0 0,-1 1 0 0 0,0-1 1 0 0,-1 0-1 0 0,0 0 0 0 0,0 1 1 0 0,-1-1-1 0 0,0 0 0 0 0,0 1 1 0 0,-1-1-1 0 0,-1 4 5 0 0,-3 14-23 0 0,0-1 1 0 0,-2 0-1 0 0,-1 0 0 0 0,-8 17 23 0 0,1-9 177 0 0,-2-1-1 0 0,-19 29-176 0 0,13-24 145 0 0,-4 7 112 0 0,-2-1 0 0 0,-2-2 1 0 0,-4 2-258 0 0,18-24 91 0 0,0 0 1 0 0,-2-2 0 0 0,0 0-1 0 0,-1-2 1 0 0,0 0-1 0 0,-1-1 1 0 0,-9 4-92 0 0,18-13 62 0 0,0 1-1 0 0,0-2 1 0 0,-1 0 0 0 0,1 0-1 0 0,-1-2 1 0 0,0 1 0 0 0,-6-1-62 0 0,17-1-67 0 0,0-1 1 0 0,-1 0 0 0 0,1 0 0 0 0,0 0-1 0 0,0 0 1 0 0,0 0 0 0 0,0-1-1 0 0,-1 1 1 0 0,1 0 0 0 0,0-1-1 0 0,0 0 1 0 0,0 0 0 0 0,0 1-1 0 0,0-1 1 0 0,0 0 0 0 0,0 0-1 0 0,0-1 1 0 0,0 1 0 0 0,1 0-1 0 0,-1-1 1 0 0,0 1 0 0 0,1-1-1 0 0,-1 1 1 0 0,1-1 0 0 0,0 0 0 0 0,-1 0-1 0 0,0-1 67 0 0,-5-25-9336 0 0</inkml:trace>
</inkml:ink>
</file>

<file path=word/ink/ink5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43:08.481"/>
    </inkml:context>
    <inkml:brush xml:id="br0">
      <inkml:brushProperty name="width" value="0.1" units="cm"/>
      <inkml:brushProperty name="height" value="0.1" units="cm"/>
      <inkml:brushProperty name="color" value="#333333"/>
    </inkml:brush>
  </inkml:definitions>
  <inkml:trace contextRef="#ctx0" brushRef="#br0">254 143 9672 0 0,'0'-7'874'0'0,"-1"5"-944"0"0,0 0-1 0 0,1 1 0 0 0,-1-1 0 0 0,0 0 1 0 0,0 0-1 0 0,0 1 0 0 0,0-1 0 0 0,0 1 1 0 0,0-1-1 0 0,-1 0 71 0 0,-1 0 531 0 0,1-1-1 0 0,-1 1 1 0 0,0 0-1 0 0,0-1 1 0 0,0 1 0 0 0,0 1-1 0 0,-1-1 1 0 0,1 0-1 0 0,-1 1-530 0 0,1-1 495 0 0,0 1-1 0 0,-1 0 1 0 0,1 0-1 0 0,-1 0 0 0 0,1 1 1 0 0,-1-1-1 0 0,1 1 1 0 0,-1 0-1 0 0,1 0 0 0 0,-1 0 1 0 0,1 0-1 0 0,-1 0 0 0 0,1 1 1 0 0,-1 0-1 0 0,1-1 1 0 0,-2 2-495 0 0,-1 0 202 0 0,0 1 1 0 0,0 0-1 0 0,1 0 1 0 0,-1 0-1 0 0,1 1 1 0 0,-1 0 0 0 0,1 0-1 0 0,0 0 1 0 0,0 1-1 0 0,1-1 1 0 0,-1 1-1 0 0,1 0 1 0 0,-2 5-203 0 0,-7 13 94 0 0,2 1 1 0 0,1 0-1 0 0,0 1 1 0 0,2 0 0 0 0,1 0-1 0 0,1 1 1 0 0,1 0-1 0 0,2 0 1 0 0,0 0-1 0 0,2 3-94 0 0,1-23 12 0 0,-1 20 95 0 0,2 1 0 0 0,1-1 0 0 0,1 1 0 0 0,2 3-107 0 0,3 4 194 0 0,0-1 0 0 0,3 0 0 0 0,1-1 0 0 0,5 9-194 0 0,-13-33 45 0 0,2 6 56 0 0,1-1-1 0 0,0 0 1 0 0,1 0-1 0 0,0 0 1 0 0,1-1-1 0 0,7 7-100 0 0,-8-10 66 0 0,1-1 0 0 0,-1 0-1 0 0,2 0 1 0 0,-1-1 0 0 0,1-1 0 0 0,0 0 0 0 0,0 0-1 0 0,1 0 1 0 0,-1-2 0 0 0,1 1 0 0 0,1-1-1 0 0,4 1-65 0 0,-2-2 43 0 0,0 0 1 0 0,0-1-1 0 0,0-1 0 0 0,1 0 0 0 0,-1 0 0 0 0,0-2 0 0 0,0 1 0 0 0,1-2 0 0 0,-1 0 0 0 0,0-1 0 0 0,0 0 0 0 0,-1-1 0 0 0,1-1 0 0 0,5-2-43 0 0,3-4 22 0 0,-1 0-1 0 0,0-1 1 0 0,-1 0 0 0 0,0-2 0 0 0,-1-1-1 0 0,-1 0 1 0 0,0-1 0 0 0,-1-1-1 0 0,-1-1 1 0 0,-1 0 0 0 0,0-1-1 0 0,-1-1 1 0 0,-1 0 0 0 0,-1-1-1 0 0,7-17-21 0 0,-6 8 17 0 0,0-1-1 0 0,-3 0 1 0 0,0-1 0 0 0,-2 0-1 0 0,3-28-16 0 0,-8 38-6 0 0,-2 0-1 0 0,-1 0 1 0 0,0 0-1 0 0,-1 0 1 0 0,-2-2 6 0 0,1 11-3 0 0,-1 0-1 0 0,0 0 0 0 0,-1 0 1 0 0,-1 1-1 0 0,0-1 1 0 0,0 1-1 0 0,-1 1 1 0 0,-1-1-1 0 0,-1-1 4 0 0,-1 1 0 0 0,0-1 0 0 0,-1 1 0 0 0,-1 1 0 0 0,0 0 0 0 0,0 0 0 0 0,-1 1 0 0 0,-1 1 0 0 0,1 0 0 0 0,-2 0 0 0 0,1 2 0 0 0,-1-1 0 0 0,0 2 0 0 0,-1 0 0 0 0,-12-4 0 0 0,5 4 0 0 0,0 0 0 0 0,-9 0 0 0 0,22 4 0 0 0,0 1 0 0 0,0 1 0 0 0,0-1 0 0 0,1 1 0 0 0,-1 1 0 0 0,0 0 0 0 0,-3 1 0 0 0,-15 3-9 0 0,0 2-1 0 0,-4 3 10 0 0,23-7-4 0 0,-1 0 0 0 0,1 1-1 0 0,0 0 1 0 0,0 1 0 0 0,0 0-1 0 0,1 0 1 0 0,0 0 0 0 0,-4 4 4 0 0,6-4 10 0 0,0 0 0 0 0,0 0 0 0 0,1 0 0 0 0,-1 0 0 0 0,1 1 1 0 0,1 0-1 0 0,-1 0-10 0 0,3-3-60 0 0,-1-1 0 0 0,1 1 0 0 0,1 0 0 0 0,-1 0 0 0 0,0-1 0 0 0,1 1 0 0 0,-1 0 0 0 0,1 0 0 0 0,0 0 0 0 0,0 0 0 0 0,0-1 0 0 0,0 1 1 0 0,0 0-1 0 0,1 0 0 0 0,-1 0 0 0 0,1 0 0 0 0,0-1 0 0 0,0 2 60 0 0,2 1-474 0 0,-1 1 0 0 0,1-1 1 0 0,0 1-1 0 0,0-1 0 0 0,0 0 1 0 0,1 0-1 0 0,0-1 0 0 0,0 1 1 0 0,0-1-1 0 0,1 0 0 0 0,1 1 474 0 0,1 1-686 0 0,1-1-1 0 0,0 1 0 0 0,0-1 0 0 0,0-1 0 0 0,1 0 0 0 0,0 0 687 0 0,20 3-1959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25.740"/>
    </inkml:context>
    <inkml:brush xml:id="br0">
      <inkml:brushProperty name="width" value="0.05" units="cm"/>
      <inkml:brushProperty name="height" value="0.05" units="cm"/>
    </inkml:brush>
  </inkml:definitions>
  <inkml:trace contextRef="#ctx0" brushRef="#br0">18 1 11976 0 0,'0'0'922'0'0,"0"0"-359"0"0,0 0 721 0 0,0 0 380 0 0,0 0 80 0 0,-9 12 2858 0 0,7-5-4421 0 0,1 0 0 0 0,-1 1-1 0 0,1-1 1 0 0,0 0-1 0 0,1 1 1 0 0,0-1 0 0 0,0 4-181 0 0,-1 21 363 0 0,1-10-1989 0 0,2-14-6507 0 0</inkml:trace>
</inkml:ink>
</file>

<file path=word/ink/ink5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43:08.482"/>
    </inkml:context>
    <inkml:brush xml:id="br0">
      <inkml:brushProperty name="width" value="0.1" units="cm"/>
      <inkml:brushProperty name="height" value="0.1" units="cm"/>
      <inkml:brushProperty name="color" value="#333333"/>
    </inkml:brush>
  </inkml:definitions>
  <inkml:trace contextRef="#ctx0" brushRef="#br0">28 0 23039 0 0,'0'0'528'0'0,"-2"2"70"0"0,0 0-509 0 0,0 0 0 0 0,-1 1 0 0 0,1 0 1 0 0,0-1-1 0 0,1 1 0 0 0,-1 0 0 0 0,0 0 0 0 0,1 0 1 0 0,-1 0-1 0 0,1 0 0 0 0,0 0 0 0 0,0 1 1 0 0,0-1-1 0 0,1 0 0 0 0,-1 1 0 0 0,1 1-89 0 0,-1 1 52 0 0,1 0 1 0 0,0 1-1 0 0,0-1 0 0 0,0 0 0 0 0,1 0 0 0 0,0 1 1 0 0,1-1-1 0 0,0 4-52 0 0,3 1 217 0 0,-1-1 0 0 0,1 1 0 0 0,1-1 0 0 0,0-1 0 0 0,0 1 0 0 0,1-1 0 0 0,0 0 0 0 0,1 0 0 0 0,0-1-1 0 0,8 7-216 0 0,12 7 660 0 0,0 0-1 0 0,27 14-659 0 0,-17-15 51 0 0,-1-2 1 0 0,2-1-1 0 0,15 3-51 0 0,4 3-53 0 0,1-1-1494 0 0,21 5 1547 0 0,-19-12-7617 0 0,-22-8-1170 0 0</inkml:trace>
</inkml:ink>
</file>

<file path=word/ink/ink5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43:08.483"/>
    </inkml:context>
    <inkml:brush xml:id="br0">
      <inkml:brushProperty name="width" value="0.1" units="cm"/>
      <inkml:brushProperty name="height" value="0.1" units="cm"/>
      <inkml:brushProperty name="color" value="#333333"/>
    </inkml:brush>
  </inkml:definitions>
  <inkml:trace contextRef="#ctx0" brushRef="#br0">1 111 19663 0 0,'0'0'903'0'0,"0"0"-19"0"0,0 2-569 0 0,0 3-174 0 0,1-4-45 0 0,-1 0 0 0 0,1 0 0 0 0,0 0 0 0 0,0 0 0 0 0,0 0 0 0 0,-1 0 0 0 0,1 0-1 0 0,0 0 1 0 0,0 0 0 0 0,1 0 0 0 0,-1 0 0 0 0,0-1 0 0 0,0 1 0 0 0,0 0 0 0 0,0-1 0 0 0,1 1 0 0 0,-1-1 0 0 0,0 0 0 0 0,1 1 0 0 0,-1-1 0 0 0,1 0-96 0 0,4 1 154 0 0,0-1 0 0 0,0 0 0 0 0,0 0 0 0 0,0 0 1 0 0,0-1-1 0 0,0 0 0 0 0,0 0 0 0 0,2-1-154 0 0,51-17 442 0 0,-41 13-288 0 0,74-28-182 0 0,-26 9 563 0 0,67-15-535 0 0,-128 38 9 0 0,0 1 0 0 0,0 0 0 0 0,0 0 0 0 0,1 1 0 0 0,-1 0 0 0 0,0-1 0 0 0,0 2 0 0 0,1-1 0 0 0,-1 1 0 0 0,0-1 0 0 0,0 2 0 0 0,0-1 0 0 0,0 0 0 0 0,2 2-9 0 0,-6-3 21 0 0,0 1 0 0 0,-1 0 1 0 0,1 0-1 0 0,0-1 0 0 0,-1 1 0 0 0,1 0 0 0 0,-1 0 0 0 0,1 0 0 0 0,-1 0 1 0 0,1 0-1 0 0,-1-1 0 0 0,0 1 0 0 0,1 0 0 0 0,-1 0 0 0 0,0 0 0 0 0,0 0 0 0 0,0 0 1 0 0,0 0-1 0 0,0 0 0 0 0,0 0 0 0 0,0 0 0 0 0,0 0 0 0 0,0 0 0 0 0,0 0-21 0 0,0 1 53 0 0,0 2 15 0 0,-1-1 0 0 0,0 1-1 0 0,1-1 1 0 0,-1 1 0 0 0,0-1 0 0 0,-1 0-1 0 0,1 0 1 0 0,0 1 0 0 0,-1-1 0 0 0,0 0-1 0 0,0 0-67 0 0,-25 34 760 0 0,23-32-625 0 0,-12 15 277 0 0,-13 16 424 0 0,2 1 1 0 0,-4 10-837 0 0,24-35 81 0 0,0 1 1 0 0,1 0-1 0 0,0 1 0 0 0,1 0 0 0 0,0-1 0 0 0,1 2 1 0 0,1-1-1 0 0,0 0 0 0 0,1 3-81 0 0,1-6-113 0 0,0 1 1 0 0,1-1-1 0 0,1 1 0 0 0,0-1 1 0 0,1 0-1 0 0,2 12 113 0 0,2 0-452 0 0</inkml:trace>
</inkml:ink>
</file>

<file path=word/ink/ink5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43:08.484"/>
    </inkml:context>
    <inkml:brush xml:id="br0">
      <inkml:brushProperty name="width" value="0.1" units="cm"/>
      <inkml:brushProperty name="height" value="0.1" units="cm"/>
      <inkml:brushProperty name="color" value="#333333"/>
    </inkml:brush>
  </inkml:definitions>
  <inkml:trace contextRef="#ctx0" brushRef="#br0">523 0 8288 0 0,'0'0'381'0'0,"0"0"-6"0"0,0 2-242 0 0,0 5 295 0 0,0-6 1719 0 0,1 1 749 0 0,0 0-1769 0 0,0 0 1 0 0,0 0 0 0 0,0 0 0 0 0,-1 0-1 0 0,1 0 1 0 0,-1 1 0 0 0,0-1-1 0 0,1 0 1 0 0,-1 0 0 0 0,0 0 0 0 0,0 0-1 0 0,-1 1-1127 0 0,1-2 23 0 0,-1 0 0 0 0,0 0 0 0 0,1-1 0 0 0,-1 1 0 0 0,0 0 0 0 0,0-1 0 0 0,0 1 0 0 0,0 0 0 0 0,0-1 0 0 0,0 1 0 0 0,0-1 0 0 0,1 1 0 0 0,-2-1 0 0 0,1 0 0 0 0,0 1 0 0 0,0-1 0 0 0,0 0 0 0 0,0 0 0 0 0,0 0 0 0 0,0 0 0 0 0,0 0-23 0 0,-81-6 560 0 0,46 1-360 0 0,31 4-169 0 0,-1 0-1 0 0,0 0 1 0 0,0 0-1 0 0,1 0 1 0 0,-1 1-1 0 0,0 0 1 0 0,0 1-1 0 0,0-1-30 0 0,-24 5 118 0 0,14-4-120 0 0,0 2 0 0 0,1 0 1 0 0,-1 0-1 0 0,1 2 1 0 0,0 0-1 0 0,-6 3 2 0 0,-5 3-20 0 0,-3 2 209 0 0,1 4 35 0 0,-25 16-26 0 0,47-28-175 0 0,1-1-1 0 0,0 1 1 0 0,0 0 0 0 0,0 0-1 0 0,0 1 1 0 0,1-1-1 0 0,-4 6-22 0 0,6-8 1 0 0,0 0 0 0 0,1 0-1 0 0,-1 0 1 0 0,1 0 0 0 0,-1 1-1 0 0,1-1 1 0 0,0 1 0 0 0,0-1-1 0 0,0 1 1 0 0,1-1 0 0 0,-1 1-1 0 0,1-1 1 0 0,0 1 0 0 0,0-1-1 0 0,0 1 1 0 0,0 1-1 0 0,3 7 0 0 0,-3-5 0 0 0,1-1 0 0 0,1 0 0 0 0,-1 0 0 0 0,1 0 0 0 0,0 0 0 0 0,2 2 0 0 0,-1-2 0 0 0,-1 0 0 0 0,1 0 0 0 0,-1 0 0 0 0,0 0 0 0 0,-1 1 0 0 0,1-1 0 0 0,-1 1 0 0 0,0-1 0 0 0,-1 1 0 0 0,0 0 0 0 0,0-1 0 0 0,-1 4 0 0 0,1 0 0 0 0,0 166-1221 0 0,0-155 522 0 0</inkml:trace>
</inkml:ink>
</file>

<file path=word/ink/ink5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43:08.485"/>
    </inkml:context>
    <inkml:brush xml:id="br0">
      <inkml:brushProperty name="width" value="0.1" units="cm"/>
      <inkml:brushProperty name="height" value="0.1" units="cm"/>
      <inkml:brushProperty name="color" value="#333333"/>
    </inkml:brush>
  </inkml:definitions>
  <inkml:trace contextRef="#ctx0" brushRef="#br0">12 29 2760 0 0,'-10'-25'125'0'0,"8"22"-3"0"0,2 9 186 0 0,0-4 1156 0 0,0-2 495 0 0,0 0 97 0 0,11 4 952 0 0,3 3-754 0 0,-10-6-2147 0 0,-1 0 1 0 0,1 1-1 0 0,-1 0 1 0 0,0 0-1 0 0,0 0 1 0 0,0 0-1 0 0,0 1 1 0 0,0-1 0 0 0,2 2-108 0 0,18 12 1458 0 0,-18-11-1081 0 0,-1 0-1 0 0,0 0 0 0 0,0 0 1 0 0,3 5-377 0 0,9 12 979 0 0,5-2 119 0 0,-12-12-857 0 0,-1 0 0 0 0,0 0 1 0 0,0 0-1 0 0,-1 1 0 0 0,1 3-241 0 0,-5-8 107 0 0,0 1-1 0 0,1-1 1 0 0,0 0-1 0 0,0 0 1 0 0,4 3-107 0 0,9 9 355 0 0,2 4-29 0 0,-10-13-255 0 0,-2 1 0 0 0,1 1 0 0 0,-1-1-1 0 0,0 1 1 0 0,0 1-71 0 0,9 14 107 0 0,-11-18-71 0 0,-1 0-1 0 0,1 0 1 0 0,-2 1 0 0 0,2 1-36 0 0,5 11 222 0 0,1 0 0 0 0,1-1 0 0 0,1 0 0 0 0,13 14-222 0 0,-6-7 557 0 0,11 17-557 0 0,-15-19 187 0 0,0-1 0 0 0,2 0 0 0 0,9 8-187 0 0,-20-24 38 0 0,1 0 0 0 0,0 0 0 0 0,-1 0 0 0 0,9 3-38 0 0,12 10 62 0 0,70 54 119 0 0,-94-69-171 0 0,0 0 0 0 0,0 0 0 0 0,0 0 1 0 0,0 0-1 0 0,2 4-10 0 0,-3-3 11 0 0,0-1 0 0 0,1 1 0 0 0,0-1 0 0 0,0 0 1 0 0,3 2-12 0 0,4 3 10 0 0,22 16 186 0 0,0 2 0 0 0,11 14-196 0 0,10 10 287 0 0,-30-31-174 0 0,79 67 223 0 0,-77-65-263 0 0,-13-11-37 0 0,0 0 0 0 0,-1 1 1 0 0,3 4-37 0 0,-1-1 44 0 0,0-1 0 0 0,8 6-44 0 0,-7-7 31 0 0,0 1-1 0 0,10 12-30 0 0,-1 0 17 0 0,1-1 1 0 0,1-1 0 0 0,5 1-18 0 0,8 9 54 0 0,84 76 10 0 0,-5-5 322 0 0,7-3-386 0 0,5 2-189 0 0,-111-88 167 0 0,-1 1 1 0 0,-1 0-1 0 0,-1 1 0 0 0,-1 1 1 0 0,3 5 21 0 0,22 25-16 0 0,-22-28 185 0 0,10 14-169 0 0,-25-31 29 0 0,0 0 0 0 0,1 0 1 0 0,-1 0-1 0 0,5 2-29 0 0,9 11 12 0 0,0 1-176 0 0,17 13 164 0 0,11 12 168 0 0,-27-24-187 0 0,-10-9-40 0 0,0-1 1 0 0,1 0 0 0 0,7 5 58 0 0,-12-11-2 0 0,0 1 1 0 0,0 0-1 0 0,-1 0 0 0 0,1 0 1 0 0,-1 0-1 0 0,0 1 0 0 0,0-1 1 0 0,0 2 1 0 0,16 21 2 0 0,15 10 46 0 0,-10-9 117 0 0,25 20-165 0 0,-48-47 4 0 0,0-1 0 0 0,0 1 0 0 0,0 0-1 0 0,0 0 1 0 0,0-1 0 0 0,-1 1 0 0 0,1 0-1 0 0,0 0 1 0 0,-1 0 0 0 0,1 0 0 0 0,0 0-1 0 0,-1 0 1 0 0,1 0 0 0 0,-1 0-1 0 0,1 0 1 0 0,-1 2-4 0 0,0-3 4 0 0,1 1 0 0 0,-1-1 0 0 0,0 1-1 0 0,0-1 1 0 0,0 1 0 0 0,1-1 0 0 0,-1 1 0 0 0,0-1-1 0 0,0 1 1 0 0,1-1 0 0 0,-1 1 0 0 0,1-1 0 0 0,-1 1-1 0 0,0-1 1 0 0,1 1 0 0 0,-1-1 0 0 0,1 0-1 0 0,0 1-3 0 0,30 37 235 0 0,-28-36-223 0 0,-1 0 0 0 0,0 1 1 0 0,1-1-1 0 0,-1 1 0 0 0,0-1 0 0 0,-1 1 0 0 0,1 0 0 0 0,1 1-12 0 0,9 15 74 0 0,-3-8-1309 0 0,-7-7-5261 0 0,3 4-2271 0 0</inkml:trace>
</inkml:ink>
</file>

<file path=word/ink/ink5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43:08.486"/>
    </inkml:context>
    <inkml:brush xml:id="br0">
      <inkml:brushProperty name="width" value="0.1" units="cm"/>
      <inkml:brushProperty name="height" value="0.1" units="cm"/>
      <inkml:brushProperty name="color" value="#333333"/>
    </inkml:brush>
  </inkml:definitions>
  <inkml:trace contextRef="#ctx0" brushRef="#br0">2977 0 8288 0 0,'0'0'638'0'0,"0"0"-190"0"0,-1 1 1320 0 0,-1 3-1391 0 0,1-1 4409 0 0,1 12-3125 0 0,0-14-936 0 0,0-1-321 0 0,0 0-144 0 0,0 0-32 0 0,0 0-4 0 0,0 0 0 0 0,0 0 0 0 0,2 3 0 0 0,4 7-20 0 0,-4-7-84 0 0,-1-2-79 0 0,1 0-1 0 0,-1 0 1 0 0,0 0-1 0 0,0 0 0 0 0,0 0 1 0 0,0 0-1 0 0,0 0 1 0 0,0 0-1 0 0,0 0 0 0 0,0 1 1 0 0,0-1-1 0 0,0 0 1 0 0,-1 1-41 0 0,1-1-16 0 0,11 28 494 0 0,-8-13-240 0 0,-4-11-204 0 0,1 7-18 0 0,-1 0-16 0 0,0-11 3 0 0,0 1 0 0 0,0 0 0 0 0,0 0 0 0 0,0 0 0 0 0,0 0 0 0 0,0 0-1 0 0,0 0 1 0 0,-1 0 0 0 0,1 0 0 0 0,-1 0 0 0 0,0-1 0 0 0,1 1 0 0 0,-1 0 0 0 0,0 0 0 0 0,0-1-1 0 0,0 1 1 0 0,0 0 0 0 0,-2 1-3 0 0,-2 4 23 0 0,0 2 26 0 0,-1 0 1 0 0,0 0-1 0 0,-1 0 1 0 0,0-1-1 0 0,-3 3-49 0 0,-13 16 158 0 0,4-5 155 0 0,-12 16 257 0 0,14-15-327 0 0,-2 3-41 0 0,-41 75 9 0 0,58-98-203 0 0,-1 1-1 0 0,0-1 1 0 0,0 0-1 0 0,1 1 1 0 0,-2-1-1 0 0,1-1 1 0 0,-1 2-8 0 0,-15 14 0 0 0,-8 20 0 0 0,7-18 22 0 0,1 1-1 0 0,1 1 0 0 0,-6 12-21 0 0,-13 12 0 0 0,4-6 0 0 0,19-21-91 0 0,2 0-1 0 0,0 1 1 0 0,-4 13 91 0 0,8-18-73 0 0,-1-1 0 0 0,1-1 0 0 0,-2 0 0 0 0,-6 7 73 0 0,-9 12-58 0 0,1-1 128 0 0,9-11 71 0 0,0 0 0 0 0,0 4-141 0 0,-17 22 37 0 0,23-36-130 0 0,1 1 0 0 0,0 1-1 0 0,1-1 1 0 0,-1 5 93 0 0,-5 9-21 0 0,-2 0 0 0 0,-3 4 21 0 0,-18 30-454 0 0,7-10-794 0 0,-9 10 1248 0 0,10-18-914 0 0,-22 44 914 0 0,45-77-6 0 0,0 0 0 0 0,0 0 1 0 0,0-1-1 0 0,-3 2 6 0 0,-17 24 1 0 0,8-7-1 0 0,-1 0 0 0 0,-2-1 0 0 0,-5 3 0 0 0,-31 41 0 0 0,47-57 0 0 0,-1-2 0 0 0,-1 1 0 0 0,1-2 0 0 0,-1 1 0 0 0,-2-1 0 0 0,-31 29 0 0 0,28-20 0 0 0,0 2 0 0 0,1 0 0 0 0,1 1 0 0 0,0 2 0 0 0,-9 11 0 0 0,10-14 0 0 0,-4 6 0 0 0,-1-1 0 0 0,-9 10 0 0 0,-65 75 0 0 0,77-91 0 0 0,1 1 0 0 0,-4 8 0 0 0,-9 15 0 0 0,-55 67 0 0 0,-19 14 0 0 0,70-88-10 0 0,-57 63 404 0 0,65-74-506 0 0,2 0 0 0 0,-4 8 112 0 0,1-1-160 0 0,-8 7 160 0 0,0-3 0 0 0,5-5 0 0 0,-7 3 0 0 0,-45 43 0 0 0,67-64 0 0 0,1 0 0 0 0,-3 6 0 0 0,-10 12 0 0 0,-33 31 0 0 0,53-58 0 0 0,1 0 0 0 0,-1 0 0 0 0,1 1 0 0 0,-2 3 0 0 0,-12 16 0 0 0,11-17 0 0 0,0 0 0 0 0,1 0 0 0 0,0 1 0 0 0,0 0 0 0 0,-1 3 0 0 0,1-1 0 0 0,0-1 0 0 0,-1 0 0 0 0,-2 2 0 0 0,-12 12 0 0 0,13-16 0 0 0,0 1 0 0 0,0 0 0 0 0,1 1 0 0 0,-2 3 0 0 0,-7 12 0 0 0,-11 13 0 0 0,1-2 0 0 0,-7 16 74 0 0,3 1 0 0 0,-1 7-74 0 0,-8-1 195 0 0,35-52-247 0 0,-1-1 1 0 0,1 0-1 0 0,-1 0 1 0 0,0-1-1 0 0,-4 5 52 0 0,-10 10 3 0 0,-11 16 127 0 0,-4 7 162 0 0,-51 78-714 0 0,76-110 422 0 0,0 0 0 0 0,-1-1 0 0 0,-6 6 0 0 0,6-6 0 0 0,0 1 0 0 0,-7 8 0 0 0,-5 7 14 0 0,9-8 152 0 0,10-13-135 0 0,0-1 0 0 0,0 0-1 0 0,-1 0 1 0 0,1 0 0 0 0,-1 0-1 0 0,0 0 1 0 0,0 0 0 0 0,0-1-1 0 0,-1 1-30 0 0,0-2 0 0 0,3 0-3 0 0,0-1-1 0 0,0 0 1 0 0,0 1 0 0 0,0-1-1 0 0,0 1 1 0 0,0-1 0 0 0,0 1 0 0 0,0 0-1 0 0,0-1 1 0 0,1 1 0 0 0,-1 0 0 0 0,0 0-1 0 0,0-1 1 0 0,1 1 0 0 0,-1 0 0 0 0,0 0-1 0 0,0 0 4 0 0,0 1-168 0 0,-1 0 0 0 0,1 0 0 0 0,0-1-1 0 0,0 1 1 0 0,0 0 0 0 0,0 0-1 0 0,0 0 1 0 0,0 1 168 0 0,-7 11-1455 0 0,-3-6 832 0 0</inkml:trace>
</inkml:ink>
</file>

<file path=word/ink/ink5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43:08.487"/>
    </inkml:context>
    <inkml:brush xml:id="br0">
      <inkml:brushProperty name="width" value="0.1" units="cm"/>
      <inkml:brushProperty name="height" value="0.1" units="cm"/>
      <inkml:brushProperty name="color" value="#333333"/>
    </inkml:brush>
  </inkml:definitions>
  <inkml:trace contextRef="#ctx0" brushRef="#br0">81 0 3680 0 0,'-17'0'284'0'0,"17"0"-74"0"0,-1 1 0 0 0,1-1 0 0 0,0 1 0 0 0,-1-1 0 0 0,1 1 0 0 0,0-1 0 0 0,-1 1 0 0 0,1-1 0 0 0,0 1 0 0 0,0-1 0 0 0,0 1 0 0 0,-1-1 0 0 0,1 1 0 0 0,0-1 0 0 0,0 1 0 0 0,0-1 0 0 0,0 1 0 0 0,0-1 0 0 0,0 1 0 0 0,0-1 0 0 0,0 1 0 0 0,0-1 0 0 0,0 1 0 0 0,1 0 0 0 0,-1-1-210 0 0,0 1 439 0 0,-1 1 0 0 0,1-1-1 0 0,0 0 1 0 0,-1 1 0 0 0,1-1-1 0 0,-1 0 1 0 0,1 1 0 0 0,-1-1-1 0 0,1 0 1 0 0,-1 0-1 0 0,0 0 1 0 0,0 0 0 0 0,1 1-1 0 0,-1-1 1 0 0,-1 0-439 0 0,1 0 180 0 0,0 1 0 0 0,0-1 0 0 0,0 1 0 0 0,0-1 0 0 0,0 1 0 0 0,0-1 0 0 0,0 1 0 0 0,1 0 0 0 0,-1 0-180 0 0,-3 6 542 0 0,4-7-512 0 0,-1 0 0 0 0,0 0-1 0 0,1 0 1 0 0,-1 0 0 0 0,1 0 0 0 0,0 0-1 0 0,-1 0 1 0 0,1 0 0 0 0,0 0 0 0 0,0 0-1 0 0,-1 0 1 0 0,1 1 0 0 0,0-1-1 0 0,0 0 1 0 0,0 0 0 0 0,0 0 0 0 0,1 0-1 0 0,-1 0-29 0 0,4 12 153 0 0,5 14 628 0 0,-9-23-676 0 0,-1-2-60 0 0,1 1-1 0 0,0-1 1 0 0,0 1 0 0 0,0-1-1 0 0,0 1 1 0 0,0-1 0 0 0,1 1-1 0 0,-1-1 1 0 0,1 0 0 0 0,0 1-1 0 0,-1-1 1 0 0,1 0 0 0 0,0 1-1 0 0,1-1 1 0 0,-1 0 0 0 0,0 0-1 0 0,0 0 1 0 0,2 1-45 0 0,5 8 226 0 0,-3-5-216 0 0,15 3 82 0 0,-19-9-76 0 0,1 1 1 0 0,-1-1-1 0 0,0 0 0 0 0,0 0 1 0 0,1 1-1 0 0,-1-1 1 0 0,0 0-1 0 0,0 0 0 0 0,1 0 1 0 0,-1 0-1 0 0,0 0 0 0 0,0-1 1 0 0,1 1-1 0 0,-1 0 0 0 0,1-1-16 0 0,0 1 180 0 0,-2 0 4 0 0,0 0-180 0 0,-1 0 0 0 0,1-1 0 0 0,0 1 1 0 0,0 0-1 0 0,0 0 0 0 0,0 0 0 0 0,0 0 0 0 0,0 0 0 0 0,0 0 0 0 0,0-1 0 0 0,0 1 0 0 0,0 0 0 0 0,0 0 0 0 0,0 0 0 0 0,0 0 0 0 0,0 0 0 0 0,0 0 0 0 0,0-1 0 0 0,0 1 0 0 0,0 0 0 0 0,0 0 0 0 0,1 0 0 0 0,-1 0 1 0 0,0 0-1 0 0,0 0 0 0 0,0 0 0 0 0,0 0 0 0 0,0-1 0 0 0,0 1 0 0 0,0 0 0 0 0,0 0 0 0 0,0 0 0 0 0,0 0 0 0 0,1 0 0 0 0,-1 0 0 0 0,0 0 0 0 0,0 0 0 0 0,0 0 0 0 0,0 0 0 0 0,0 0 0 0 0,0 0 0 0 0,0 0 0 0 0,1 0 0 0 0,-1 0 1 0 0,0 0-1 0 0,0 0 0 0 0,0 0-4 0 0,1-1 2 0 0,0 1 0 0 0,0 0 1 0 0,0-1-1 0 0,-1 1 0 0 0,1 0 1 0 0,0-1-1 0 0,0 1 0 0 0,0-1 1 0 0,-1 1-1 0 0,1-1 0 0 0,0 0 1 0 0,0 1-1 0 0,-1-1 0 0 0,1 0 1 0 0,-1 0-1 0 0,1 1 0 0 0,-1-1 1 0 0,1 0-1 0 0,-1 0 0 0 0,1 0 1 0 0,-1 1-1 0 0,0-1 0 0 0,1-1-2 0 0,-1 0 8 0 0,1 0 1 0 0,-1 1-1 0 0,0-1 0 0 0,0 0 0 0 0,0 0 0 0 0,0 0 0 0 0,0 0 0 0 0,0 0 0 0 0,0 0 0 0 0,-1 0 0 0 0,1 1 0 0 0,-1-1 0 0 0,1 0 1 0 0,-1 0-1 0 0,0 1 0 0 0,0-1 0 0 0,0 0 0 0 0,0 1 0 0 0,0-1 0 0 0,-1-1-8 0 0,-2-5 45 0 0,3 7-31 0 0,1 0 1 0 0,0 0-1 0 0,-1 0 0 0 0,1 1 1 0 0,-1-1-1 0 0,1 0 0 0 0,-1 0 1 0 0,0 1-1 0 0,1-1 0 0 0,-1 0 1 0 0,0 1-1 0 0,1-1 0 0 0,-1 0 1 0 0,0 1-1 0 0,0-1 0 0 0,1 1 1 0 0,-1 0-1 0 0,0-1 0 0 0,0 1 1 0 0,0-1-1 0 0,0 1 1 0 0,0 0-1 0 0,1 0 0 0 0,-1 0 1 0 0,-1-1-15 0 0,-12-3 188 0 0,11 2-121 0 0,0 1 1 0 0,0-1 0 0 0,0 1 0 0 0,0 0-1 0 0,-1 0 1 0 0,1 0 0 0 0,0 1 0 0 0,0-1-1 0 0,-1 1 1 0 0,0 0-68 0 0,2 0 105 0 0,2 0-29 0 0,-7 5 67 0 0,-17 17 13 0 0,23-18-85 0 0,0 0-32 0 0,0 1 0 0 0,0 0 0 0 0,0 0 0 0 0,-1 0 0 0 0,0 0-39 0 0,-6 21 155 0 0,8-25-143 0 0,0 0-1 0 0,0 0 0 0 0,-1 1 0 0 0,1-1 1 0 0,0 0-1 0 0,0 0 0 0 0,0 1 0 0 0,0-1 1 0 0,1 0-1 0 0,-1 0 0 0 0,0 1 0 0 0,0-1 1 0 0,1 0-1 0 0,-1 0 0 0 0,1 0 0 0 0,-1 1 1 0 0,1-1-1 0 0,-1 0 0 0 0,1 0 1 0 0,0 0-1 0 0,0 0 0 0 0,-1 0 0 0 0,1 0 1 0 0,0 0-1 0 0,0-1 0 0 0,0 1 0 0 0,0 0 1 0 0,0 0-1 0 0,1 0-11 0 0,0 0-6 0 0,0-1 1 0 0,-1 1-1 0 0,1 0 1 0 0,0-1 0 0 0,0 1-1 0 0,0-1 1 0 0,0 0-1 0 0,0 0 1 0 0,0 0-1 0 0,0 0 1 0 0,0 0-1 0 0,0 0 1 0 0,0 0-1 0 0,0-1 1 0 0,0 1-1 0 0,0-1 1 0 0,0 1-1 0 0,0-1 1 0 0,1 0 5 0 0,13-8-119 0 0</inkml:trace>
</inkml:ink>
</file>

<file path=word/ink/ink5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43:08.488"/>
    </inkml:context>
    <inkml:brush xml:id="br0">
      <inkml:brushProperty name="width" value="0.1" units="cm"/>
      <inkml:brushProperty name="height" value="0.1" units="cm"/>
      <inkml:brushProperty name="color" value="#333333"/>
    </inkml:brush>
  </inkml:definitions>
  <inkml:trace contextRef="#ctx0" brushRef="#br0">39 15 20647 0 0,'0'0'464'0'0,"0"0"68"0"0,0 0 35 0 0,-1 2-63 0 0,-1 3-442 0 0,1 0-1 0 0,-1 0 1 0 0,1 0-1 0 0,1 0 1 0 0,-1 0-1 0 0,1 0 1 0 0,-1 0-1 0 0,2 0 1 0 0,-1 1 0 0 0,1 3-62 0 0,0 12 845 0 0,-2-12-545 0 0,1 6-13 0 0,1-11-138 0 0,0 1 0 0 0,1-1 0 0 0,0 0 0 0 0,0 0 0 0 0,2 4-149 0 0,6 5 36 0 0,5 1-27 0 0,-11-14 18 0 0,-2 0 1 0 0,0 1 36 0 0,-2-1 0 0 0,11-1-60 0 0,-7-1 13 0 0,0-1 0 0 0,0 1 0 0 0,-1-1 0 0 0,1 0 0 0 0,-1 0 0 0 0,1 0 0 0 0,-1 0 0 0 0,0-1 0 0 0,-1 1 0 0 0,1-1 0 0 0,0 0 0 0 0,-1 0-1 0 0,0 0 1 0 0,0 0 0 0 0,0 0 0 0 0,-1 0 0 0 0,1-1 0 0 0,-1 1 0 0 0,0 0 0 0 0,0-1 0 0 0,-1 0-17 0 0,1 0 31 0 0,0 0 0 0 0,-1 0 0 0 0,0 0 1 0 0,0 0-1 0 0,0 0 0 0 0,0 0 0 0 0,-1 0 0 0 0,0-1 0 0 0,0 1-31 0 0,0 2 8 0 0,0 0 0 0 0,0 0 0 0 0,0 0 0 0 0,-1 1 0 0 0,1-1 0 0 0,-1 1 0 0 0,1-1-1 0 0,-1 1 1 0 0,0-1 0 0 0,0 1 0 0 0,0 0 0 0 0,0 0 0 0 0,0 0 0 0 0,0 0 0 0 0,-1 0-8 0 0,0 0 67 0 0,1 1 0 0 0,-1 0 1 0 0,1 0-1 0 0,-1 1 0 0 0,1-1 1 0 0,-1 0-1 0 0,0 1 0 0 0,1-1 1 0 0,-1 1-1 0 0,0 0 0 0 0,1 0 0 0 0,-1 0 1 0 0,0 0-1 0 0,1 1 0 0 0,-1-1 1 0 0,0 1-1 0 0,1-1 0 0 0,-1 1 1 0 0,1 0-1 0 0,-1 0 0 0 0,-1 1-67 0 0,-1 0 89 0 0,0 1-1 0 0,1-1 0 0 0,-1 1 1 0 0,1 0-1 0 0,-1 0 1 0 0,1 1-1 0 0,0-1 0 0 0,0 1 1 0 0,1 0-1 0 0,-4 4-88 0 0,6-6-16 0 0,1 0 0 0 0,-1-1 0 0 0,0 1-1 0 0,1 0 1 0 0,-1 0 0 0 0,1 0 0 0 0,0 0 0 0 0,-1 0 0 0 0,1 0 0 0 0,0 0-1 0 0,0 0 1 0 0,1 1 16 0 0,-1 2-167 0 0,0-3-1954 0 0,0-2-7341 0 0</inkml:trace>
</inkml:ink>
</file>

<file path=word/ink/ink5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44:37.784"/>
    </inkml:context>
    <inkml:brush xml:id="br0">
      <inkml:brushProperty name="width" value="0.1" units="cm"/>
      <inkml:brushProperty name="height" value="0.1" units="cm"/>
      <inkml:brushProperty name="color" value="#333333"/>
    </inkml:brush>
  </inkml:definitions>
  <inkml:trace contextRef="#ctx0" brushRef="#br0">293 11 12496 0 0,'0'0'572'0'0,"0"0"-11"0"0,-1-1-364 0 0,-6-8-73 0 0,6 8 406 0 0,1 1 170 0 0,0 0 32 0 0,-8 1 1178 0 0,6 0-1782 0 0,1 1 1 0 0,-1-1-1 0 0,0 1 0 0 0,1-1 0 0 0,0 1 0 0 0,-1 0 0 0 0,1 0 1 0 0,0 0-1 0 0,0 0 0 0 0,0 0 0 0 0,0 0 0 0 0,0 1-128 0 0,-10 30 547 0 0,8-25-408 0 0,-9 44 417 0 0,1 1-1 0 0,1 11-555 0 0,-8 47 597 0 0,5-48-311 0 0,-6 32 398 0 0,-4-1-1 0 0,-23 57-683 0 0,25-83 331 0 0,16-50-249 0 0,0 0 0 0 0,-1-1 1 0 0,-1 0-1 0 0,0 0 0 0 0,-1 0 0 0 0,-4 3-82 0 0,12-19 3 0 0,-1 0 0 0 0,1-1-1 0 0,0 1 1 0 0,0-1 0 0 0,-1 1-1 0 0,1-1 1 0 0,-1 0 0 0 0,1 1 0 0 0,0-1-1 0 0,-1 1 1 0 0,1-1 0 0 0,-1 0-1 0 0,1 1 1 0 0,-1-1 0 0 0,1 0-1 0 0,-1 1 1 0 0,1-1 0 0 0,-1 0 0 0 0,1 0-1 0 0,-1 0 1 0 0,0 1 0 0 0,1-1-1 0 0,-1 0-2 0 0,1 0-3 0 0,-1-1-1 0 0,1 1 0 0 0,0 0 1 0 0,-1 0-1 0 0,1 0 1 0 0,-1-1-1 0 0,1 1 0 0 0,0 0 1 0 0,-1-1-1 0 0,1 1 1 0 0,0 0-1 0 0,-1-1 0 0 0,1 1 1 0 0,0 0-1 0 0,0-1 0 0 0,-1 1 1 0 0,1 0-1 0 0,0-1 1 0 0,0 1-1 0 0,0-1 0 0 0,-1 1 1 0 0,1-1 3 0 0,-1-1-33 0 0,1-1 0 0 0,-1 0 0 0 0,0 0 0 0 0,1 1 1 0 0,0-1-1 0 0,-1 0 0 0 0,1 0 0 0 0,0-2 33 0 0,2-10-831 0 0,1-1-1 0 0,0 1 1 0 0,5-12 831 0 0,3-3-1298 0 0</inkml:trace>
</inkml:ink>
</file>

<file path=word/ink/ink5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9T12:44:38.834"/>
    </inkml:context>
    <inkml:brush xml:id="br0">
      <inkml:brushProperty name="width" value="0.1" units="cm"/>
      <inkml:brushProperty name="height" value="0.1" units="cm"/>
      <inkml:brushProperty name="color" value="#333333"/>
    </inkml:brush>
  </inkml:definitions>
  <inkml:trace contextRef="#ctx0" brushRef="#br0">221 1 7832 0 0,'0'0'602'0'0,"0"0"-259"0"0,0 0 382 0 0,0 0 209 0 0,0 0 39 0 0,0 0-12 0 0,0 1-87 0 0,0 2-586 0 0,1 0 0 0 0,-1 1 0 0 0,1-1 1 0 0,0 0-1 0 0,0-1 0 0 0,0 1 1 0 0,0 0-1 0 0,0 0 0 0 0,1 0 0 0 0,-1-1 1 0 0,1 1-1 0 0,1 1-288 0 0,0 0 143 0 0,-1 0 1 0 0,0 0-1 0 0,0 1 1 0 0,0-1-1 0 0,0 0 0 0 0,0 2-143 0 0,2 5 135 0 0,0 1-1 0 0,1-1 0 0 0,0 0 0 0 0,1-1 0 0 0,1 2-134 0 0,1 1 95 0 0,-1 1-1 0 0,5 14-94 0 0,21 74 362 0 0,-4 1-1 0 0,-6 2 0 0 0,-3 1 1 0 0,2 73-362 0 0,-10-62 104 0 0,-10-82-20 0 0,1-13 146 0 0,-2 1 0 0 0,-1 0 0 0 0,-2 11-230 0 0,2-33 4 0 0,0 5 79 0 0,-1 0 1 0 0,0 0-1 0 0,-1 1 0 0 0,1-1 0 0 0,-1 0 0 0 0,-2 4-83 0 0,4-9 6 0 0,-1 1-1 0 0,0-1 1 0 0,1 0-1 0 0,-1 0 1 0 0,0 0-1 0 0,0 0 0 0 0,0 0 1 0 0,1 0-1 0 0,-1-1 1 0 0,0 1-1 0 0,0 0 1 0 0,0 0-1 0 0,-1 0 0 0 0,1-1 1 0 0,0 1-1 0 0,0-1 1 0 0,0 1-1 0 0,0-1 1 0 0,-1 1-1 0 0,1-1 1 0 0,0 0-1 0 0,0 0 0 0 0,-1 1 1 0 0,1-1-1 0 0,0 0 1 0 0,0 0-1 0 0,-1 0 1 0 0,1 0-1 0 0,0-1 1 0 0,-1 1-1 0 0,1 0 0 0 0,0 0 1 0 0,0-1-1 0 0,-1 1 1 0 0,1-1-6 0 0,0 1-20 0 0,-1-1-90 0 0,0 0 0 0 0,-1 1 1 0 0,1-1-1 0 0,0 0 0 0 0,0 0 0 0 0,0 0 0 0 0,0-1 0 0 0,0 1 0 0 0,1 0 0 0 0,-1-1 110 0 0,-11-13-707 0 0</inkml:trace>
  <inkml:trace contextRef="#ctx0" brushRef="#br0" timeOffset="1">0 654 17503 0 0,'0'0'399'0'0,"2"-2"60"0"0,5-3-219 0 0,1 0 0 0 0,0 0 0 0 0,0 1 0 0 0,0-1 0 0 0,0 2 0 0 0,6-3-240 0 0,58-16 2348 0 0,-29 10-606 0 0,-2 2-1144 0 0,0 1 0 0 0,0 1 0 0 0,24 1-598 0 0,-31 1-344 0 0,-32 5-184 0 0,-1 1-31 0 0,5 0-8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27.075"/>
    </inkml:context>
    <inkml:brush xml:id="br0">
      <inkml:brushProperty name="width" value="0.05" units="cm"/>
      <inkml:brushProperty name="height" value="0.05" units="cm"/>
    </inkml:brush>
  </inkml:definitions>
  <inkml:trace contextRef="#ctx0" brushRef="#br0">1 373 13824 0 0,'0'0'629'0'0,"0"0"-12"0"0,18 2-249 0 0,-13-4 14 0 0,0 0 0 0 0,1 0 0 0 0,-1-1 1 0 0,0 1-1 0 0,0-1 0 0 0,0 0 0 0 0,-1 0 0 0 0,1-1 0 0 0,-1 0 0 0 0,0 1 0 0 0,0-1 0 0 0,1-1-382 0 0,9-12 872 0 0,0 0-1 0 0,5-10-871 0 0,-14 19 133 0 0,6-9-45 0 0,-1 0-1 0 0,-1 0 1 0 0,-1-1 0 0 0,0-1-1 0 0,-1 1 1 0 0,-1-1-1 0 0,-1 0 1 0 0,-1-1-1 0 0,2-17-87 0 0,-6 32 46 0 0,0 1 0 0 0,0 0-1 0 0,-1-1 1 0 0,0 1 0 0 0,0-1 0 0 0,0 1-1 0 0,0 0 1 0 0,-1-2-46 0 0,1 4 28 0 0,0 0 1 0 0,0 0-1 0 0,0 0 0 0 0,0 0 1 0 0,0 1-1 0 0,0-1 1 0 0,0 0-1 0 0,-1 1 0 0 0,0-1-28 0 0,2 1 6 0 0,-1 1 0 0 0,1-1-1 0 0,-1 1 1 0 0,0 0 0 0 0,1-1-1 0 0,-1 1 1 0 0,0-1 0 0 0,1 1-1 0 0,-1 0 1 0 0,0 0-1 0 0,0-1 1 0 0,1 1 0 0 0,-1 0-1 0 0,0 0 1 0 0,0 0 0 0 0,1 0-1 0 0,-1 0 1 0 0,0 0 0 0 0,0 0-1 0 0,1 0 1 0 0,-1 0 0 0 0,-1 1-6 0 0,1-1-46 0 0,-1 1 1 0 0,1 0 0 0 0,-1 0 0 0 0,1 0-1 0 0,-1 0 1 0 0,1 0 0 0 0,0 0 0 0 0,-1 0-1 0 0,1 1 1 0 0,0-1 0 0 0,0 0 0 0 0,0 1-1 0 0,0-1 1 0 0,0 1 0 0 0,0-1 0 0 0,0 1-1 0 0,0-1 1 0 0,1 1 0 0 0,-1 0 0 0 0,1-1 45 0 0,-10 38-25 0 0,8-32 1 0 0,-5 37 30 0 0,2-1-1 0 0,2 12-5 0 0,2-46-5 0 0,1 1 0 0 0,0-1 1 0 0,0 1-1 0 0,1-1 0 0 0,1 1 0 0 0,-1-1 0 0 0,2 0 1 0 0,-1 1-1 0 0,1-1 0 0 0,0-1 0 0 0,1 1 0 0 0,0 0 1 0 0,1-1-1 0 0,-1 0 0 0 0,3 2 5 0 0,9 3-1102 0 0,-13-12 241 0 0,6 6-6506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27.560"/>
    </inkml:context>
    <inkml:brush xml:id="br0">
      <inkml:brushProperty name="width" value="0.05" units="cm"/>
      <inkml:brushProperty name="height" value="0.05" units="cm"/>
    </inkml:brush>
  </inkml:definitions>
  <inkml:trace contextRef="#ctx0" brushRef="#br0">711 1 15664 0 0,'0'0'718'0'0,"0"0"-19"0"0,8 4 35 0 0,13-3 627 0 0,-17-1-1083 0 0,0 0-1 0 0,0 1 0 0 0,-1-1 1 0 0,1 0-1 0 0,0 1 1 0 0,0 0-1 0 0,1 1-277 0 0,-4-2 9 0 0,0 1 1 0 0,0-1-1 0 0,0 1 1 0 0,0 0-1 0 0,0 0 0 0 0,0-1 1 0 0,-1 1-1 0 0,1 0 0 0 0,0 0 1 0 0,0 0-1 0 0,-1 0 0 0 0,1 0 1 0 0,-1 0-1 0 0,1 0 1 0 0,-1 0-1 0 0,1 0 0 0 0,-1 0 1 0 0,0 0-1 0 0,1 1 0 0 0,-1-1 1 0 0,0 0-1 0 0,0 0 1 0 0,0 0-1 0 0,0 0 0 0 0,0 0 1 0 0,0 1-1 0 0,0-1 0 0 0,0 0 1 0 0,-1 0-1 0 0,1 0 1 0 0,0 0-10 0 0,-2 6 7 0 0,0 0 0 0 0,1-1 0 0 0,-2 1 0 0 0,0 1-7 0 0,2-7 2 0 0,-40 92 960 0 0,40-91-852 0 0,0 0 0 0 0,0 1 0 0 0,1-1 1 0 0,-1 0-1 0 0,1 1 0 0 0,-1-1 0 0 0,1 0 1 0 0,0 1-1 0 0,0-1 0 0 0,0 2-110 0 0,0-3 3 0 0,0-1-1 0 0,0 0 1 0 0,0 1 0 0 0,0-1-1 0 0,1 1 1 0 0,-1-1-1 0 0,0 0 1 0 0,0 1 0 0 0,0-1-1 0 0,0 0 1 0 0,0 1-1 0 0,1-1 1 0 0,-1 0 0 0 0,0 1-1 0 0,0-1 1 0 0,1 0-1 0 0,-1 0 1 0 0,0 1-1 0 0,0-1 1 0 0,1 0 0 0 0,-1 0-1 0 0,0 1 1 0 0,1-1-1 0 0,-1 0 1 0 0,0 0 0 0 0,1 0-1 0 0,-1 0 1 0 0,0 1-1 0 0,1-1 1 0 0,-1 0 0 0 0,1 0-1 0 0,-1 0 1 0 0,0 0-1 0 0,1 0 1 0 0,-1 0-1 0 0,1 0 1 0 0,-1 0 0 0 0,0 0-1 0 0,1 0 1 0 0,-1 0-1 0 0,0 0 1 0 0,1 0 0 0 0,-1-1-1 0 0,1 1-2 0 0,0 0 30 0 0,3-1-29 0 0,1 0-1 0 0,0 0 0 0 0,0 0 1 0 0,0-1-1 0 0,-1 0 1 0 0,1 0-1 0 0,-1 0 0 0 0,1 0 1 0 0,-1-1-1 0 0,0 0 1 0 0,0 0-1 0 0,0 0 0 0 0,1-1 0 0 0,7-5-1281 0 0,6-3-6730 0 0</inkml:trace>
  <inkml:trace contextRef="#ctx0" brushRef="#br0" timeOffset="1">1 1082 8288 0 0,'0'1'733'0'0,"1"0"-1550"0"0,-1 0 3521 0 0,0 0 3301 0 0,-1 4-12142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27.945"/>
    </inkml:context>
    <inkml:brush xml:id="br0">
      <inkml:brushProperty name="width" value="0.05" units="cm"/>
      <inkml:brushProperty name="height" value="0.05" units="cm"/>
    </inkml:brush>
  </inkml:definitions>
  <inkml:trace contextRef="#ctx0" brushRef="#br0">4 3 6912 0 0,'1'0'86'0'0,"-1"-1"0"0"0,1 1 0 0 0,0 0 0 0 0,-1 0 0 0 0,1-1 0 0 0,0 1 0 0 0,-1 0 1 0 0,1 0-1 0 0,0 0 0 0 0,-1 0 0 0 0,1 0 0 0 0,0 0 0 0 0,-1 0 0 0 0,1 0 0 0 0,0 0 0 0 0,-1 0 0 0 0,1 0 0 0 0,0 1-86 0 0,7 0 5337 0 0,-7 0-5164 0 0,-1 0 1 0 0,1-1-1 0 0,0 1 0 0 0,0 0 0 0 0,-1 0 1 0 0,1 0-1 0 0,-1 0 0 0 0,1 0 0 0 0,-1 1 1 0 0,1-1-1 0 0,-1 0 0 0 0,1 0 0 0 0,-1 0 1 0 0,0 0-1 0 0,0 0 0 0 0,0 1 0 0 0,0 0-173 0 0,3 29 1385 0 0,-2 0-1 0 0,-1 24-1384 0 0,-1-18-10 0 0,3 26 10 0 0,-1-5-1285 0 0,-2-34-1891 0 0,1-15 1305 0 0,0 16-3803 0 0</inkml:trace>
  <inkml:trace contextRef="#ctx0" brushRef="#br0" timeOffset="1">0 670 5984 0 0,'1'16'-82'0'0,"5"45"2194"0"0,3-2 4966 0 0,-1-19-3870 0 0,7 32-166 0 0,-5-1-6722 0 0,-8-57 2473 0 0</inkml:trace>
  <inkml:trace contextRef="#ctx0" brushRef="#br0" timeOffset="2">67 1307 14400 0 0,'-3'7'497'0'0,"2"0"0"0"0,-1 0 0 0 0,1 0 0 0 0,0 0 1 0 0,0 0-1 0 0,1 1 0 0 0,0-1 0 0 0,0 0 0 0 0,1 0 1 0 0,0 0-1 0 0,1 4-497 0 0,-1-8 73 0 0,2 14-493 0 0,-1 1 0 0 0,0-1 0 0 0,-1 1 420 0 0,-1-6-909 0 0,2 0-33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28.826"/>
    </inkml:context>
    <inkml:brush xml:id="br0">
      <inkml:brushProperty name="width" value="0.05" units="cm"/>
      <inkml:brushProperty name="height" value="0.05" units="cm"/>
    </inkml:brush>
  </inkml:definitions>
  <inkml:trace contextRef="#ctx0" brushRef="#br0">22 0 6448 0 0,'2'6'346'0'0,"-1"0"1"0"0,-1-1-1 0 0,1 1 1 0 0,-1 0-1 0 0,0 0 1 0 0,-1 4-347 0 0,1 4 2251 0 0,-1 55 5731 0 0,-2 0-8935 0 0,3-59-5446 0 0</inkml:trace>
  <inkml:trace contextRef="#ctx0" brushRef="#br0" timeOffset="1">12 464 5528 0 0,'-2'6'610'0'0,"1"-1"0"0"0,0 1 0 0 0,0 0 0 0 0,0 0 0 0 0,1 0 0 0 0,0 4-610 0 0,-1 6 3933 0 0,-3 76 1921 0 0,4-31-4172 0 0,4 17-1682 0 0,-3-62 199 0 0,-1 0 1 0 0,0 0-1 0 0,-1 2-199 0 0,-1-9 0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29.883"/>
    </inkml:context>
    <inkml:brush xml:id="br0">
      <inkml:brushProperty name="width" value="0.05" units="cm"/>
      <inkml:brushProperty name="height" value="0.05" units="cm"/>
    </inkml:brush>
  </inkml:definitions>
  <inkml:trace contextRef="#ctx0" brushRef="#br0">1 0 8032 0 0,'0'0'365'0'0,"0"0"-4"0"0,0 0-81 0 0,9 6 10555 0 0,-6-3-11605 0 0,6 14 4565 0 0,3 9-3126 0 0,10 24 858 0 0,18 64-1094 0 0,-27-79-1184 0 0,0-2-1703 0 0,-2 0 1 0 0,-2 1 2453 0 0,-3-11-1974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3:24:25.204"/>
    </inkml:context>
    <inkml:brush xml:id="br0">
      <inkml:brushProperty name="width" value="0.1" units="cm"/>
      <inkml:brushProperty name="height" value="0.1" units="cm"/>
      <inkml:brushProperty name="color" value="#333333"/>
    </inkml:brush>
  </inkml:definitions>
  <inkml:trace contextRef="#ctx0" brushRef="#br0">11 323 7368 0 0,'0'0'568'0'0,"-7"-9"4289"0"0,5 2-4054 0 0,2 6-718 0 0,0 1-1 0 0,0-1 1 0 0,-1 1 0 0 0,1-1-1 0 0,0 1 1 0 0,0-1 0 0 0,0 1 0 0 0,0-1-1 0 0,0 1 1 0 0,0-1 0 0 0,-1 1-1 0 0,1-1 1 0 0,1 1 0 0 0,-1-1 0 0 0,0 1-1 0 0,0-1 1 0 0,0 1 0 0 0,0-1-1 0 0,0 1 1 0 0,0-1 0 0 0,0 1 0 0 0,1-1-1 0 0,-1 1 1 0 0,0-1 0 0 0,0 1-1 0 0,1 0 1 0 0,-1-1 0 0 0,0 1 0 0 0,1-1-1 0 0,-1 1 1 0 0,0 0 0 0 0,1-1-1 0 0,-1 1 1 0 0,1 0 0 0 0,-1 0 0 0 0,0-1-1 0 0,1 1 1 0 0,-1 0 0 0 0,1 0-1 0 0,-1-1 1 0 0,1 1 0 0 0,-1 0 0 0 0,1 0-1 0 0,-1 0 1 0 0,1 0 0 0 0,-1 0-1 0 0,1 0 1 0 0,-1 0-85 0 0,7-2 311 0 0,-6 1-238 0 0,0 1-1 0 0,0 0 1 0 0,0-1-1 0 0,0 1 1 0 0,1 0-1 0 0,-1-1 1 0 0,0 1 0 0 0,0 0-1 0 0,0 0 1 0 0,1 0-1 0 0,-1 0 1 0 0,0 0 0 0 0,0 0-1 0 0,1 1 1 0 0,-1-1-1 0 0,0 0 1 0 0,0 1-1 0 0,1-1-72 0 0,17 2 1057 0 0,-2-1-122 0 0,-16-1-551 0 0,3 2-140 0 0,0-1 0 0 0,-1 0 0 0 0,0 1-1 0 0,1 0 1 0 0,-1 0 0 0 0,0 0 0 0 0,0 0-1 0 0,1 1-243 0 0,-1-1 81 0 0,53 34 1716 0 0,-51-32-1781 0 0,0 0-1 0 0,0 1 1 0 0,0 0-1 0 0,1 3-15 0 0,12 12 30 0 0,18 22 14 0 0,12 16 1279 0 0,-45-54-1308 0 0,1-1 0 0 0,0 1 0 0 0,0-1 0 0 0,-1 0 0 0 0,2 0-15 0 0,18 15 25 0 0,-6-2 152 0 0,1-1 1 0 0,19 11-178 0 0,21 17 210 0 0,-44-31-186 0 0,0-2 0 0 0,1 0 0 0 0,1 0 0 0 0,-1-2 0 0 0,2 0 0 0 0,4 2-24 0 0,-3-2 74 0 0,-1 1-1 0 0,0 1 0 0 0,1 1-73 0 0,-3 0 59 0 0,1-2-1 0 0,0 0 0 0 0,14 5-58 0 0,8 4 32 0 0,-29-12-25 0 0,1-1 0 0 0,0 0 0 0 0,6 1-7 0 0,0 1-76 0 0,0 1-1 0 0,0 0 0 0 0,-1 0 1 0 0,-1 2-1 0 0,1 0 0 0 0,10 11 77 0 0,5 1-60 0 0,37 33 60 0 0,-30-25 0 0 0,1 0 0 0 0,-23-20 0 0 0,-10-5 0 0 0,1-1 0 0 0,1 0 0 0 0,-1 0 0 0 0,7 2 0 0 0,13 9 0 0 0,1 0 0 0 0,-2 1 0 0 0,2 3 0 0 0,25 17 0 0 0,-22-15 0 0 0,-2 2 0 0 0,-1 1 0 0 0,-1 1 0 0 0,5 7 0 0 0,0-1 0 0 0,4 11 864 0 0,-28-32-704 0 0,0-1 0 0 0,1 0 0 0 0,-1-1 0 0 0,2 0 0 0 0,-1 0 0 0 0,1-1 0 0 0,1 1-160 0 0,14 9-121 0 0,0 2 0 0 0,-1 0-1 0 0,16 19 122 0 0,-10-9 307 0 0,23 16-307 0 0,-2 0-295 0 0,-35-31 361 0 0,1 0-1 0 0,0-1 1 0 0,9 6-66 0 0,8 6-237 0 0,-30-23 235 0 0,11 10 15 0 0,-7-9 40 0 0,-4-1 12 0 0,-1 3 6 0 0,-2-4 0 0 0,0-1-6 0 0,0 0-1 0 0,0 0 0 0 0,0 0 0 0 0,0 0 0 0 0,0 0-23 0 0,0 0-90 0 0,0 0-23 0 0,0 0 28 0 0,0 0 109 0 0,0 0 17 0 0,1 0-77 0 0,1 0 0 0 0,-1-1 0 0 0,0 1 1 0 0,0-1-1 0 0,0 1 0 0 0,0-1 0 0 0,0 0 1 0 0,0 1-1 0 0,0-1 0 0 0,0 0 0 0 0,0 0 1 0 0,0 0-1 0 0,0 0 0 0 0,1 0-5 0 0,0-3 0 0 0,1 1 0 0 0,0-1 0 0 0,0 1 0 0 0,0 0 0 0 0,3-2 0 0 0,3-3 0 0 0,-6 6 0 0 0,8-9 0 0 0,1-1 0 0 0,-2 0 0 0 0,0-1 0 0 0,8-11 0 0 0,-9 9 0 0 0,1 1 0 0 0,6-6 0 0 0,7-10 0 0 0,19-24 0 0 0,42-43 0 0 0,-59 64 0 0 0,-18 24 0 0 0,-1 0 0 0 0,1 0 0 0 0,1 1 0 0 0,2-2 0 0 0,10-6 8 0 0,-8 6 25 0 0,0 0 1 0 0,6-8-34 0 0,55-54-117 0 0,-24 25-64 0 0,49-53 436 0 0,-50 59-255 0 0,-34 30 0 0 0,0-1 0 0 0,-1 0 0 0 0,4-5 0 0 0,12-12-106 0 0,-22 23 107 0 0,0 0 0 0 0,0-1 0 0 0,0 0-1 0 0,4-8 0 0 0,42-53 223 0 0,-33 42-356 0 0,0 1-1 0 0,2 1 1 0 0,13-11 133 0 0,-23 25 74 0 0,0 1 0 0 0,10-6-74 0 0,19-15 132 0 0,-31 21-132 0 0,1 1 0 0 0,10-6 0 0 0,1 0 0 0 0,129-100 128 0 0,-89 68-181 0 0,-52 38 42 0 0,-7 6-5 0 0,0 0 1 0 0,-1 0-1 0 0,0 0 0 0 0,1 0 0 0 0,-1 0 0 0 0,1-3 16 0 0,-1 4-17 0 0,-1 0-1 0 0,1 0 0 0 0,-1 0 1 0 0,1 0-1 0 0,0 0 0 0 0,0 0 1 0 0,-1 0-1 0 0,1 1 0 0 0,0-1 0 0 0,0 1 1 0 0,0-1-1 0 0,0 1 0 0 0,0-1 18 0 0,3 0-19 0 0,20-14 19 0 0,-12 8 29 0 0,-1 0-1 0 0,-1-1 1 0 0,1-1 0 0 0,-1 0-1 0 0,-1 0 1 0 0,9-11-29 0 0,-8 11 33 0 0,0 0-1 0 0,0 0 0 0 0,9-4-32 0 0,-2 0 86 0 0,-14 11-135 0 0,-1 1 1 0 0,1-1 0 0 0,0 0-1 0 0,-1 1 1 0 0,1 0 0 0 0,2-1 48 0 0,13-4 112 0 0,-7 1-33 0 0,1 1 0 0 0,0 0 0 0 0,10-1-79 0 0,29-8-14 0 0,-46 10 8 0 0,-1 0-1 0 0,1-1 1 0 0,-1 1 0 0 0,0-1 0 0 0,0 0-1 0 0,0 0 1 0 0,0-1 6 0 0,0 0-7 0 0,0 1 0 0 0,1-1-1 0 0,0 1 1 0 0,-1 0 0 0 0,3 0 7 0 0,-7 4 0 0 0,-1-1 0 0 0,1 1 0 0 0,-1 0 0 0 0,1 0 0 0 0,-1-1 0 0 0,1 1 0 0 0,-1 0 0 0 0,1-1 0 0 0,-1 1 0 0 0,0 0 0 0 0,1-1 0 0 0,-1 1 0 0 0,1-1 0 0 0,-1 1 0 0 0,0 0 0 0 0,0-1 0 0 0,1 1 0 0 0,-1-1 0 0 0,0 0 0 0 0,1 0 0 0 0,0 0 0 0 0,-1 0 0 0 0,1 0 0 0 0,0 0 0 0 0,0 0 0 0 0,0 0 0 0 0,0 0 0 0 0,0 0 0 0 0,0 0 0 0 0,0 1 0 0 0,0-1 0 0 0,0 0 0 0 0,0 1 0 0 0,0-1 0 0 0,0 1 0 0 0,1-1 0 0 0,-1 1 0 0 0,1-1 0 0 0,7-4 0 0 0,0 0 0 0 0,1-1 0 0 0,-2 0 0 0 0,8-7 0 0 0,11-7 0 0 0,-24 19 0 0 0,6-4 0 0 0,0 1 0 0 0,-1-2 0 0 0,0 1 0 0 0,0-1 0 0 0,0 0 0 0 0,5-5 0 0 0,-11 8 0 0 0,-1 2 0 0 0,-1 1 0 0 0,1-1 0 0 0,0 0 0 0 0,-1 1 0 0 0,1-1 0 0 0,0 1 0 0 0,-1-1 0 0 0,1 1 0 0 0,0 0 0 0 0,0-1 0 0 0,0 1 0 0 0,0 0 0 0 0,-1-1 0 0 0,1 1 0 0 0,0 0 0 0 0,0 0 0 0 0,6-2 0 0 0,4-2 0 0 0,-10 3 0 0 0,0-1 0 0 0,1 0 0 0 0,-1 0 0 0 0,0 0 0 0 0,1 0 0 0 0,-1 1 0 0 0,1-1 0 0 0,0 0 0 0 0,-1 1 0 0 0,1-1 0 0 0,0 1 0 0 0,1-1 0 0 0,1-1-21 0 0,-3 2-85 0 0,-1 1-14 0 0,0 0 7 0 0,0 0-88 0 0,-4 0-207 0 0,1 0-1 0 0,-1 1 1 0 0,1-1 0 0 0,-1 1 0 0 0,1-1-1 0 0,0 1 1 0 0,-1 0 0 0 0,1 1-1 0 0,0-1 1 0 0,0 0 0 0 0,-1 1 0 0 0,1 0-1 0 0,0 0 1 0 0,1 0 0 0 0,-3 1 408 0 0,-8 8-1723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30.252"/>
    </inkml:context>
    <inkml:brush xml:id="br0">
      <inkml:brushProperty name="width" value="0.05" units="cm"/>
      <inkml:brushProperty name="height" value="0.05" units="cm"/>
    </inkml:brush>
  </inkml:definitions>
  <inkml:trace contextRef="#ctx0" brushRef="#br0">0 0 12896 0 0,'0'1'301'0'0,"1"0"0"0"0,-1 0 1 0 0,0 0-1 0 0,0 0 0 0 0,0 0 1 0 0,1 0-1 0 0,-1-1 0 0 0,1 1 1 0 0,-1 0-1 0 0,0 0 1 0 0,1 0-1 0 0,-1 0 0 0 0,1-1 1 0 0,0 1-1 0 0,-1 0 0 0 0,1-1 1 0 0,0 1-1 0 0,-1 0 0 0 0,1-1-301 0 0,18 12-154 0 0,-2-1 88 0 0,-8 1 1214 0 0,-1 1-1 0 0,0 0 1 0 0,-1 0 0 0 0,0 0-1 0 0,-1 1 1 0 0,2 7-1148 0 0,4 11-56 0 0,-2 0 1 0 0,3 19 55 0 0,-12-45-253 0 0,4 7-1895 0 0,1-1-6115 0 0</inkml:trace>
  <inkml:trace contextRef="#ctx0" brushRef="#br0" timeOffset="1">298 604 21191 0 0,'2'6'289'0'0,"0"0"-1"0"0,0 0 1 0 0,-1 0-1 0 0,0 1 1 0 0,0-1-1 0 0,0 0 1 0 0,-1 1-1 0 0,0 0-288 0 0,1 0 183 0 0,1 0-1 0 0,0-1 1 0 0,0 1-1 0 0,0-1 1 0 0,1 0-1 0 0,0 1 1 0 0,0-1-1 0 0,2 1-182 0 0,22 33 712 0 0,-13-20-648 0 0,-1 0 0 0 0,-1 1 0 0 0,7 17-64 0 0,-10-17-2121 0 0,-2-7-4134 0 0,-1-2-1280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30.600"/>
    </inkml:context>
    <inkml:brush xml:id="br0">
      <inkml:brushProperty name="width" value="0.05" units="cm"/>
      <inkml:brushProperty name="height" value="0.05" units="cm"/>
    </inkml:brush>
  </inkml:definitions>
  <inkml:trace contextRef="#ctx0" brushRef="#br0">1 1 5984 0 0,'6'21'-626'0'0,"1"12"6976"0"0,2 7 3468 0 0,-1-14-8445 0 0,0-6-68 0 0,0-1 0 0 0,3 2-1305 0 0,-10-19 17 0 0,15 29-113 0 0,7 14-2924 0 0,-5 3-3488 0 0,-13-33 4430 0 0</inkml:trace>
  <inkml:trace contextRef="#ctx0" brushRef="#br0" timeOffset="1">222 544 5528 0 0,'1'6'220'0'0,"0"1"0"0"0,0 0 1 0 0,1-1-1 0 0,-1 1 0 0 0,1-1 1 0 0,3 4-221 0 0,3 16 9419 0 0,2 8-1165 0 0,7 20-7766 0 0,-10-33-148 0 0,8 18-2641 0 0,-9-24 1026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30.969"/>
    </inkml:context>
    <inkml:brush xml:id="br0">
      <inkml:brushProperty name="width" value="0.05" units="cm"/>
      <inkml:brushProperty name="height" value="0.05" units="cm"/>
    </inkml:brush>
  </inkml:definitions>
  <inkml:trace contextRef="#ctx0" brushRef="#br0">1 0 20127 0 0,'0'14'1538'0'0,"3"1"-1338"0"0,1-1 0 0 0,0 0 0 0 0,1 0 0 0 0,0 0 0 0 0,1 0 1 0 0,1-1-1 0 0,2 3-200 0 0,19 42-259 0 0,-9-9-1681 0 0,-1 1 0 0 0,-2 4 1940 0 0,-8-30-1043 0 0,1 0 0 0 0,1-1 1 0 0,1-1-1 0 0,7 11 1043 0 0,1 1-106 0 0,-12-18 1278 0 0,-1 0 0 0 0,0 1 0 0 0,1 9-1172 0 0,9 26 4304 0 0,-2-11-3177 0 0,8 18 387 0 0,-14-41-1549 0 0,12 25-154 0 0,7 5-4599 0 0,-22-36-2639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31.303"/>
    </inkml:context>
    <inkml:brush xml:id="br0">
      <inkml:brushProperty name="width" value="0.05" units="cm"/>
      <inkml:brushProperty name="height" value="0.05" units="cm"/>
    </inkml:brush>
  </inkml:definitions>
  <inkml:trace contextRef="#ctx0" brushRef="#br0">1 1 3224 0 0,'8'33'-913'0'0,"-1"-3"7436"0"0,-5-23-3670 0 0,1-1 0 0 0,-1 1 1 0 0,1-1-1 0 0,1 1 1 0 0,2 4-2854 0 0,8 10 1099 0 0,15 24 1139 0 0,7 17-2238 0 0,-35-59-41 0 0,3 4-126 0 0,0 1-1 0 0,-1-1 1 0 0,-1 1-1 0 0,3 5 168 0 0,-6-12-6220 0 0,-5-1-2159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46.717"/>
    </inkml:context>
    <inkml:brush xml:id="br0">
      <inkml:brushProperty name="width" value="0.05" units="cm"/>
      <inkml:brushProperty name="height" value="0.05" units="cm"/>
    </inkml:brush>
  </inkml:definitions>
  <inkml:trace contextRef="#ctx0" brushRef="#br0">1 1 6912 0 0,'0'0'528'0'0,"1"0"-258"0"0,3 3 379 0 0,8 3 1362 0 0,13 3 716 0 0,-8-6-2010 0 0,39 7 235 0 0,6-6-1849 0 0,-44-3-4036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47.099"/>
    </inkml:context>
    <inkml:brush xml:id="br0">
      <inkml:brushProperty name="width" value="0.05" units="cm"/>
      <inkml:brushProperty name="height" value="0.05" units="cm"/>
    </inkml:brush>
  </inkml:definitions>
  <inkml:trace contextRef="#ctx0" brushRef="#br0">0 0 8928 0 0,'0'7'392'0'0,"0"-7"88"0"0,5 3-384 0 0,1 1-96 0 0,1-1 0 0 0,-2 0 0 0 0,-1 1 168 0 0,2 0 24 0 0,2-2 0 0 0,0 2 0 0 0,-3 0-192 0 0,4-2 72 0 0,1 0-72 0 0,2 0 0 0 0,1-2 0 0 0,-2 2 0 0 0,0 0 0 0 0</inkml:trace>
  <inkml:trace contextRef="#ctx0" brushRef="#br0" timeOffset="1">485 149 3680 0 0,'0'0'160'0'0,"4"1"40"0"0,2 5-200 0 0,-1-3 0 0 0,-1-2 0 0 0,3 3 0 0 0,-1 1 768 0 0,3-1 104 0 0,-2-3 24 0 0,-1 3 8 0 0,4 0-824 0 0,-1-2-168 0 0,0 4-32 0 0,0-4-8 0 0,-3-2 8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47.615"/>
    </inkml:context>
    <inkml:brush xml:id="br0">
      <inkml:brushProperty name="width" value="0.05" units="cm"/>
      <inkml:brushProperty name="height" value="0.05" units="cm"/>
    </inkml:brush>
  </inkml:definitions>
  <inkml:trace contextRef="#ctx0" brushRef="#br0">1 1 11456 0 0,'0'0'264'0'0,"0"0"34"0"0,0 0 20 0 0,1 0-41 0 0,6 0 148 0 0,0 0 0 0 0,0 1 0 0 0,0 0 0 0 0,5 2-425 0 0,13 1 1087 0 0,18 2 1134 0 0,39 9-2221 0 0,-31-5 169 0 0,-21-2-1410 0 0,-16-4-2736 0 0,-3-1-1427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48.601"/>
    </inkml:context>
    <inkml:brush xml:id="br0">
      <inkml:brushProperty name="width" value="0.05" units="cm"/>
      <inkml:brushProperty name="height" value="0.05" units="cm"/>
    </inkml:brush>
  </inkml:definitions>
  <inkml:trace contextRef="#ctx0" brushRef="#br0">0 1 6936 0 0,'0'5'152'0'0,"2"-2"32"0"0,-2-3 8 0 0,0 0 0 0 0,7 2-192 0 0,2 2 0 0 0,-3 0 0 0 0,3-3 0 0 0,-2 2 64 0 0,-1-2-64 0 0,-6-1 64 0 0,9 0-64 0 0,0 0 64 0 0,-2 0-64 0 0,2 0 64 0 0,-5 0-64 0 0,-4 0 0 0 0,9 0-128 0 0</inkml:trace>
  <inkml:trace contextRef="#ctx0" brushRef="#br0" timeOffset="1">393 72 8752 0 0,'0'0'384'0'0,"0"0"88"0"0,0 0-376 0 0,2 6-96 0 0,0-2 0 0 0,1 2 0 0 0,-1-1 1216 0 0,0 0 224 0 0,5-1 40 0 0,-3 0-4968 0 0,3-1-1000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49.604"/>
    </inkml:context>
    <inkml:brush xml:id="br0">
      <inkml:brushProperty name="width" value="0.05" units="cm"/>
      <inkml:brushProperty name="height" value="0.05" units="cm"/>
    </inkml:brush>
  </inkml:definitions>
  <inkml:trace contextRef="#ctx0" brushRef="#br0">2 1 12672 0 0,'-1'0'21'0'0,"1"0"0"0"0,0 0 1 0 0,0 0-1 0 0,0 0 1 0 0,0 0-1 0 0,0 0 1 0 0,0 0-1 0 0,0 1 1 0 0,0-1-1 0 0,0 0 0 0 0,0 0 1 0 0,-1 0-1 0 0,1 0 1 0 0,0 0-1 0 0,0 0 1 0 0,0 0-1 0 0,0 1 0 0 0,0-1 1 0 0,0 0-1 0 0,0 0 1 0 0,0 0-1 0 0,0 0 1 0 0,0 0-1 0 0,0 0 0 0 0,0 1 1 0 0,0-1-1 0 0,0 0 1 0 0,0 0-1 0 0,0 0 1 0 0,0 0-1 0 0,1 0 0 0 0,-1 0 1 0 0,0 1-1 0 0,0-1 1 0 0,0 0-1 0 0,0 0 1 0 0,0 0-1 0 0,0 0 0 0 0,0 0 1 0 0,0 0-1 0 0,0 0 1 0 0,0 0-1 0 0,0 0 1 0 0,1 1-1 0 0,-1-1 0 0 0,0 0 1 0 0,0 0-1 0 0,0 0 1 0 0,0 0-1 0 0,0 0 1 0 0,0 0-1 0 0,0 0 1 0 0,1 0-1 0 0,-1 0-21 0 0,13 7 610 0 0,28 6 95 0 0,-27-9-141 0 0,9 3-555 0 0,79 24 433 0 0,-83-27-771 0 0,0 0 1 0 0,0-1-1 0 0,0-1 1 0 0,10-1 328 0 0,-13-1-1365 0 0</inkml:trace>
  <inkml:trace contextRef="#ctx0" brushRef="#br0" timeOffset="1">612 145 14024 0 0,'0'0'304'0'0,"0"0"64"0"0,0 0 16 0 0,0 0 16 0 0,4 6-320 0 0,1 0-80 0 0,-1-2 0 0 0,1 0 0 0 0,-1 2 256 0 0,3-2 32 0 0,-1 0 0 0 0,3-3 7 0 0,-2 4-231 0 0,2-1-64 0 0,2-3 0 0 0,-2 3-4463 0 0,2 2-905 0 0</inkml:trace>
  <inkml:trace contextRef="#ctx0" brushRef="#br0" timeOffset="2">1062 409 14568 0 0,'7'14'640'0'0,"-2"-8"144"0"0,-1 2-624 0 0,5 0-160 0 0,0 0 0 0 0,0 0 0 0 0,0-5 0 0 0,2 4 0 0 0,-2-1 0 0 0,1-1 0 0 0,0 1-816 0 0,-1-2-216 0 0,2 0-48 0 0,-3 0-8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50.075"/>
    </inkml:context>
    <inkml:brush xml:id="br0">
      <inkml:brushProperty name="width" value="0.05" units="cm"/>
      <inkml:brushProperty name="height" value="0.05" units="cm"/>
    </inkml:brush>
  </inkml:definitions>
  <inkml:trace contextRef="#ctx0" brushRef="#br0">0 0 8696 0 0,'0'0'197'0'0,"14"5"468"0"0,6 3 392 0 0,1-2 0 0 0,17 4-1057 0 0,11 4 1190 0 0,4 4-137 0 0,13 8-1053 0 0,-17-4-3894 0 0,-30-12-415 0 0</inkml:trace>
  <inkml:trace contextRef="#ctx0" brushRef="#br0" timeOffset="1">613 259 6448 0 0,'8'3'514'0'0,"1"1"1"0"0,-1 0 0 0 0,0 0-1 0 0,0 1 1 0 0,0 0-1 0 0,-1 0 1 0 0,7 6-515 0 0,-2-2 2331 0 0,0 0 1 0 0,7 3-2332 0 0,119 57 3021 0 0,-72-37-3308 0 0,-50-24 31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3:24:25.205"/>
    </inkml:context>
    <inkml:brush xml:id="br0">
      <inkml:brushProperty name="width" value="0.1" units="cm"/>
      <inkml:brushProperty name="height" value="0.1" units="cm"/>
      <inkml:brushProperty name="color" value="#333333"/>
    </inkml:brush>
  </inkml:definitions>
  <inkml:trace contextRef="#ctx0" brushRef="#br0">38 1 8288 0 0,'0'0'190'0'0,"0"0"28"0"0,0 0 7 0 0,0 0 43 0 0,0 0 159 0 0,0 0 70 0 0,0 0 14 0 0,0 0-69 0 0,0 0-220 0 0,0 0 164 0 0,0 0 102 0 0,0 0 22 0 0,0 0 2 0 0,0 0 0 0 0,0 0 0 0 0,0 0 0 0 0,0 0 0 0 0,0 0 0 0 0,0 0 0 0 0,0 0-1 0 0,0 0 1 0 0,0 0 0 0 0,0 0 0 0 0,-4 15 592 0 0,2-10-1167 0 0,0-1 170 0 0,0-1 0 0 0,0 1 0 0 0,0-1 0 0 0,1 1 0 0 0,-1-1 1 0 0,1 1-1 0 0,0 0 0 0 0,0 0 0 0 0,1 0 0 0 0,-1 0 0 0 0,1 0 0 0 0,-1 0 0 0 0,1 0 0 0 0,1 2-107 0 0,-1-3 61 0 0,1 1-1 0 0,-1-1 1 0 0,0 0-1 0 0,0 0 0 0 0,0 0 1 0 0,-1 1-1 0 0,1-1 1 0 0,-1 0-1 0 0,0 0 0 0 0,0 2-60 0 0,0 1 75 0 0,6-21 1191 0 0,-4 14-1186 0 0,0-1-1 0 0,0 0 1 0 0,0 0-1 0 0,0 0 0 0 0,-1 0 1 0 0,1 0-1 0 0,0 0 1 0 0,-1 0-1 0 0,0-2-79 0 0,0-29 16 0 0,0 33-29 0 0,0 0 0 0 0,0 0 0 0 0,-1 1 0 0 0,1-1 0 0 0,0 0 0 0 0,0 0 0 0 0,0 0 0 0 0,0 1 0 0 0,0-1 0 0 0,-1 0-1 0 0,1 0 1 0 0,0 0 0 0 0,0 1 0 0 0,0-1 0 0 0,0 0 0 0 0,-1 0 0 0 0,1 0 0 0 0,0 0 0 0 0,0 0 0 0 0,-1 1 0 0 0,1-1 0 0 0,0 0 0 0 0,0 0 0 0 0,-1 0-1 0 0,1 0 1 0 0,0 0 0 0 0,0 0 0 0 0,-1 0 0 0 0,1 0 0 0 0,0 0 0 0 0,0 0 0 0 0,-1 0 0 0 0,1 0 0 0 0,0 0 0 0 0,0 0 0 0 0,-1 0 0 0 0,1 0-1 0 0,0 0 1 0 0,0 0 0 0 0,-1-1 0 0 0,1 1 0 0 0,0 0 0 0 0,0 0 0 0 0,-1 0 0 0 0,1 0 0 0 0,0 0 0 0 0,0-1 0 0 0,0 1 0 0 0,-1 0 0 0 0,1 0 0 0 0,0 0-1 0 0,0-1 1 0 0,0 1 0 0 0,0 0 0 0 0,0 0 0 0 0,-1-1 0 0 0,1 1 0 0 0,0 0 0 0 0,0 0 0 0 0,0-1 0 0 0,0 1 0 0 0,0 0 0 0 0,0 0 0 0 0,0-1-1 0 0,0 1 1 0 0,0 0 0 0 0,0-1 13 0 0,-5 11-1906 0 0,-2 1-5599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50.993"/>
    </inkml:context>
    <inkml:brush xml:id="br0">
      <inkml:brushProperty name="width" value="0.05" units="cm"/>
      <inkml:brushProperty name="height" value="0.05" units="cm"/>
    </inkml:brush>
  </inkml:definitions>
  <inkml:trace contextRef="#ctx0" brushRef="#br0">0 22 6448 0 0,'0'0'297'0'0,"0"0"-9"0"0,9 0-177 0 0,-5 0 239 0 0,0-1 1 0 0,0 1 0 0 0,0-1-1 0 0,0 0 1 0 0,0 0 0 0 0,0 0-1 0 0,0-1 1 0 0,0 1 0 0 0,3-3-351 0 0,-4 3 312 0 0,0-1 0 0 0,0 1 0 0 0,1 0 0 0 0,-1 0 0 0 0,0 0 0 0 0,0 0 0 0 0,1 0 0 0 0,-1 1 0 0 0,2-1-312 0 0,1 2 154 0 0,0 0-136 0 0,3-3-18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51.927"/>
    </inkml:context>
    <inkml:brush xml:id="br0">
      <inkml:brushProperty name="width" value="0.05" units="cm"/>
      <inkml:brushProperty name="height" value="0.05" units="cm"/>
    </inkml:brush>
  </inkml:definitions>
  <inkml:trace contextRef="#ctx0" brushRef="#br0">1 12 10136 0 0,'15'2'1096'0'0,"-10"0"-1096"0"0,0-1 0 0 0,1 0 0 0 0,-1 0 0 0 0,1-1 0 0 0,-1 1 0 0 0,1-1 0 0 0,-1 0 0 0 0,1-1 0 0 0,-1 1 0 0 0,0-1 0 0 0,1 0 0 0 0,-1-1 0 0 0,4-1 0 0 0,-2 1 64 0 0,0-1 1 0 0,0 1 0 0 0,0 1-1 0 0,0-1 1 0 0,0 1 0 0 0,0 1-1 0 0,0-1 1 0 0,1 1-65 0 0,-1 0-4101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52.998"/>
    </inkml:context>
    <inkml:brush xml:id="br0">
      <inkml:brushProperty name="width" value="0.05" units="cm"/>
      <inkml:brushProperty name="height" value="0.05" units="cm"/>
    </inkml:brush>
  </inkml:definitions>
  <inkml:trace contextRef="#ctx0" brushRef="#br0">1 5 4608 0 0,'0'0'353'0'0,"0"0"263"0"0,0 0 1967 0 0,0 0 883 0 0,0 0 176 0 0,0 0-297 0 0,0 0-1384 0 0,16-4 2620 0 0,41 8-981 0 0,-49-4-3408 0 0,1 0 0 0 0,-1 1-1 0 0,0 0 1 0 0,0 0 0 0 0,0 1 0 0 0,3 1-192 0 0,2-1 85 0 0,-12-2-176 0 0,-1 0-9 0 0,0-1 26 0 0,1-1 83 0 0,-1 1 119 0 0,0 1 56 0 0,0 0 9 0 0,0 0 21 0 0,0 0 63 0 0,-6 17 463 0 0,-4 8-737 0 0,2 1 1 0 0,-2 6-4 0 0,1 5-2711 0 0,8-34 2114 0 0,-2 13-9582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5:53.400"/>
    </inkml:context>
    <inkml:brush xml:id="br0">
      <inkml:brushProperty name="width" value="0.05" units="cm"/>
      <inkml:brushProperty name="height" value="0.05" units="cm"/>
    </inkml:brush>
  </inkml:definitions>
  <inkml:trace contextRef="#ctx0" brushRef="#br0">13 1 7832 0 0,'0'0'602'0'0,"0"0"-100"0"0,0 0 1048 0 0,0 0 502 0 0,0 0 100 0 0,0 0-115 0 0,-7 14 3502 0 0,6-12-5373 0 0,1-1 0 0 0,1 1 0 0 0,-1 0 0 0 0,0 0 1 0 0,0 0-1 0 0,1 0 0 0 0,-1-1 0 0 0,1 1 0 0 0,-1 0 0 0 0,1 0 0 0 0,0-1 0 0 0,-1 1 1 0 0,1-1-1 0 0,1 2-166 0 0,-1-1 138 0 0,0 0 1 0 0,0 0-1 0 0,0 0 1 0 0,0 1-1 0 0,0-1 1 0 0,-1 0-1 0 0,1 1 0 0 0,-1-1 1 0 0,1 1-139 0 0,-1-3 113 0 0,0 0-1 0 0,0 0 2 0 0,0 0 4 0 0,0 0 2 0 0,-11-11 435 0 0,10 9-555 0 0,0 1 0 0 0,0 0 0 0 0,0-1 0 0 0,0 1-1 0 0,1-1 1 0 0,-1 1 0 0 0,0-1 0 0 0,1 1 0 0 0,-1-1 0 0 0,1 1 0 0 0,0-1 0 0 0,-1 1 0 0 0,1-1 0 0 0,0 0 0 0 0,0 1 0 0 0,0-2 0 0 0,0 2-80 0 0,0 1-42 0 0,0 0-7 0 0,0 0-1754 0 0,0 0-6992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6:10.688"/>
    </inkml:context>
    <inkml:brush xml:id="br0">
      <inkml:brushProperty name="width" value="0.05" units="cm"/>
      <inkml:brushProperty name="height" value="0.05" units="cm"/>
    </inkml:brush>
  </inkml:definitions>
  <inkml:trace contextRef="#ctx0" brushRef="#br0">1 1 8320 0 0,'0'19'381'0'0,"1"-19"759"0"0,11-1 11922 0 0,-8 1-11863 0 0,0 0-3800 0 0,-5 0-5012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6:30.287"/>
    </inkml:context>
    <inkml:brush xml:id="br0">
      <inkml:brushProperty name="width" value="0.05" units="cm"/>
      <inkml:brushProperty name="height" value="0.05" units="cm"/>
    </inkml:brush>
  </inkml:definitions>
  <inkml:trace contextRef="#ctx0" brushRef="#br0">29 22 15000 0 0,'-3'-4'271'0'0,"3"3"-177"0"0,-1 0-1 0 0,1 0 0 0 0,-1 0 0 0 0,1 0 1 0 0,0 0-1 0 0,-1 0 0 0 0,1 0 0 0 0,0 0 1 0 0,0 0-1 0 0,-1 0 0 0 0,1 0 0 0 0,0 0 1 0 0,0 0-1 0 0,0 0 0 0 0,0 0 0 0 0,1 0-93 0 0,-1 0 888 0 0,0 1 258 0 0,1 21 2991 0 0,-2 34-1474 0 0,1-36-2070 0 0,0 0 0 0 0,-2 1-1 0 0,-1 6-592 0 0,-5 41 864 0 0,6-28-545 0 0,2-28-661 0 0,-1 0 0 0 0,0-1 0 0 0,-1 1 0 0 0,0 0 342 0 0,2-8-1572 0 0,0-7-100 0 0,-2-5 221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6:30.657"/>
    </inkml:context>
    <inkml:brush xml:id="br0">
      <inkml:brushProperty name="width" value="0.05" units="cm"/>
      <inkml:brushProperty name="height" value="0.05" units="cm"/>
    </inkml:brush>
  </inkml:definitions>
  <inkml:trace contextRef="#ctx0" brushRef="#br0">0 23 5528 0 0,'0'0'422'0'0,"14"-10"10034"0"0,-7 8-9426 0 0,-1 0 0 0 0,1 0 0 0 0,0 0 0 0 0,6 0-1030 0 0,-1 0 518 0 0,0 1 1 0 0,0 1 0 0 0,0 0 0 0 0,4 1-519 0 0,-12-1 50 0 0,0 1 1 0 0,0-1-1 0 0,-1 1 1 0 0,1 0-1 0 0,0 0 0 0 0,0 0 1 0 0,-1 1-1 0 0,1-1 1 0 0,-1 1-1 0 0,1 0 1 0 0,-1 0-1 0 0,0 0 1 0 0,0 0-1 0 0,0 1 1 0 0,0-1-1 0 0,0 1 1 0 0,0-1-1 0 0,-1 1 0 0 0,1 0 1 0 0,-1 1-51 0 0,-1-3 13 0 0,0 0 0 0 0,0 1 0 0 0,0-1 0 0 0,0 1 0 0 0,0 0 0 0 0,0-1 1 0 0,0 1-1 0 0,0 0 0 0 0,-1-1 0 0 0,1 1 0 0 0,-1 0 0 0 0,0 0 0 0 0,1 0 0 0 0,-1 0 0 0 0,0-1 0 0 0,0 1 0 0 0,0 0 0 0 0,0 0 1 0 0,0 0-1 0 0,-1 0 0 0 0,1-1 0 0 0,0 1 0 0 0,-1 0 0 0 0,1 0 0 0 0,-1-1 0 0 0,0 1 0 0 0,0 1-13 0 0,-4 8 217 0 0,-1 1-1 0 0,0-1 1 0 0,-1 0-1 0 0,0-1 1 0 0,-1 0-1 0 0,0 0 1 0 0,0 0-1 0 0,-1-1 1 0 0,0 0 0 0 0,-1-1-1 0 0,0 0 1 0 0,0-1-1 0 0,-1 0 1 0 0,0 0-1 0 0,-7 2-216 0 0,5-4-2610 0 0,12-5-6271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6:31.026"/>
    </inkml:context>
    <inkml:brush xml:id="br0">
      <inkml:brushProperty name="width" value="0.05" units="cm"/>
      <inkml:brushProperty name="height" value="0.05" units="cm"/>
    </inkml:brush>
  </inkml:definitions>
  <inkml:trace contextRef="#ctx0" brushRef="#br0">16 6 17503 0 0,'-13'1'803'0'0,"10"0"-18"0"0,23 8 2299 0 0,-10-8-1921 0 0,0-1-1 0 0,-1-1 0 0 0,1 0 0 0 0,0 0 1 0 0,-1-1-1 0 0,7-2-1162 0 0,13-2-1232 0 0,2 3-4368 0 0,-31 3-2709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6:31.405"/>
    </inkml:context>
    <inkml:brush xml:id="br0">
      <inkml:brushProperty name="width" value="0.05" units="cm"/>
      <inkml:brushProperty name="height" value="0.05" units="cm"/>
    </inkml:brush>
  </inkml:definitions>
  <inkml:trace contextRef="#ctx0" brushRef="#br0">56 1 6448 0 0,'-8'14'688'0'0,"3"-6"1842"0"0,1-1 1 0 0,0 1-1 0 0,1 0 1 0 0,-2 4-2531 0 0,0 7 2629 0 0,0 0 0 0 0,-1 10-2629 0 0,1-1 651 0 0,2-8 57 0 0,1 0 0 0 0,1 0 0 0 0,1 0-1 0 0,2 7-707 0 0,-1 14 1057 0 0,0 12 1530 0 0,6 20-2587 0 0,-8-73 3 0 0,1 1 0 0 0,0 0 0 0 0,0-1 0 0 0,0 1 0 0 0,0 0 0 0 0,1-1 0 0 0,-1 1 0 0 0,0-1 0 0 0,0 1 0 0 0,0-1 0 0 0,0 1 0 0 0,1 0 0 0 0,-1-1 0 0 0,0 1 0 0 0,0-1 0 0 0,1 1 1 0 0,-1-1-1 0 0,1 1 0 0 0,-1-1 0 0 0,0 1 0 0 0,1-1 0 0 0,-1 0 0 0 0,1 1 0 0 0,-1-1 0 0 0,1 1 0 0 0,-1-1 0 0 0,1 0 0 0 0,-1 0 0 0 0,1 1 0 0 0,-1-1 0 0 0,1 0 0 0 0,0 0 0 0 0,-1 0 0 0 0,1 1 0 0 0,-1-1 0 0 0,1 0 0 0 0,0 0 0 0 0,-1 0 1 0 0,1 0-1 0 0,-1 0 0 0 0,1 0 0 0 0,0 0 0 0 0,-1 0 0 0 0,1-1-3 0 0,2 0 62 0 0,1 0 0 0 0,-1 0 1 0 0,0-1-1 0 0,1 1 0 0 0,-1-1 0 0 0,2-1-62 0 0,0 0 131 0 0,28-14 72 0 0,26-14-943 0 0,-42 17-2724 0 0,-10 7-6096 0 0</inkml:trace>
  <inkml:trace contextRef="#ctx0" brushRef="#br0" timeOffset="1">52 297 15664 0 0,'-10'1'170'0'0,"-2"-5"4663"0"0,12 4-4643 0 0,0-1 0 0 0,-1 1-1 0 0,1-1 1 0 0,0 1 0 0 0,-1 0-1 0 0,1-1 1 0 0,0 1 0 0 0,0-1-1 0 0,-1 1 1 0 0,1-1-1 0 0,0 1 1 0 0,0-1 0 0 0,0 1-1 0 0,0-1 1 0 0,0 1 0 0 0,0-1-1 0 0,0 1 1 0 0,0-1 0 0 0,0 1-1 0 0,0-1 1 0 0,0 1 0 0 0,0-1-1 0 0,0 1 1 0 0,0-1-1 0 0,0 1 1 0 0,0-1 0 0 0,1 1-1 0 0,-1 0 1 0 0,0-1 0 0 0,0 1-1 0 0,1-1 1 0 0,-1 1 0 0 0,0-1-1 0 0,1 1 1 0 0,-1 0 0 0 0,0-1-1 0 0,1 1 1 0 0,-1 0 0 0 0,0-1-1 0 0,1 1 1 0 0,-1 0-1 0 0,1-1-189 0 0,8-7 419 0 0,0 0-1 0 0,0 0 1 0 0,1 1-1 0 0,0 0 1 0 0,1 1-1 0 0,4-2-418 0 0,20-10-2917 0 0,-10 5-3168 0 0,6-4-3416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6:32.529"/>
    </inkml:context>
    <inkml:brush xml:id="br0">
      <inkml:brushProperty name="width" value="0.05" units="cm"/>
      <inkml:brushProperty name="height" value="0.05" units="cm"/>
    </inkml:brush>
  </inkml:definitions>
  <inkml:trace contextRef="#ctx0" brushRef="#br0">0 59 21079 0 0,'0'0'962'0'0,"0"0"-18"0"0,10-4-570 0 0,117-40 4170 0 0,-106 36-4260 0 0,-21 8-369 0 0,1 0-1 0 0,-1 0 1 0 0,1-1-1 0 0,-1 1 1 0 0,0 0-1 0 0,1 0 1 0 0,-1 0 0 0 0,1-1-1 0 0,-1 1 1 0 0,1 0-1 0 0,-1 0 1 0 0,1 0-1 0 0,-1 0 1 0 0,1 0-1 0 0,-1 0 1 0 0,1 0 0 0 0,-1 0-1 0 0,1 0 1 0 0,-1 0-1 0 0,0 0 1 0 0,1 0-1 0 0,-1 0 1 0 0,1 1-1 0 0,-1-1 1 0 0,1 0 0 0 0,-1 0-1 0 0,1 0 1 0 0,-1 1 85 0 0,0-1-54 0 0,0 1 0 0 0,0 0 0 0 0,0-1 0 0 0,0 1 0 0 0,0-1 0 0 0,0 1 0 0 0,-1 0 0 0 0,1-1 0 0 0,0 1 0 0 0,0-1 0 0 0,-1 1 0 0 0,1-1 0 0 0,0 1 0 0 0,0-1 1 0 0,-1 1-1 0 0,1-1 0 0 0,-1 1 0 0 0,1-1 54 0 0,-3 4-191 0 0,0 0 1 0 0,0 0-1 0 0,-1-1 1 0 0,1 1-1 0 0,-4 1 191 0 0,-5 2-96 0 0,-20 15 984 0 0,29-20-776 0 0,1-1 0 0 0,0 1 0 0 0,0 0 0 0 0,1 0 0 0 0,-1 1 0 0 0,0-1 0 0 0,1 0 0 0 0,-1 0 0 0 0,1 1 0 0 0,0-1 0 0 0,0 1 0 0 0,-1 1-112 0 0,-3 21 480 0 0,1 0-1 0 0,1 0 1 0 0,2 0-1 0 0,0 0 1 0 0,1 0-1 0 0,3 12-479 0 0,-2-1 790 0 0,-4 26-790 0 0,1 6-878 0 0,1-57-699 0 0,-1-1-5191 0 0,0-3-2027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3:24:25.206"/>
    </inkml:context>
    <inkml:brush xml:id="br0">
      <inkml:brushProperty name="width" value="0.1" units="cm"/>
      <inkml:brushProperty name="height" value="0.1" units="cm"/>
      <inkml:brushProperty name="color" value="#333333"/>
    </inkml:brush>
  </inkml:definitions>
  <inkml:trace contextRef="#ctx0" brushRef="#br0">20 4 11344 0 0,'0'0'20'0'0,"0"0"1"0"0,0 0 0 0 0,0 0 0 0 0,0-1 0 0 0,0 1 0 0 0,0 0 0 0 0,0 0-1 0 0,0 0 1 0 0,0 0 0 0 0,0-1 0 0 0,0 1 0 0 0,0 0 0 0 0,0 0-1 0 0,0 0 1 0 0,0 0 0 0 0,-1 0 0 0 0,1 0 0 0 0,0-1 0 0 0,0 1-1 0 0,0 0 1 0 0,0 0 0 0 0,0 0 0 0 0,0 0 0 0 0,0 0 0 0 0,-1 0-1 0 0,1 0 1 0 0,0 0 0 0 0,0 0 0 0 0,0 0 0 0 0,0-1 0 0 0,-1 1-1 0 0,1 0 1 0 0,0 0 0 0 0,0 0 0 0 0,0 0 0 0 0,0 0 0 0 0,0 0-1 0 0,-1 0 1 0 0,1 0 0 0 0,0 0 0 0 0,0 0 0 0 0,0 0 0 0 0,0 0-1 0 0,-1 1 1 0 0,1-1 0 0 0,0 0 0 0 0,0 0 0 0 0,0 0 0 0 0,0 0-1 0 0,0 0 1 0 0,-1 0 0 0 0,1 0 0 0 0,0 0 0 0 0,0 0 0 0 0,0 0-1 0 0,0 1 1 0 0,0-1 0 0 0,0 0 0 0 0,0 0 0 0 0,-1 0 0 0 0,1 0-1 0 0,0 0 1 0 0,0 1 0 0 0,0-1 0 0 0,0 0 0 0 0,0 0 0 0 0,0 0-21 0 0,0 1 848 0 0,0-1 282 0 0,0 0 57 0 0,0 0-30 0 0,0 0-173 0 0,0 0-79 0 0,0 0-10 0 0,7 28 2682 0 0,-6 6-3033 0 0,0-11 131 0 0,-2 19-675 0 0,-11 148 445 0 0,7-68-501 0 0,2-45 195 0 0,2-45-7436 0 0,1-32-384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6:33.008"/>
    </inkml:context>
    <inkml:brush xml:id="br0">
      <inkml:brushProperty name="width" value="0.05" units="cm"/>
      <inkml:brushProperty name="height" value="0.05" units="cm"/>
    </inkml:brush>
  </inkml:definitions>
  <inkml:trace contextRef="#ctx0" brushRef="#br0">2613 211 19583 0 0,'0'-11'864'0'0,"3"7"184"0"0,1 1-840 0 0,3 0-208 0 0,2 1 0 0 0,0 0 0 0 0,2 0 792 0 0,0-3 112 0 0,3 4 24 0 0,-1-3 8 0 0,0 2-312 0 0,0 0-64 0 0,3-4-16 0 0,-1 0 0 0 0,3 0-808 0 0,-2-2-168 0 0,0 2-32 0 0</inkml:trace>
  <inkml:trace contextRef="#ctx0" brushRef="#br0" timeOffset="1">0 79 9792 0 0,'1'1'93'0'0,"-1"-1"1"0"0,1 0-1 0 0,-1 0 0 0 0,1 1 1 0 0,-1-1-1 0 0,1 0 1 0 0,-1 0-1 0 0,1 0 1 0 0,-1 0-1 0 0,1 0 0 0 0,-1 1 1 0 0,1-1-1 0 0,-1 0 1 0 0,1 0-1 0 0,0 0 1 0 0,-1-1-1 0 0,1 1 1 0 0,-1 0-1 0 0,1 0 0 0 0,-1 0 1 0 0,1 0-1 0 0,-1 0 1 0 0,1-1-1 0 0,-1 1 1 0 0,1 0-94 0 0,25-7 1748 0 0,-14 3-698 0 0,19-2 81 0 0,1 2 0 0 0,11 0-1131 0 0,-8 1-861 0 0,-17 1-242 0 0</inkml:trace>
  <inkml:trace contextRef="#ctx0" brushRef="#br0" timeOffset="2">653 1 1840 0 0,'9'0'160'0'0,"37"5"4535"0"0,0 1 3523 0 0,-13-4-5748 0 0,-8-1-2454 0 0,-15-1-335 0 0,-1 1-1 0 0,1-1 1 0 0,9-2 319 0 0,-12 2-1081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6:33.378"/>
    </inkml:context>
    <inkml:brush xml:id="br0">
      <inkml:brushProperty name="width" value="0.05" units="cm"/>
      <inkml:brushProperty name="height" value="0.05" units="cm"/>
    </inkml:brush>
  </inkml:definitions>
  <inkml:trace contextRef="#ctx0" brushRef="#br0">0 0 10136 0 0,'0'0'464'0'0,"0"0"-10"0"0,14 8-204 0 0,-7-5 467 0 0,0-1 1 0 0,0-1 0 0 0,1 1-1 0 0,-1-1 1 0 0,3-1-718 0 0,38 1-34 0 0,-32-1-995 0 0,-7 0-3952 0 0</inkml:trace>
  <inkml:trace contextRef="#ctx0" brushRef="#br0" timeOffset="1">469 22 8752 0 0,'16'1'2113'0'0,"0"1"1"0"0,8 1-2114 0 0,-8 0 2620 0 0,0-2 0 0 0,9 1-2620 0 0,-12-2 441 0 0,0 2-1 0 0,0 0 1 0 0,5 1-441 0 0,25 3-3283 0 0,-32-5-2679 0 0</inkml:trace>
  <inkml:trace contextRef="#ctx0" brushRef="#br0" timeOffset="2">906 56 6912 0 0,'4'4'1025'0'0,"0"-1"1"0"0,0 0-1 0 0,1 0 1 0 0,-1 0-1 0 0,1 0 1 0 0,0-1-1 0 0,4 2-1025 0 0,-7-3 472 0 0,0 0 0 0 0,1-1 0 0 0,-1 1 0 0 0,0-1 0 0 0,0 0 0 0 0,1 0 0 0 0,-1 0 0 0 0,0 0 0 0 0,1 0 0 0 0,1-1-472 0 0,16-6-53 0 0,-14 3-444 0 0,0 1 0 0 0,0 1 0 0 0,0-1 0 0 0,1 1 0 0 0,0 0 497 0 0,-1 0-960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1:46:33.734"/>
    </inkml:context>
    <inkml:brush xml:id="br0">
      <inkml:brushProperty name="width" value="0.05" units="cm"/>
      <inkml:brushProperty name="height" value="0.05" units="cm"/>
    </inkml:brush>
  </inkml:definitions>
  <inkml:trace contextRef="#ctx0" brushRef="#br0">0 22 10080 0 0,'2'-2'448'0'0,"0"2"88"0"0,3-2-432 0 0,0 0-104 0 0,-1 0 0 0 0,3-2 0 0 0,0 3 672 0 0,-1-2 104 0 0,-2 1 24 0 0,3 0 8 0 0,-1 2-552 0 0,3-2-120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3:01.784"/>
    </inkml:context>
    <inkml:brush xml:id="br0">
      <inkml:brushProperty name="width" value="0.05" units="cm"/>
      <inkml:brushProperty name="height" value="0.05" units="cm"/>
    </inkml:brush>
  </inkml:definitions>
  <inkml:trace contextRef="#ctx0" brushRef="#br0">1367 84 3224 0 0,'0'0'423'0'0,"0"0"566"0"0,0 0 252 0 0,0 0 51 0 0,0 0-127 0 0,0 0-574 0 0,0 0-250 0 0,0 0-47 0 0,0 0-37 0 0,0 0-128 0 0,0 0-53 0 0,6 10 118 0 0,-4-7-90 0 0,-1 1 1 0 0,0-1 0 0 0,0 1 0 0 0,0-1 0 0 0,0 1-1 0 0,-1-1 1 0 0,1 1 0 0 0,-1 0 0 0 0,0-1 0 0 0,0 4-105 0 0,5 11 2841 0 0,-5-17-2386 0 0,0-1-18 0 0,0 0-78 0 0,0 0-37 0 0,0 0-8 0 0,0 0-22 0 0,0 0-83 0 0,0 6 34 0 0,-1-6 2588 0 0,-2-2-2847 0 0,2 2 148 0 0,0-1-94 0 0,1 1 0 0 0,-1 0-1 0 0,0-1 1 0 0,1 1-1 0 0,-1-1 1 0 0,0 1 0 0 0,1-1-1 0 0,-1 1 1 0 0,1-1 0 0 0,-1 0-1 0 0,1 1 1 0 0,-1-1-1 0 0,1 0 1 0 0,-1 0-38 0 0,1 1 25 0 0,-1-1-1 0 0,1 0 1 0 0,-1 0 0 0 0,1 1 0 0 0,-1-1-1 0 0,1 1 1 0 0,-1-1 0 0 0,0 0-1 0 0,1 1 1 0 0,-1-1 0 0 0,0 1 0 0 0,0-1-1 0 0,1 1 1 0 0,-1 0 0 0 0,0-1-25 0 0,1 1 90 0 0,0 0 5 0 0,-2-4 2 0 0,1 2-14 0 0,1 3 414 0 0,13 34-485 0 0,-7-24-12 0 0,3 3 56 0 0,-9-13-24 0 0,1 0 0 0 0,-1-1 0 0 0,1 1 0 0 0,-1 0 0 0 0,1 0 0 0 0,0 0 0 0 0,-1-1-1 0 0,1 1 1 0 0,0 0 0 0 0,-1 0 0 0 0,1-1 0 0 0,0 1 0 0 0,0-1 0 0 0,0 1-32 0 0,1 0 49 0 0,3 5 466 0 0,-4-5-42 0 0,-1-11-411 0 0,0 7-129 0 0,0 2 62 0 0,0 0-1 0 0,-1 0 1 0 0,1 0-1 0 0,-1 1 1 0 0,1-1-1 0 0,-1 0 1 0 0,1 0-1 0 0,-1 1 1 0 0,1-1-1 0 0,-1 1 1 0 0,0-1-1 0 0,1 0 1 0 0,-1 1-1 0 0,0-1 1 0 0,1 1-1 0 0,-1-1 1 0 0,0 1-1 0 0,0 0 1 0 0,0-1-1 0 0,1 1 1 0 0,-2 0 5 0 0,-17-6-48 0 0,17 6 36 0 0,-1 0-1 0 0,1 0 1 0 0,-1 1-1 0 0,1-1 0 0 0,-1 1 1 0 0,1-1-1 0 0,-1 1 1 0 0,1 0-1 0 0,-1 1 13 0 0,-4 1-11 0 0,2 4 1 0 0,5-7 9 0 0,0 0 0 0 0,0 0 1 0 0,0 0-1 0 0,0 0 0 0 0,0 0 1 0 0,0 0-1 0 0,0 0 1 0 0,0 0-1 0 0,0 0 0 0 0,0 0 1 0 0,0 0-1 0 0,0 0 0 0 0,0 0 1 0 0,-1 0-1 0 0,1 0 0 0 0,0 0 1 0 0,0 0-1 0 0,0 1 1 0 0,0-1-1 0 0,0 0 0 0 0,0 0 1 0 0,0 0-1 0 0,0 0 0 0 0,0 0 1 0 0,0 0-1 0 0,0 0 0 0 0,0 0 1 0 0,0 0-1 0 0,0 0 1 0 0,0 0-1 0 0,0 0 0 0 0,0 0 1 0 0,0 0-1 0 0,0 0 0 0 0,1 0 1 0 0,-1 0-1 0 0,0 0 0 0 0,0 0 1 0 0,0 0-1 0 0,0 1 1 0 0,0-1-1 0 0,0 0 0 0 0,0 0 1 0 0,0 0-1 0 0,0 0 0 0 0,0 0 1 0 0,0 0-1 0 0,0 0 0 0 0,0 0 1 0 0,0 0-1 0 0,0 0 1 0 0,0 0-1 0 0,0 0 0 0 0,0 0 1 0 0,0 0-1 0 0,0 0 0 0 0,0 0 1 0 0,0 0-1 0 0,0 0 0 0 0,0 0 1 0 0,1 0-1 0 0,-1 0 1 0 0,0 0-1 0 0,0 0 0 0 0,0 0 1 0 0,0 0-1 0 0,0 0 1 0 0,29 7 0 0 0,-20-6 46 0 0,-6-1-39 0 0,-2 0-5 0 0,1 0 1 0 0,-1 0-1 0 0,0 0 0 0 0,0 0 0 0 0,0 0 0 0 0,0-1 1 0 0,0 1-1 0 0,0 0 0 0 0,0-1 0 0 0,0 1 0 0 0,0-1 0 0 0,0 1 1 0 0,0-1-1 0 0,0 1 0 0 0,0-1 0 0 0,0 0 0 0 0,0 1 0 0 0,0-1 1 0 0,0 0-1 0 0,-1 0 0 0 0,1 0 0 0 0,0 0 0 0 0,0 0-2 0 0,4-4 25 0 0,-4 5-8 0 0,-1-1 1 0 0,1 1-1 0 0,0-1 1 0 0,0 1-1 0 0,-1-1 1 0 0,1 1-1 0 0,0-1 0 0 0,-1 1 1 0 0,1-1-1 0 0,0 1 1 0 0,-1-1-1 0 0,1 0 1 0 0,-1 1-1 0 0,1-1 0 0 0,-1 0 1 0 0,0 0-1 0 0,1 1 1 0 0,-1-1-1 0 0,0 0 1 0 0,1 0-1 0 0,-1 0 0 0 0,0 1 1 0 0,0-1-1 0 0,0 0 1 0 0,0 0-1 0 0,0 0 1 0 0,0 0-1 0 0,0 0 1 0 0,0 1-1 0 0,0-1 0 0 0,0 0 1 0 0,0 0-1 0 0,0 0 1 0 0,-1 0-1 0 0,1 1 1 0 0,0-1-1 0 0,0 0 0 0 0,-1 0 1 0 0,1 1-1 0 0,-1-2-17 0 0,-1-3-10 0 0,2 4-3 0 0,0 1-1 0 0,0-1 0 0 0,0 0 0 0 0,-1 0 1 0 0,1 1-1 0 0,0-1 0 0 0,-1 0 1 0 0,1 1-1 0 0,0-1 0 0 0,-1 0 1 0 0,1 1-1 0 0,-1-1 0 0 0,1 0 0 0 0,-1 1 1 0 0,1-1-1 0 0,-1 1 0 0 0,1-1 1 0 0,-1 1-1 0 0,0 0 0 0 0,1-1 1 0 0,-1 1-1 0 0,0-1 0 0 0,1 1 0 0 0,-1 0 1 0 0,0 0-1 0 0,1-1 0 0 0,-1 1 14 0 0,-4-1 66 0 0,1 0-1 0 0,-1 0 1 0 0,1 0 0 0 0,-1 1-1 0 0,-3 0-65 0 0,6 0 68 0 0,-6 4-225 0 0,5 0 100 0 0,0 0-1 0 0,1 0 1 0 0,-1 1 0 0 0,1-1 0 0 0,0 1 57 0 0,-2 3-19 0 0,-4 8 3 0 0,9-11 16 0 0,0-2 2 0 0,-1-2 3 0 0,0-1 1 0 0,0 1-1 0 0,0 0 0 0 0,0 0 0 0 0,0 0 0 0 0,0 0 1 0 0,0 0-1 0 0,0 0 0 0 0,0-1 0 0 0,0 1 0 0 0,0 0 1 0 0,1 0-1 0 0,-1 0 0 0 0,0 0 0 0 0,1-1 0 0 0,-1 1 1 0 0,1 0-1 0 0,-1 0 0 0 0,1-1 0 0 0,-1 1 0 0 0,1 0 1 0 0,-1-1-1 0 0,1 1 0 0 0,0 0 0 0 0,-1-1 0 0 0,1 1 1 0 0,0-1-1 0 0,-1 1 0 0 0,2 0-5 0 0,0-1 45 0 0,-1 2 103 0 0,-1-2-37 0 0,0 0-172 0 0,0 0-71 0 0,2 0-18 0 0,15-4 233 0 0,-17 4 66 0 0,0 0-43 0 0,0 0-182 0 0,0 0-26 0 0,0 0 44 0 0,0 0 144 0 0,-5 8 102 0 0,3-5-185 0 0,0-1-1 0 0,0 1 0 0 0,0 0 1 0 0,-1-1-1 0 0,1 0 1 0 0,-1 0-1 0 0,1 0 0 0 0,-1 1-2 0 0,-8 5-3 0 0,11-8 6 0 0,0 1 0 0 0,0-1 0 0 0,0 0 0 0 0,-1 1 0 0 0,1-1 0 0 0,0 0-1 0 0,0 0 1 0 0,-1 1 0 0 0,1-1 0 0 0,0 0 0 0 0,0 0 0 0 0,-1 1 0 0 0,1-1 0 0 0,0 0-1 0 0,-1 0 1 0 0,1 0 0 0 0,0 0 0 0 0,-1 0 0 0 0,1 1 0 0 0,0-1 0 0 0,-1 0 0 0 0,1 0-1 0 0,-1 0 1 0 0,1 0 0 0 0,0 0 0 0 0,-1 0 0 0 0,1 0 0 0 0,-1 0-3 0 0,0 0 82 0 0,-6 3 64 0 0,1 0 1 0 0,-1 1-1 0 0,1-1 1 0 0,0 2-1 0 0,-2 1-146 0 0,2-1 115 0 0,-1 0-1 0 0,0-1 1 0 0,-6 3-115 0 0,10-5 29 0 0,-1 1 0 0 0,1-1 0 0 0,0 0 0 0 0,0 1 0 0 0,0 0 0 0 0,0-1 0 0 0,0 1 1 0 0,-1 3-30 0 0,-12 10 75 0 0,4-3-26 0 0,-4 2-5 0 0,-2-2-14 0 0,2 1-1 0 0,-16 14-29 0 0,19-16 5 0 0,9-8 14 0 0,-1 0-1 0 0,0-1 1 0 0,0 0-1 0 0,0 0 1 0 0,-1 0-1 0 0,-4 1-18 0 0,5-2 19 0 0,0 0 0 0 0,1 0-1 0 0,-1 1 1 0 0,0-1 0 0 0,1 1 0 0 0,0 0 0 0 0,0 1-1 0 0,0-1 1 0 0,0 1-19 0 0,1-1 29 0 0,0-1 1 0 0,0 1-1 0 0,0-1 0 0 0,0 0 0 0 0,0 0 0 0 0,-1 0 1 0 0,1 0-1 0 0,-1 0 0 0 0,1-1 0 0 0,-1 0 0 0 0,-1 1-29 0 0,-8 1 188 0 0,0 0-1 0 0,-10 0-187 0 0,20-3 19 0 0,0 1 0 0 0,0 0 0 0 0,0 0 0 0 0,1 0 0 0 0,-1 0 0 0 0,0 0 0 0 0,0 1-19 0 0,-17 6-109 0 0,-54 13 387 0 0,3 12 836 0 0,67-31-1121 0 0,1 0-1 0 0,-1 1 1 0 0,1-1-1 0 0,0 1 1 0 0,0-1 0 0 0,-2 4 7 0 0,-7 4-68 0 0,-30 27-396 0 0,39-35 464 0 0,0 1 0 0 0,0-1-1 0 0,1 1 1 0 0,-1 0 0 0 0,1 0 0 0 0,0 0-1 0 0,0 0 1 0 0,0 0 0 0 0,-1 1 0 0 0,-11 16 13 0 0,-9 8 43 0 0,16-19-29 0 0,0 0 1 0 0,0-1-1 0 0,-1 0 1 0 0,0 0 0 0 0,-1-1-1 0 0,-2 1-27 0 0,2-1-17 0 0,-1 0 0 0 0,1 1 0 0 0,-4 5 17 0 0,4-5 15 0 0,0 0-1 0 0,0 0 0 0 0,-7 3-14 0 0,13-8 0 0 0,-1 0 0 0 0,1 1 0 0 0,-1-1 0 0 0,1 1 0 0 0,0-1 0 0 0,1 1 0 0 0,-3 3 0 0 0,-10 13 0 0 0,0-3 15 0 0,11-11-6 0 0,-1 0 1 0 0,0 0 0 0 0,-1-1-1 0 0,1 0 1 0 0,-1 0-1 0 0,0 0-9 0 0,-23 17 47 0 0,21-16-15 0 0,1 0 1 0 0,-1-1-1 0 0,0 0 0 0 0,-2 1-32 0 0,1-1-31 0 0,-1 1-1 0 0,1 1 0 0 0,0 0 1 0 0,1 0-1 0 0,0 1 32 0 0,0-1-19 0 0,0 0-1 0 0,-1-1 0 0 0,1 1 1 0 0,-1-2-1 0 0,-9 6 20 0 0,13-9 24 0 0,0 1-1 0 0,0 1 1 0 0,1-1-1 0 0,-1 1 1 0 0,1 0-1 0 0,0 0 1 0 0,1 0 0 0 0,-1 0-1 0 0,0 0 1 0 0,-1 4-24 0 0,-22 24-15 0 0,9-13-158 0 0,14-14 225 0 0,0 0 1 0 0,0-1-1 0 0,-1 1 0 0 0,-3 1-52 0 0,8-5 2 0 0,-1-1 2 0 0,1 0-1 0 0,-1 0 1 0 0,1 1-1 0 0,-1-1 1 0 0,1 0-1 0 0,-1 1 1 0 0,1-1-1 0 0,-1 1 1 0 0,1-1-1 0 0,-1 1 1 0 0,1-1-1 0 0,0 1 1 0 0,-1-1-1 0 0,1 1 1 0 0,0-1-1 0 0,-1 1 1 0 0,1-1-1 0 0,0 1 1 0 0,0 0-1 0 0,-1-1 1 0 0,1 1-1 0 0,0 0-3 0 0,-12 1-267 0 0,10 0 296 0 0,0 0-1 0 0,0 0 1 0 0,0 0-1 0 0,0 1 1 0 0,0-1-1 0 0,0 1 0 0 0,0 1-28 0 0,-12 16-240 0 0,13-19 281 0 0,-1 4 126 0 0,1-3-189 0 0,2-3-164 0 0,1-1 205 0 0,0 0-1 0 0,0 0 1 0 0,0 0-1 0 0,1 0 1 0 0,-1 0-1 0 0,1 0 1 0 0,0 1-1 0 0,-1-1 1 0 0,1 1-19 0 0,19-13 148 0 0,132-107-131 0 0,-130 101-17 0 0,29-24 0 0 0,40-45 0 0 0,-16 11-21 0 0,22-24-26 0 0,-81 81 48 0 0,0-2 0 0 0,-1 0 0 0 0,11-21-1 0 0,-19 28 18 0 0,0 1 1 0 0,2 1 0 0 0,0-1-20 0 0,-6 9 4 0 0,0 0-1 0 0,0 1 0 0 0,1 0 0 0 0,0 0 1 0 0,0 0-1 0 0,0 0 0 0 0,0 1 0 0 0,3-1-2 0 0,29-16-37 0 0,0-3 1 0 0,23-19 36 0 0,5 2 73 0 0,-40 25-73 0 0,-21 13 0 0 0,0 1 0 0 0,-1-1 0 0 0,1 0 0 0 0,-1 0 0 0 0,0 0 0 0 0,0-1 0 0 0,0 1 0 0 0,2-3 0 0 0,29-29 0 0 0,-4-1-6 0 0,-15 17-16 0 0,1 0 0 0 0,1 0 1 0 0,0 2-1 0 0,15-11 22 0 0,19-9 93 0 0,-44 32-93 0 0,-3-1-21 0 0,-5 5-81 0 0,2 1 2 0 0,0 2 74 0 0,-2-2 28 0 0,1 1 1 0 0,-1-1-1 0 0,1 1 1 0 0,0-1-1 0 0,-1 1 1 0 0,1-1-1 0 0,-1 0 1 0 0,1 1-1 0 0,0-1 1 0 0,-1 0-1 0 0,1 0 1 0 0,0 1-1 0 0,0-1 1 0 0,-1 0-1 0 0,1 0 1 0 0,0 0-1 0 0,0 0 1 0 0,-1 0-1 0 0,1 0 1 0 0,0 0-1 0 0,-1 0 1 0 0,1 0-1 0 0,0 0 1 0 0,0 0-1 0 0,-1-1 1 0 0,1 1-1 0 0,0 0 1 0 0,-1 0-1 0 0,1-1 1 0 0,0 1-3 0 0,-1 0-62 0 0,2 2 55 0 0,-2-2 7 0 0,0 0 0 0 0,0 0 0 0 0,0 0 0 0 0,0 1-1 0 0,0-1 1 0 0,0 0 0 0 0,0 0 0 0 0,1 0 0 0 0,-1 0-1 0 0,0 0 1 0 0,0 0 0 0 0,0 0 0 0 0,0 1 0 0 0,0-1-1 0 0,1 0 1 0 0,-1 0 0 0 0,0 0 0 0 0,0 0-1 0 0,0 0 1 0 0,0 0 0 0 0,1 0 0 0 0,-1 0 0 0 0,0 0-1 0 0,0 0 1 0 0,0 0 0 0 0,0 0 0 0 0,1 0 0 0 0,-1 0-1 0 0,0 0 1 0 0,0 0 0 0 0,0 0 0 0 0,1 0 0 0 0,8-1-31 0 0,-7 0 160 0 0,-1 0-128 0 0,-1 1 1 0 0,0 0 0 0 0,0 0-1 0 0,0 0 1 0 0,0 0 0 0 0,1 0-1 0 0,-1-1 1 0 0,0 1 0 0 0,0 0-1 0 0,0 0 1 0 0,1 0 0 0 0,-1 0-1 0 0,0 0 1 0 0,0 0 0 0 0,1 0-1 0 0,-1 0 1 0 0,0 0 0 0 0,0 0-1 0 0,0 0 1 0 0,1 0 0 0 0,-1 0-1 0 0,0 0 1 0 0,0 0 0 0 0,1 0-1 0 0,-1 0 1 0 0,0 0 0 0 0,0 0-1 0 0,0 0 1 0 0,1 0 0 0 0,-1 0-1 0 0,0 0 1 0 0,0 0 0 0 0,1 1-1 0 0,-1-1 1 0 0,0 0 0 0 0,0 0-1 0 0,0 0 1 0 0,0 0 0 0 0,1 1-1 0 0,-1-1 1 0 0,0 0 0 0 0,0 0-1 0 0,0 0 1 0 0,0 0-1 0 0,0 1 1 0 0,0-1 0 0 0,1 0-2 0 0,0-1 61 0 0,5-5-65 0 0,-5 5-73 0 0,-1 1-5 0 0,0 0 37 0 0,0 0 110 0 0,0 0 17 0 0,-3 0-21 0 0,-16 0-47 0 0,15 2-14 0 0,2 1-2 0 0,-25 4 2 0 0,12-1 0 0 0,12-2 0 0 0,1-1 0 0 0,-20 14 0 0 0,10-9 0 0 0,1 1 0 0 0,-9 3 0 0 0,-19 14-22 0 0,30-20-2 0 0,0 1 0 0 0,-1-1 1 0 0,-4 2 23 0 0,-7 4-52 0 0,0 1 1 0 0,1 1-1 0 0,-16 14 52 0 0,4-3 0 0 0,3-2 70 0 0,-24 26-70 0 0,12-11 105 0 0,5-2-143 0 0,-17 20 38 0 0,-17 19-121 0 0,53-57 173 0 0,2 0-1 0 0,0 1 1 0 0,-1 4-52 0 0,-26 32 77 0 0,22-32-77 0 0,-2 4 0 0 0,-11 7 0 0 0,25-27 0 0 0,0 1 0 0 0,0-2 0 0 0,-1 1 0 0 0,0-1 0 0 0,0-1 0 0 0,-5 3 0 0 0,-33 20 0 0 0,-6 3 0 0 0,13-7 0 0 0,34-21 0 0 0,1 1 0 0 0,0-1 0 0 0,1 1 0 0 0,-4 3 0 0 0,-11 8 0 0 0,6-6-44 0 0,0 1-1 0 0,1 1 1 0 0,0 0-1 0 0,-1 2 45 0 0,-9 9-58 0 0,-15 12 4 0 0,36-34 155 0 0,1 0-1 0 0,3-2-36 0 0,12-11-169 0 0,0 1 0 0 0,2 1 0 0 0,4-2 105 0 0,6-5 187 0 0,14-12-187 0 0,3-2 128 0 0,-15 10-118 0 0,-1-1 1 0 0,4-6-11 0 0,15-13-4 0 0,62-57 4 0 0,-51 52 4 0 0,98-76-32 0 0,-95 76-206 0 0,24-17 292 0 0,-43 34 94 0 0,2 0-319 0 0,12-6 167 0 0,-33 23 56 0 0,-1-1 0 0 0,0-1-1 0 0,-1-1 1 0 0,18-18-56 0 0,-17 14-31 0 0,-11 9 7 0 0,0 1-1 0 0,-1-1 0 0 0,0-1 0 0 0,-1 0 1 0 0,2-4 24 0 0,8-4 154 0 0,-7 6-150 0 0,-4 2-22 0 0,14-16-173 0 0,-22 27 191 0 0,0 1-1 0 0,0 0 1 0 0,0 0 0 0 0,0 0 0 0 0,0 0-1 0 0,1 0 1 0 0,-1 0 0 0 0,0 0-1 0 0,0 0 1 0 0,0-1 0 0 0,0 1 0 0 0,0 0-1 0 0,0 0 1 0 0,1 0 0 0 0,-1 0 0 0 0,0-1-1 0 0,0 1 1 0 0,0 0 0 0 0,0 0 0 0 0,0 0-1 0 0,0 0 1 0 0,0-1 0 0 0,0 1 0 0 0,0 0-1 0 0,0 0 1 0 0,0 0 0 0 0,0 0 0 0 0,0-1-1 0 0,0 1 1 0 0,0 0 0 0 0,0 0 0 0 0,0 0-1 0 0,0-1 1 0 0,0 1 0 0 0,0 0-1 0 0,0 0 1 0 0,0 0 0 0 0,0 0 0 0 0,0 0-1 0 0,-1-1 1 0 0,1 1 0 0 0,-1 0 0 0 0,-1 0 0 0 0,1 0 0 0 0,-1 0 0 0 0,1 0 0 0 0,-1 0 0 0 0,0 0 0 0 0,1 0 0 0 0,-1 0 0 0 0,1 1 0 0 0,-1-1 0 0 0,1 1 0 0 0,-1-1 0 0 0,1 1 0 0 0,0 0 0 0 0,-1-1 0 0 0,1 1 0 0 0,-1 0 0 0 0,-29 21 0 0 0,13-10 0 0 0,-10 3 0 0 0,22-12 0 0 0,0-1 0 0 0,0 1 0 0 0,1 1 0 0 0,-1-1 0 0 0,1 1 0 0 0,0 0 0 0 0,0 0 0 0 0,-3 5 0 0 0,-5 3 0 0 0,0 0 0 0 0,0-1 0 0 0,-1 0 0 0 0,-1-1 0 0 0,1-1 0 0 0,-7 2 0 0 0,17-8 0 0 0,-13 8 0 0 0,0 2 0 0 0,1 0 0 0 0,-3 4 0 0 0,-6 4 0 0 0,-135 118 152 0 0,60-48-208 0 0,-21 29 56 0 0,55-58 0 0 0,15-16 0 0 0,13-14 0 0 0,-1-1 0 0 0,-1-2 0 0 0,-32 16 0 0 0,35-22 0 0 0,26-17 0 0 0,1-1 0 0 0,-1 0 0 0 0,-6 2 0 0 0,-5 2 0 0 0,4-5 3 0 0,16-4-4 0 0,-1 0-1 0 0,1 0 1 0 0,0 1 0 0 0,0-1 0 0 0,0 1 0 0 0,-1-1 0 0 0,1 1 0 0 0,0 0 0 0 0,0 0 0 0 0,0 0 0 0 0,0 0-1 0 0,0 1 2 0 0,21-14-83 0 0,2 1 0 0 0,19-7 83 0 0,-15 6-140 0 0,0 0 1 0 0,1-2 139 0 0,75-56-296 0 0,-83 56 231 0 0,0 0-1 0 0,-1-1 0 0 0,-1-1 1 0 0,9-12 65 0 0,-11 13-119 0 0,0 0 0 0 0,0 1 1 0 0,1 1-1 0 0,1 0 0 0 0,16-10 119 0 0,7 2-135 0 0,-22 12 93 0 0,0 0 0 0 0,-1-2 0 0 0,0 0-1 0 0,5-5 43 0 0,7-10-73 0 0,-18 16-87 0 0,0 1-1 0 0,0 0 1 0 0,1 1 0 0 0,0 0 0 0 0,0 1 0 0 0,1 0 0 0 0,7-3 160 0 0,19-7-1268 0 0,-1-1-62 0 0</inkml:trace>
  <inkml:trace contextRef="#ctx0" brushRef="#br0" timeOffset="1040.732">1371 41 4608 0 0,'0'0'208'0'0,"0"0"337"0"0,0 0 1292 0 0,0-2 569 0 0,0-3-2050 0 0,0 2 1026 0 0,0 0 0 0 0,0 0 0 0 0,-1 0 0 0 0,1 0 0 0 0,-1 0 0 0 0,1 0 0 0 0,-2-2-1382 0 0,1 3 748 0 0,1 2-11 0 0,0 0-74 0 0,-14 14 105 0 0,12-11-711 0 0,1 0 1 0 0,-1 0-1 0 0,1 1 1 0 0,-1-1-1 0 0,1 0 1 0 0,0 1-1 0 0,0-1 1 0 0,1 1-1 0 0,-1-1 1 0 0,1 1-1 0 0,0-1 1 0 0,0 1-1 0 0,0 0 1 0 0,0-1-1 0 0,0 1 1 0 0,1-1-1 0 0,0 1 0 0 0,-1-1 1 0 0,1 1-1 0 0,2 2-57 0 0,-1 0 5 0 0,1 0-1 0 0,0 0 1 0 0,0-1-1 0 0,0 1 1 0 0,1-1 0 0 0,0 0-1 0 0,0 0 1 0 0,0 0-1 0 0,0 0 1 0 0,5 2-5 0 0,6 11 677 0 0,-13-17-582 0 0,0 0 0 0 0,0 0-1 0 0,0 0 1 0 0,0 0 0 0 0,0-1 0 0 0,0 1 0 0 0,0-1-1 0 0,0 1 1 0 0,1-1-95 0 0,-2 0 12 0 0,1 0 0 0 0,-1 0-1 0 0,0 1 1 0 0,1-1 0 0 0,-1 0 0 0 0,0 1-1 0 0,0-1 1 0 0,1 1 0 0 0,-1-1 0 0 0,0 1-1 0 0,0 0 1 0 0,0-1 0 0 0,0 1-1 0 0,0 0 1 0 0,1 0-12 0 0,-1 1-126 0 0,-1-2-24 0 0,0 0 40 0 0,0 0 171 0 0,2-1 71 0 0,-1 1-119 0 0,0-1 1 0 0,0 1-1 0 0,0-1 0 0 0,0 1 1 0 0,0-1-1 0 0,0 1 0 0 0,0-1 1 0 0,0 0-1 0 0,0 1 1 0 0,0-1-1 0 0,0 0 0 0 0,0 0 1 0 0,-1 0-1 0 0,1 1 0 0 0,0-1 1 0 0,-1 0-1 0 0,1 0 1 0 0,0 0-1 0 0,0-1-13 0 0,13-18 47 0 0,-10 15-47 0 0,0-2 0 0 0,-3-11 0 0 0,-1 12 0 0 0,-1 1 0 0 0,0 0 0 0 0,-1 0 0 0 0,1 0 0 0 0,-1 0 0 0 0,0 0 0 0 0,0 0 0 0 0,-1 1 0 0 0,1-1 0 0 0,-1 1 0 0 0,0-1 0 0 0,0 1 0 0 0,-2-1 0 0 0,0 0 73 0 0,0 0-1 0 0,0 1 0 0 0,-1-1 1 0 0,-5-2-73 0 0,-2-2 126 0 0,12 8-125 0 0,1 1-1 0 0,-1-1 0 0 0,1 1 1 0 0,-1-1-1 0 0,1 1 1 0 0,-1 0-1 0 0,1-1 1 0 0,-1 1-1 0 0,1 0 0 0 0,-1 0 1 0 0,0-1-1 0 0,1 1 1 0 0,-1 0-1 0 0,1 0 1 0 0,-1 0-1 0 0,0 0 1 0 0,1 0-1 0 0,-1 0 0 0 0,0 0 1 0 0,1 0-1 0 0,-1 0 1 0 0,0 0-1 0 0,1 0 1 0 0,-1 0-1 0 0,0 0 0 0 0,1 0 1 0 0,-1 1-1 0 0,1-1 1 0 0,-1 0-1 0 0,1 0 1 0 0,-1 1-1 0 0,0-1 0 0 0,1 0 1 0 0,-1 1-1 0 0,0 0 0 0 0,-25 10-380 0 0,25-11 373 0 0,0 0 0 0 0,0 1 1 0 0,0-1-1 0 0,0 1 0 0 0,0-1 0 0 0,-1 1 1 0 0,1-1-1 0 0,0 1 0 0 0,0 0 0 0 0,0-1 0 0 0,1 1 1 0 0,-1 0-1 0 0,0 0 0 0 0,0 0 0 0 0,0 0 1 0 0,0 0-1 0 0,1 0 0 0 0,-1 0 0 0 0,1 0 1 0 0,-1 0-1 0 0,0 0 0 0 0,1 1 7 0 0,-1 2 7 0 0,0 0 0 0 0,0 0 0 0 0,1 0 0 0 0,0 1 0 0 0,0-1 0 0 0,0 0 0 0 0,0 0 0 0 0,0 0 1 0 0,1 1-8 0 0,0 3-35 0 0,0-1 1 0 0,1 1-1 0 0,0-1 1 0 0,0 1-1 0 0,2 3 35 0 0,-4-10 0 0 0,1 1 0 0 0,0 0-1 0 0,0-1 1 0 0,-1 1 0 0 0,1-1-1 0 0,0 1 1 0 0,0-1 0 0 0,0 1-1 0 0,0-1 1 0 0,1 0 0 0 0,-1 1-1 0 0,0-1 1 0 0,1 0-1 0 0,-1 0 1 0 0,0 0 0 0 0,1 0-1 0 0,0 0 1 0 0,-1 0 0 0 0,1-1-1 0 0,-1 1 1 0 0,1 0 0 0 0,0-1-1 0 0,-1 1 1 0 0,1-1 0 0 0,0 0-1 0 0,1 1 1 0 0,-1-1 18 0 0,1 0 0 0 0,-1 0-1 0 0,1-1 1 0 0,-1 1 0 0 0,1-1 0 0 0,-1 1-1 0 0,1-1 1 0 0,-1 0 0 0 0,1 0-18 0 0,33-19 48 0 0,-32 17-48 0 0,8-6 0 0 0,7-20 0 0 0,-16 25 1 0 0,0-1 0 0 0,0 1 0 0 0,-1-1 0 0 0,2-4-1 0 0,-3 7 24 0 0,-1 0-1 0 0,1 1 0 0 0,-1-1 0 0 0,0 0 0 0 0,0 0 1 0 0,1 1-1 0 0,-1-1 0 0 0,0 0 0 0 0,0 0 0 0 0,-1 1 0 0 0,1-1 1 0 0,0 0-1 0 0,0 0 0 0 0,-1 1 0 0 0,0-2-23 0 0,-3-10 197 0 0,3 12-188 0 0,1-1 0 0 0,0 1 0 0 0,-1-1 1 0 0,1 1-1 0 0,0-1 0 0 0,-1 1 0 0 0,0 0 0 0 0,1-1 0 0 0,-1 1 0 0 0,0 0 0 0 0,0-1 0 0 0,0 1 0 0 0,0 0 0 0 0,0 0 0 0 0,0 0 1 0 0,0 0-1 0 0,0 0 0 0 0,0 0 0 0 0,0 0 0 0 0,-1 0 0 0 0,1 1 0 0 0,0-1 0 0 0,-1 0 0 0 0,1 1 0 0 0,-1-1-9 0 0,-3-2 0 0 0,5 3 0 0 0,-1-1 0 0 0,1 1 0 0 0,-1 0 0 0 0,1 0 0 0 0,-1-1 0 0 0,1 1 0 0 0,-1 0 0 0 0,1 0 0 0 0,-1 0 0 0 0,0 0 0 0 0,1 0 0 0 0,-1 0 0 0 0,1-1 0 0 0,-1 1 0 0 0,1 0 0 0 0,-1 1 0 0 0,1-1 0 0 0,-1 0 0 0 0,0 0 0 0 0,1 0 0 0 0,-1 0 0 0 0,1 0 0 0 0,-1 1 0 0 0,1-1 0 0 0,-1 0 0 0 0,1 0 0 0 0,-1 1 0 0 0,1-1 0 0 0,0 0 0 0 0,-1 1 0 0 0,1-1 0 0 0,-1 0 0 0 0,1 1 0 0 0,0-1 0 0 0,-1 1 0 0 0,-1 0 0 0 0,-29 33 47 0 0,28-30-92 0 0,0 0 0 0 0,0 0 0 0 0,0 0 0 0 0,1 1 0 0 0,-1 1 45 0 0,-4 7-214 0 0,6-11 62 0 0,12 22 480 0 0,3-11-304 0 0,-2-4-63 0 0,-9-9 7 0 0,-1-1 9 0 0,-1 1-101 0 0,-1 0-18 0 0,2-1 22 0 0,1 0 117 0 0,-1 0 0 0 0,1 0-1 0 0,0-1 1 0 0,0 1 0 0 0,-1-1-1 0 0,1 0 1 0 0,-1 0 0 0 0,0 0 3 0 0,21-24 4 0 0,-16 17-6 0 0,-2 0 2 0 0,-4 8 11 0 0,-1 0 1 0 0,0 0-1 0 0,1 0 0 0 0,-1 0 0 0 0,0 0 1 0 0,0 0-1 0 0,0 0 0 0 0,1 0 0 0 0,-1 0 1 0 0,0 0-1 0 0,-1 0 0 0 0,1 0 0 0 0,0 0 1 0 0,0 0-1 0 0,0 0 0 0 0,-1 0 0 0 0,1 0 1 0 0,0 0-1 0 0,-1 0 0 0 0,1 0 0 0 0,-1 0 0 0 0,1 0 1 0 0,-1 0-12 0 0,-1-2 61 0 0,2 2-43 0 0,-1 0 0 0 0,1-1 0 0 0,-1 1-1 0 0,0 0 1 0 0,0 0 0 0 0,1 0 0 0 0,-1 0 0 0 0,0 0 0 0 0,0 1-1 0 0,0-1 1 0 0,0 0 0 0 0,0 0 0 0 0,0 1 0 0 0,0-1-1 0 0,0 0 1 0 0,0 1 0 0 0,0-1 0 0 0,-1 1 0 0 0,1-1 0 0 0,0 1-1 0 0,0 0 1 0 0,-1-1-18 0 0,1 1 0 0 0,1 0 0 0 0,-1 0 0 0 0,1 0 0 0 0,-1 0 0 0 0,1-1 0 0 0,-1 1 0 0 0,1 0 0 0 0,-1 0 0 0 0,1 0 0 0 0,-1 0 0 0 0,1 0 0 0 0,-1 0 0 0 0,1 0 0 0 0,-1 0 0 0 0,1 0 0 0 0,-1 1 0 0 0,1-1 0 0 0,-1 0 0 0 0,1 0 0 0 0,-1 0 0 0 0,1 1 0 0 0,-1-1 0 0 0,1 0 0 0 0,-1 1 0 0 0,-1 0 0 0 0,-1-1-12 0 0,0 1 1 0 0,0 0-1 0 0,0 1 0 0 0,0-1 0 0 0,0 0 1 0 0,0 1-1 0 0,0-1 0 0 0,1 1 0 0 0,-1 0 1 0 0,0 0-1 0 0,1 0 0 0 0,0 0 0 0 0,-1 1 0 0 0,1-1 1 0 0,0 1-1 0 0,0-1 0 0 0,1 1 0 0 0,-2 2 12 0 0,-3 6-56 0 0,0 1 0 0 0,1 0-1 0 0,0 0 1 0 0,1 1 56 0 0,-2 3 16 0 0,4-10-6 0 0,0 1 1 0 0,1 0-1 0 0,-1 0 0 0 0,1 0 1 0 0,0 0-1 0 0,1 0 0 0 0,0 1 1 0 0,0 0-11 0 0,0 7-182 0 0,1 2-6 0 0,2-13 201 0 0,-1-2-22 0 0,-1-2 43 0 0,-1 1 0 0 0,1 0 0 0 0,0 0 0 0 0,-1 0 1 0 0,1 0-1 0 0,0 0 0 0 0,0-1 0 0 0,0 1 0 0 0,0 0 0 0 0,0-1 0 0 0,0 1 0 0 0,0-1 0 0 0,0 1 0 0 0,0-1 0 0 0,0 1 0 0 0,0-1 0 0 0,0 0 0 0 0,0 1 0 0 0,1-1 1 0 0,-1 0-1 0 0,0 0 0 0 0,0 0 0 0 0,0 0 0 0 0,0 0 0 0 0,0 0 0 0 0,1 0 0 0 0,-1-1 0 0 0,0 1 0 0 0,0 0-34 0 0,1-1 50 0 0,-1 1-1 0 0,1-1 0 0 0,-1 0 1 0 0,1 1-1 0 0,-1-1 1 0 0,0 0-1 0 0,1 0 0 0 0,-1 0 1 0 0,0 0-1 0 0,1 0 1 0 0,-1 0-1 0 0,0-1 0 0 0,0 1 1 0 0,0 0-1 0 0,0-1 1 0 0,0 1-1 0 0,0-1 0 0 0,-1 1 1 0 0,1-1-1 0 0,0 0-49 0 0,14-30 0 0 0,-13 28 0 0 0,1 0 0 0 0,-1-1 0 0 0,0 1 0 0 0,0-1 0 0 0,0 1 0 0 0,-1-1 0 0 0,0 0 0 0 0,0 0 0 0 0,0 0 0 0 0,0 0 0 0 0,-1-1 0 0 0,0-8-4 0 0,1 9-5 0 0,-1 1 0 0 0,1-1 0 0 0,-2 1-1 0 0,1-1 1 0 0,0 0 0 0 0,-1 1 0 0 0,0-1 0 0 0,0 1-1 0 0,-1-3 10 0 0,2 6-15 0 0,-1-1 0 0 0,1 1 0 0 0,0 0 0 0 0,-1 0 0 0 0,1-1 0 0 0,0 1 0 0 0,0 0 1 0 0,0 0-1 0 0,0-1 0 0 0,0 1 0 0 0,0 0 0 0 0,0 0 0 0 0,0-1 0 0 0,1 0 15 0 0,-1 1-8 0 0,0 0 0 0 0,1 0 0 0 0,-1 0 0 0 0,0 0 0 0 0,0-1 0 0 0,0 1 0 0 0,0 0 0 0 0,0 0 0 0 0,0 0 0 0 0,0 0 0 0 0,-1 0 0 0 0,1 0 0 0 0,0 0 0 0 0,-1 0 0 0 0,1 0 0 0 0,0 0 0 0 0,-1 0 0 0 0,1 0 0 0 0,-1 0 0 0 0,0-1 8 0 0,-9-18 0 0 0,10 20 0 0 0,0-1 0 0 0,0 1 0 0 0,0 0 0 0 0,0-1 0 0 0,0 1 0 0 0,0 0 0 0 0,0-1 0 0 0,0 1 0 0 0,0 0 0 0 0,-1-1 0 0 0,1 1 0 0 0,0 0 0 0 0,0-1 0 0 0,0 1 0 0 0,0 0 0 0 0,-1 0 0 0 0,1-1 0 0 0,0 1 0 0 0,0 0 0 0 0,-1 0 0 0 0,1-1 0 0 0,0 1 0 0 0,0 0 0 0 0,-1 0 0 0 0,1 0 0 0 0,0-1 0 0 0,-1 1 0 0 0,1 0 0 0 0,0 0 0 0 0,-1 0 0 0 0,1 0 0 0 0,0 0 0 0 0,-1 0 0 0 0,1 0 0 0 0,0-1 0 0 0,-1 1 0 0 0,1 0 0 0 0,0 0 0 0 0,-1 1 0 0 0,-4 4 0 0 0,5-5 0 0 0,-5 5 19 0 0,1 0 0 0 0,0 0 0 0 0,0 1 0 0 0,0-1 0 0 0,0 1 0 0 0,1 0 0 0 0,0 0 0 0 0,0 1 0 0 0,0-1 0 0 0,1 1 0 0 0,0-1 0 0 0,-1 7-19 0 0,1 1 46 0 0,0 1-1 0 0,0-1 1 0 0,1 1 0 0 0,1-1-1 0 0,1 8-45 0 0,0-13-43 0 0,0 0 0 0 0,0-1 0 0 0,1 1 0 0 0,0-1-1 0 0,1 1 1 0 0,-1-1 0 0 0,2 0 0 0 0,1 4 43 0 0,-4-11 107 0 0,12-1 111 0 0,-12 0-219 0 0,1 0 0 0 0,0 0-1 0 0,0 0 1 0 0,-1 0 0 0 0,1-1-1 0 0,0 1 1 0 0,0-1 0 0 0,-1 1-1 0 0,1-1 1 0 0,-1 0 0 0 0,1 0-1 0 0,0 0 1 0 0,-1 0 0 0 0,1 0-1 0 0,-1 0 1 0 0,0 0 0 0 0,1-1 1 0 0,1-1-131 0 0,0 0-1 0 0,-1-1 1 0 0,1 1 0 0 0,-1-1 0 0 0,0 1 0 0 0,1-4 131 0 0,8-21-947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0:59.633"/>
    </inkml:context>
    <inkml:brush xml:id="br0">
      <inkml:brushProperty name="width" value="0.1" units="cm"/>
      <inkml:brushProperty name="height" value="0.1" units="cm"/>
      <inkml:brushProperty name="color" value="#333333"/>
    </inkml:brush>
  </inkml:definitions>
  <inkml:trace contextRef="#ctx0" brushRef="#br0">5 0 3224 0 0,'0'0'143'0'0,"0"0"223"0"0,0 0 837 0 0,-4 4 1376 0 0,4-1 2795 0 0,33 51-1098 0 0,-25-45-4000 0 0,-6-8-138 0 0,-1 1-30 0 0,3 6 51 0 0,0-1-1 0 0,0 1 1 0 0,-1-1 0 0 0,0 1-1 0 0,-1 0 1 0 0,1 2-159 0 0,1 3 480 0 0,0-1 0 0 0,5 11-480 0 0,14 26 848 0 0,2 5-224 0 0,-7-24-117 0 0,11 15-507 0 0,2 2 8 0 0,-18-25-64 0 0,-6-10 53 0 0,1 1 1 0 0,0-1-1 0 0,1 0 0 0 0,8 8 3 0 0,1-1 19 0 0,2 0 176 0 0,0 0-1 0 0,1-1-194 0 0,-12-9 446 0 0,1 0 0 0 0,-2 0 0 0 0,2 2-446 0 0,6 7 238 0 0,25 21-220 0 0,-31-31-18 0 0,0 1 0 0 0,0 0 0 0 0,-1 1-1 0 0,-1 0 1 0 0,0 0 0 0 0,0 1-1 0 0,6 11 1 0 0,-1 2 297 0 0,2 0 1 0 0,1-1-1 0 0,9 9-297 0 0,-10-12 252 0 0,0 1 1 0 0,-1 0 0 0 0,-1 0 0 0 0,1 7-253 0 0,19 38 140 0 0,17 48 56 0 0,-37-86-267 0 0,-5-11 56 0 0,11 29 110 0 0,1-3 76 0 0,-2-4-96 0 0,-15-31-67 0 0,1-1 1 0 0,0 1-1 0 0,4 4-8 0 0,6 12-160 0 0,0 8 409 0 0,9 29-249 0 0,-21-57 23 0 0,0 0 0 0 0,0 0 0 0 0,0 0 0 0 0,1 0 0 0 0,1 2-23 0 0,8 14-221 0 0,69 138 759 0 0,-65-129-767 0 0,11 23-404 0 0,-22-41 621 0 0,1 0 0 0 0,0-1 0 0 0,8 10 12 0 0,-6-9 134 0 0,-1 0 1 0 0,0 0 0 0 0,0 3-135 0 0,19 37 582 0 0,8 11-582 0 0,-1 6 0 0 0,-30-62-47 0 0,0 1 1 0 0,0 0-1 0 0,-1 0 0 0 0,2 7 47 0 0,6 14-241 0 0,-3-10-19 0 0,-4-11 124 0 0,0-1 1 0 0,0 1-1 0 0,1 0 1 0 0,3 3 135 0 0,-3-4-110 0 0,-1 1 1 0 0,0-1 0 0 0,0 0 0 0 0,0 1 0 0 0,-1 0 0 0 0,1 2 109 0 0,4 11-67 0 0,4 9 101 0 0,-1 0 174 0 0,1-1 0 0 0,14 23-208 0 0,8 12 1590 0 0,-24-48-1586 0 0,-2 1 0 0 0,0 1 0 0 0,-1-1 0 0 0,3 14-4 0 0,10 15 0 0 0,4 25 54 0 0,1 9-44 0 0,0 58 248 0 0,-10-48-100 0 0,-11-81-145 0 0,-2-6-11 0 0,0 0 0 0 0,0 0 0 0 0,-1-1 0 0 0,1 1 0 0 0,-1 0 1 0 0,1 0-1 0 0,-1 0 0 0 0,0 0 0 0 0,0 0 0 0 0,1 0 0 0 0,-2-1 0 0 0,1 1 0 0 0,0 1-2 0 0,-18-18-1628 0 0,8-1 760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1:01.553"/>
    </inkml:context>
    <inkml:brush xml:id="br0">
      <inkml:brushProperty name="width" value="0.1" units="cm"/>
      <inkml:brushProperty name="height" value="0.1" units="cm"/>
      <inkml:brushProperty name="color" value="#333333"/>
    </inkml:brush>
  </inkml:definitions>
  <inkml:trace contextRef="#ctx0" brushRef="#br0">142 0 1376 0 0,'0'8'-41'0'0,"0"9"7276"0"0,0-17-6173 0 0,0 0-300 0 0,0 0-55 0 0,0 0-40 0 0,0 0-105 0 0,0 0-46 0 0,0 0-10 0 0,0 0-24 0 0,0 0-88 0 0,0 0-40 0 0,0 0-8 0 0,0 0 8 0 0,0 0 45 0 0,0 0 17 0 0,0 0 6 0 0,0 0-42 0 0,0 0-186 0 0,0 0-88 0 0,0 0-11 0 0,0 0 50 0 0,0 0 235 0 0,0 0 107 0 0,0 0 22 0 0,0 0-45 0 0,0 0-202 0 0,0 0-92 0 0,0 0-11 0 0,0 0-47 0 0,0 0-173 0 0,0 0-71 0 0,0 0-18 0 0,0 0 72 0 0,0 3 198 0 0,0 0 0 0 0,-1 0-1 0 0,1 0 1 0 0,-1 0 0 0 0,0 0 0 0 0,0-1 0 0 0,0 1 0 0 0,0 0 0 0 0,0 0 0 0 0,0 0 0 0 0,-1-1 0 0 0,1 1 0 0 0,-1-1-1 0 0,0 1 1 0 0,-1 0-120 0 0,3-3 7 0 0,0 0-1 0 0,0 1 1 0 0,-1-1 0 0 0,1 0-1 0 0,0 0 1 0 0,-1 1-1 0 0,1-1 1 0 0,0 0-1 0 0,-1 0 1 0 0,1 0-1 0 0,0 0 1 0 0,-1 0 0 0 0,1 0-1 0 0,-1 1 1 0 0,1-1-1 0 0,0 0 1 0 0,-1 0-1 0 0,1 0 1 0 0,0 0-1 0 0,-1 0 1 0 0,1 0 0 0 0,0 0-1 0 0,-1-1-6 0 0,0 1 6 0 0,1 0 0 0 0,-1 0 0 0 0,1 0 0 0 0,-1 0 0 0 0,1 0-1 0 0,-1 0 1 0 0,1 0 0 0 0,-1 0 0 0 0,0 0 0 0 0,1 1 0 0 0,-1-1 0 0 0,1 0-1 0 0,-1 0 1 0 0,1 0 0 0 0,-1 0 0 0 0,1 1 0 0 0,-1-1 0 0 0,1 0 0 0 0,0 1 0 0 0,-1-1-1 0 0,1 0 1 0 0,-1 1-6 0 0,-6 5 65 0 0,6-4-46 0 0,0 0 0 0 0,-1-1 0 0 0,1 1 0 0 0,-1-1 1 0 0,0 1-1 0 0,1-1 0 0 0,-1 0 0 0 0,0 0 0 0 0,0 0 0 0 0,0 0 1 0 0,0 0-1 0 0,0 0 0 0 0,0 0 0 0 0,0-1 0 0 0,-1 1-19 0 0,1-1 45 0 0,1 0 0 0 0,-1 1-1 0 0,1-1 1 0 0,-1 0 0 0 0,0 1 0 0 0,1-1-1 0 0,-1 1 1 0 0,1 0 0 0 0,-1 0 0 0 0,1-1-1 0 0,-1 1 1 0 0,1 0 0 0 0,0 0-1 0 0,-1 0 1 0 0,1 0 0 0 0,0 1 0 0 0,0-1-45 0 0,-19 24 574 0 0,14-16-1061 0 0,5-7 274 0 0,-2 2 181 0 0,3-3 85 0 0,14-6 91 0 0,-5 3-90 0 0,1 0 0 0 0,-1-1-1 0 0,1-1 1 0 0,-1 1-1 0 0,5-5-53 0 0,-12 7 2 0 0,0 0 0 0 0,0 0 0 0 0,0-1 0 0 0,-1 1 0 0 0,1-1-1 0 0,-1 1 1 0 0,1-1 0 0 0,-1 1 0 0 0,1-1 0 0 0,-1 0 0 0 0,0 0-1 0 0,0 0 1 0 0,0 0-2 0 0,7-7 48 0 0,-4 8-38 0 0,-3 1-10 0 0,1 1 0 0 0,0-1 0 0 0,-1 0 0 0 0,1 0 1 0 0,0 0-1 0 0,-1 0 0 0 0,1 0 0 0 0,0 0 1 0 0,-1-1-1 0 0,1 1 0 0 0,0 0 0 0 0,-1-1 0 0 0,10-2 0 0 0,-3-1 11 0 0,-7 3 44 0 0,-10 1 27 0 0,7 0-76 0 0,1 0-1 0 0,-1-1 1 0 0,0 1-1 0 0,0 0 1 0 0,1 0-1 0 0,-1 1 1 0 0,0-1-1 0 0,0 0 1 0 0,1 1-1 0 0,-1-1 1 0 0,0 1-1 0 0,1-1 1 0 0,-1 1-1 0 0,0 0 1 0 0,1-1-1 0 0,-1 1 1 0 0,1 0-1 0 0,-1 0 1 0 0,1 0-1 0 0,0 1 1 0 0,-1-1-1 0 0,1 0 1 0 0,0 1-6 0 0,-41 35 38 0 0,32-29-30 0 0,1 0 0 0 0,-1 0 0 0 0,2 2-1 0 0,-1-1 1 0 0,-6 11-8 0 0,6-10 0 0 0,7-9 0 0 0,3-4 0 0 0,4-5 0 0 0,28-16-20 0 0,-2 1-32 0 0,7-2 52 0 0,-31 21 0 0 0,1 1 12 0 0,-6 3-60 0 0,-2 0-445 0 0,-6 8-2284 0 0,-4 5-4556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1:05.703"/>
    </inkml:context>
    <inkml:brush xml:id="br0">
      <inkml:brushProperty name="width" value="0.1" units="cm"/>
      <inkml:brushProperty name="height" value="0.1" units="cm"/>
      <inkml:brushProperty name="color" value="#333333"/>
    </inkml:brush>
  </inkml:definitions>
  <inkml:trace contextRef="#ctx0" brushRef="#br0">0 54 12320 0 0,'3'-4'195'0'0,"-2"2"-101"0"0,0 1 1 0 0,0-1-1 0 0,0 1 0 0 0,1-1 0 0 0,-1 1 0 0 0,0 0 0 0 0,1 0 0 0 0,-1 0 0 0 0,1 0 0 0 0,-1 0 0 0 0,1 0 0 0 0,0 0 0 0 0,1 0-94 0 0,-3 0-20 0 0,17-9 895 0 0,-16 9-582 0 0,-1 1-139 0 0,0 0-68 0 0,0 0-12 0 0,2-1-14 0 0,11-4-49 0 0,-9 3-34 0 0,1 0-1 0 0,-1 0 1 0 0,1 0 0 0 0,-1 0 0 0 0,1 1 0 0 0,0 0 0 0 0,0 0-1 0 0,0 1 1 0 0,3-1 23 0 0,3 4-126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1:06.063"/>
    </inkml:context>
    <inkml:brush xml:id="br0">
      <inkml:brushProperty name="width" value="0.1" units="cm"/>
      <inkml:brushProperty name="height" value="0.1" units="cm"/>
      <inkml:brushProperty name="color" value="#333333"/>
    </inkml:brush>
  </inkml:definitions>
  <inkml:trace contextRef="#ctx0" brushRef="#br0">1 1 2760 0 0,'1'1'207'0'0,"3"3"1022"0"0,-1-1 1 0 0,1 1-1 0 0,0-1 1 0 0,0 0-1 0 0,0 0 1 0 0,0-1-1 0 0,0 1 1 0 0,4 1-1230 0 0,6 3-286 0 0,-13-6 574 0 0,-1-1-21 0 0,22 0 229 0 0,17 0-914 0 0,-28 0-356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1:06.423"/>
    </inkml:context>
    <inkml:brush xml:id="br0">
      <inkml:brushProperty name="width" value="0.1" units="cm"/>
      <inkml:brushProperty name="height" value="0.1" units="cm"/>
      <inkml:brushProperty name="color" value="#333333"/>
    </inkml:brush>
  </inkml:definitions>
  <inkml:trace contextRef="#ctx0" brushRef="#br0">0 0 6448 0 0,'0'0'576'0'0,"0"0"-464"0"0,14 0-112 0 0,-4 0 0 0 0,-1 5 1008 0 0,2-5 176 0 0,-3 0 40 0 0,6 0 8 0 0,-3 0-784 0 0,-3 0-160 0 0,1 0-32 0 0,1 0-8 0 0,-1-5-336 0 0,1 5-64 0 0,-6 0-8 0 0,6 0-4912 0 0</inkml:trace>
  <inkml:trace contextRef="#ctx0" brushRef="#br0" timeOffset="1">325 169 7368 0 0,'0'0'568'0'0,"9"12"-191"0"0,-4-3 321 0 0,-5-7-424 0 0,1 0 1 0 0,0 0 0 0 0,1 0 0 0 0,-1 0 0 0 0,0 0 0 0 0,0 0 0 0 0,1 0 0 0 0,-1-1 0 0 0,1 1 0 0 0,0 0 0 0 0,-1-1-1 0 0,1 1 1 0 0,0-1 0 0 0,0 0 0 0 0,0 0 0 0 0,0 1 0 0 0,0-1 0 0 0,0-1 0 0 0,0 1 0 0 0,1 0 0 0 0,1 0-275 0 0,14 3-170 0 0,-14-2 42 0 0,-1-1 0 0 0,1 0 1 0 0,0-1-1 0 0,-1 1 0 0 0,1-1 1 0 0,0 0-1 0 0,-1 0 0 0 0,1 0 0 0 0,0 0 1 0 0,-1 0-1 0 0,5-2 128 0 0,12-2-2433 0 0,-17 4 1185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1:06.783"/>
    </inkml:context>
    <inkml:brush xml:id="br0">
      <inkml:brushProperty name="width" value="0.1" units="cm"/>
      <inkml:brushProperty name="height" value="0.1" units="cm"/>
      <inkml:brushProperty name="color" value="#333333"/>
    </inkml:brush>
  </inkml:definitions>
  <inkml:trace contextRef="#ctx0" brushRef="#br0">0 1 10136 0 0,'0'0'230'0'0,"0"0"30"0"0,0 0 19 0 0,1 1-40 0 0,1 1-189 0 0,-1 0 0 0 0,1 0 1 0 0,0 0-1 0 0,-1-1 0 0 0,1 1 0 0 0,0-1 1 0 0,0 0-1 0 0,0 1 0 0 0,1-1 1 0 0,-1 0-1 0 0,0 0 0 0 0,0 0 0 0 0,1 0 1 0 0,-1-1-1 0 0,0 1 0 0 0,1-1 1 0 0,-1 1-1 0 0,1-1-50 0 0,9 2 1084 0 0,0-1 0 0 0,0-1 0 0 0,0 0-1084 0 0,-8 0 312 0 0,-1 0 133 0 0,-3 0-58 0 0,0 0-17 0 0,0 0-30 0 0,0 0-117 0 0,0 0-51 0 0,0 0-11 0 0,0 0-49 0 0,0 0-189 0 0,-2 1-36 0 0,-7 1 7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03:24:25.207"/>
    </inkml:context>
    <inkml:brush xml:id="br0">
      <inkml:brushProperty name="width" value="0.1" units="cm"/>
      <inkml:brushProperty name="height" value="0.1" units="cm"/>
      <inkml:brushProperty name="color" value="#333333"/>
    </inkml:brush>
  </inkml:definitions>
  <inkml:trace contextRef="#ctx0" brushRef="#br0">52 0 12984 0 0,'0'0'596'0'0,"0"0"-14"0"0,2 0-375 0 0,10 1 746 0 0,0 0 0 0 0,0 1 1 0 0,1 1-1 0 0,4 1-953 0 0,18 4 1644 0 0,-28-6-1247 0 0,-1 0 0 0 0,0 0 0 0 0,0 1 0 0 0,0 0 0 0 0,3 2-397 0 0,1 0 348 0 0,-9-4 12 0 0,-1-1-24 0 0,1 0-310 0 0,-1 0-1 0 0,1 1 1 0 0,-1-1-1 0 0,0 1 0 0 0,1-1 1 0 0,-1 0-1 0 0,0 1 1 0 0,1-1-1 0 0,-1 1 1 0 0,0-1-1 0 0,0 1 0 0 0,1-1 1 0 0,-1 1-1 0 0,0-1 1 0 0,0 1-1 0 0,0-1 1 0 0,0 1-1 0 0,0-1 0 0 0,1 1 1 0 0,-1-1-1 0 0,0 1 1 0 0,0-1-1 0 0,0 1 1 0 0,-1-1-1 0 0,1 1 1 0 0,0-1-1 0 0,0 1-25 0 0,-1 15 173 0 0,-10 20-1 0 0,9-26-164 0 0,-1 0 1 0 0,0-1 0 0 0,-1 1 0 0 0,-2 4-9 0 0,5-11 1 0 0,-51 90-8 0 0,42-77 2 0 0,-2 1 0 0 0,0-1-1 0 0,-1-1 1 0 0,-4 3 5 0 0,-34 37-64 0 0,43-43 64 0 0,8-11 0 0 0,-4 2 16 0 0,4-2 67 0 0,0-1 21 0 0,1-1-92 0 0,0 0 1 0 0,0 0-1 0 0,0 0 0 0 0,0 1 1 0 0,1-1-1 0 0,-1 1 0 0 0,0-1 0 0 0,0 0 1 0 0,1 1-1 0 0,-1 0 0 0 0,0-1 1 0 0,1 1-1 0 0,-1 0 0 0 0,1 0 1 0 0,-1 0-1 0 0,0 0 0 0 0,1 0-12 0 0,0 0 22 0 0,7-1 48 0 0,1-1 1 0 0,0 0 0 0 0,-1 0-1 0 0,1-1 1 0 0,-1 0 0 0 0,5-2-71 0 0,-5 1 75 0 0,0 1 0 0 0,0 0 0 0 0,1 1 1 0 0,5-1-76 0 0,13-4 120 0 0,-12 4-73 0 0,0 1-1 0 0,0 0 1 0 0,0 1 0 0 0,0 1-1 0 0,0 0 1 0 0,6 2-47 0 0,26-1 87 0 0,-46-1-82 0 0,0 0 0 0 0,0 1 1 0 0,0-1-1 0 0,0 0 0 0 0,0 1 1 0 0,-1-1-1 0 0,1 1 0 0 0,0-1 1 0 0,0 1-1 0 0,0 0 0 0 0,-1 0 1 0 0,2 0-6 0 0,11 9 12 0 0,-12-6-13 0 0,-2-2 0 0 0,1 9 1 0 0,-4-4 28 0 0,1-1 0 0 0,-1 0 0 0 0,-1 0 0 0 0,1 0 0 0 0,-1 0 0 0 0,0-1 0 0 0,0 0 0 0 0,0 1 0 0 0,-1-1 0 0 0,0-1 0 0 0,-1 2-28 0 0,-50 45 1407 0 0,-21 13-1407 0 0,61-51 44 0 0,-42 29 37 0 0,51-36-125 0 0,-1-1 0 0 0,1 0 0 0 0,-1 0 0 0 0,-7 2 44 0 0,-19 13-522 0 0,25-13-918 0 0,1-3-454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1:07.263"/>
    </inkml:context>
    <inkml:brush xml:id="br0">
      <inkml:brushProperty name="width" value="0.1" units="cm"/>
      <inkml:brushProperty name="height" value="0.1" units="cm"/>
      <inkml:brushProperty name="color" value="#333333"/>
    </inkml:brush>
  </inkml:definitions>
  <inkml:trace contextRef="#ctx0" brushRef="#br0">58 1 10136 0 0,'0'0'777'0'0,"0"0"-430"0"0,0 0 65 0 0,0 0 78 0 0,0 0 20 0 0,0 0 32 0 0,9 14 2278 0 0,-7-7-2406 0 0,0 1 0 0 0,0-1-1 0 0,-1 1 1 0 0,0-1 0 0 0,0 1-1 0 0,-1-1 1 0 0,0 1 0 0 0,0-1-1 0 0,-1 4-413 0 0,0 36 802 0 0,2-30-655 0 0,-2-1-1 0 0,0 0 1 0 0,0 0 0 0 0,-2 0-1 0 0,-1 6-146 0 0,-4 21 86 0 0,-12 136-28 0 0,-2 13-63 0 0,17-142 137 0 0,3-1-1 0 0,2 33-131 0 0,1-24 707 0 0,0-31-369 0 0,2-1 0 0 0,1 2-338 0 0,-1 0 221 0 0,0-1 0 0 0,-1 3-221 0 0,-1 3-206 0 0,0-22 85 0 0,0 1 0 0 0,-1-1 0 0 0,-1 1 0 0 0,-1 9 121 0 0,2-21-1 0 0,0 0-1 0 0,0 1 1 0 0,0-1 0 0 0,0 0 0 0 0,0 1 0 0 0,0-1 0 0 0,0 0 0 0 0,0 1 0 0 0,0-1 0 0 0,0 0 0 0 0,0 0 0 0 0,0 1 0 0 0,0-1 0 0 0,0 0 0 0 0,0 1-1 0 0,-1-1 1 0 0,1 0 0 0 0,0 0 0 0 0,0 1 0 0 0,0-1 0 0 0,0 0 0 0 0,-1 0 0 0 0,1 1 0 0 0,0-1 0 0 0,0 0 0 0 0,-1 0 0 0 0,1 0 0 0 0,0 0-1 0 0,0 1 1 0 0,-1-1 0 0 0,1 0 0 0 0,0 0 0 0 0,-1 0 0 0 0,1 0 0 0 0,0 0 0 0 0,0 0 0 0 0,-1 0 0 0 0,1 0 0 0 0,0 0 0 0 0,-1 1 0 0 0,1-1 0 0 0,0-1-1 0 0,-1 1 1 0 0,1 0 0 0 0,0 0 0 0 0,-1 0 0 0 0,1 0 0 0 0,0 0 0 0 0,0 0 0 0 0,-1 0 0 0 0,1 0 0 0 0,0 0 0 0 0,-1-1 1 0 0,-5 0-6787 0 0,-2 1-94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1:07.663"/>
    </inkml:context>
    <inkml:brush xml:id="br0">
      <inkml:brushProperty name="width" value="0.1" units="cm"/>
      <inkml:brushProperty name="height" value="0.1" units="cm"/>
      <inkml:brushProperty name="color" value="#333333"/>
    </inkml:brush>
  </inkml:definitions>
  <inkml:trace contextRef="#ctx0" brushRef="#br0">104 15 9584 0 0,'0'0'438'0'0,"0"0"-8"0"0,2-1-276 0 0,4-2 949 0 0,0 1 1 0 0,0 0-1 0 0,1 1 0 0 0,-1-1 0 0 0,1 1 0 0 0,4 0-1103 0 0,10 0-212 0 0,5 2 1406 0 0,20 4-1194 0 0,-15-2 714 0 0,-3 0-467 0 0,1 2-1 0 0,-1 0 1 0 0,17 7-247 0 0,-34-9 59 0 0,-1 1 0 0 0,1 0 1 0 0,-1 1-1 0 0,0 0 0 0 0,0 0 0 0 0,-1 1 0 0 0,1 1 0 0 0,-2-1 1 0 0,1 2-1 0 0,6 6-59 0 0,-13-11 5 0 0,1 0 0 0 0,-1 0 1 0 0,0 0-1 0 0,0 1 1 0 0,0-1-1 0 0,-1 1 0 0 0,1 0 1 0 0,-1-1-1 0 0,0 1 0 0 0,0 0 1 0 0,0 0-1 0 0,-1 0 0 0 0,1 3-5 0 0,-1-2 12 0 0,0 1 0 0 0,0-1 0 0 0,0 1 0 0 0,0 0 0 0 0,-1-1 0 0 0,0 1 0 0 0,-1-1 0 0 0,1 1 0 0 0,-1-1-12 0 0,-4 10 36 0 0,0-1 0 0 0,-1 0 0 0 0,-1 0 0 0 0,0-1 1 0 0,-1 0-1 0 0,-1 0 0 0 0,0-1 0 0 0,0 0 0 0 0,-1-1 0 0 0,-1 0 0 0 0,0-1 0 0 0,-1 0-36 0 0,9-7 14 0 0,0-1 1 0 0,0 0-1 0 0,-1 0 0 0 0,1-1 0 0 0,-1 1 0 0 0,1-1 0 0 0,-1 0 0 0 0,1 0 0 0 0,-3 0-14 0 0,2-1 20 0 0,1 1 1 0 0,-1 0-1 0 0,0 0 0 0 0,0 1 0 0 0,1-1 1 0 0,-1 1-1 0 0,1 0 0 0 0,0 0 0 0 0,-1 0 1 0 0,-2 3-21 0 0,-8 8 76 0 0,0 1 1 0 0,1 1-1 0 0,1 0 1 0 0,0 2-77 0 0,-5 5 323 0 0,-1-1 0 0 0,-5 3-323 0 0,7-10 708 0 0,-17 11-708 0 0,-4 3 369 0 0,-23 18-80 0 0,60-45-317 0 0,0-1 0 0 0,0 1-1 0 0,0 0 1 0 0,0-1 0 0 0,0 1-1 0 0,0-1 1 0 0,0 1-1 0 0,0-1 1 0 0,-1 1 0 0 0,1-1-1 0 0,0 0 1 0 0,0 0 0 0 0,0 0-1 0 0,-1 0 1 0 0,1 1 0 0 0,0-1-1 0 0,0-1 1 0 0,0 1 0 0 0,-1 0-1 0 0,1 0 29 0 0,-9-1-302 0 0,12-1-1603 0 0,6-8-5600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1:09.443"/>
    </inkml:context>
    <inkml:brush xml:id="br0">
      <inkml:brushProperty name="width" value="0.1" units="cm"/>
      <inkml:brushProperty name="height" value="0.1" units="cm"/>
      <inkml:brushProperty name="color" value="#333333"/>
    </inkml:brush>
  </inkml:definitions>
  <inkml:trace contextRef="#ctx0" brushRef="#br0">156 2501 10136 0 0,'-4'-32'230'0'0,"4"31"-170"0"0,0-1 0 0 0,-1 0 0 0 0,1 1 0 0 0,0-1 0 0 0,-1 1 0 0 0,0-1 0 0 0,1 0-1 0 0,-1 1 1 0 0,0-1 0 0 0,0 1 0 0 0,1 0 0 0 0,-1-1 0 0 0,0 1 0 0 0,0 0 0 0 0,-1 0-1 0 0,1-1 1 0 0,0 1 0 0 0,0 0 0 0 0,-1 0 0 0 0,1 0 0 0 0,0 0 0 0 0,-1 1 0 0 0,1-1-1 0 0,-1 0 1 0 0,1 0 0 0 0,-1 1 0 0 0,1-1 0 0 0,-1 1 0 0 0,0 0 0 0 0,1-1 0 0 0,-1 1 0 0 0,0 0-1 0 0,1 0 1 0 0,-1 0 0 0 0,0 0 0 0 0,1 0 0 0 0,-1 0 0 0 0,0 1 0 0 0,1-1 0 0 0,-1 0-1 0 0,1 1 1 0 0,-1 0 0 0 0,1-1 0 0 0,-1 1 0 0 0,0 0-60 0 0,0 0 258 0 0,0 1 1 0 0,0-1-1 0 0,0 1 1 0 0,0-1-1 0 0,1 1 1 0 0,-1 0-1 0 0,0 0 1 0 0,1 0-1 0 0,-1 0 1 0 0,1 0-259 0 0,-12 14 1114 0 0,12-15-998 0 0,0 1 0 0 0,0-1 0 0 0,0 1 0 0 0,0-1 1 0 0,0 1-1 0 0,0 0 0 0 0,0-1 0 0 0,1 1 0 0 0,-1 0 1 0 0,1 0-1 0 0,-1-1 0 0 0,1 1 0 0 0,0 0 0 0 0,-1 1-116 0 0,1 2 208 0 0,0-1-1 0 0,0 1 1 0 0,0 0-1 0 0,0 0 0 0 0,1 3-207 0 0,4 15 0 0 0,7 17 0 0 0,4 21 0 0 0,-6-32 0 0 0,-10-29 0 0 0,1 0 0 0 0,-1 0 0 0 0,0 0 0 0 0,0 1 0 0 0,0-1 0 0 0,0 0 0 0 0,0 0 0 0 0,0 0 0 0 0,0 0 0 0 0,0 1 0 0 0,0-1 0 0 0,1 0 0 0 0,-1 0 0 0 0,0 0 0 0 0,0 0 0 0 0,0 0 0 0 0,0 0 0 0 0,0 1 0 0 0,1-1 0 0 0,-1 0 0 0 0,0 0 0 0 0,0 0 0 0 0,0 0 0 0 0,0 0 0 0 0,1 0 0 0 0,-1 0 0 0 0,0 0 0 0 0,0 0 0 0 0,0 0 0 0 0,1 0 0 0 0,-1 0 0 0 0,0 0 0 0 0,0 0 0 0 0,8-7 0 0 0,-3 2 0 0 0,-3 2 0 0 0,1 0 0 0 0,-1 0 0 0 0,0-1 0 0 0,0 1 0 0 0,0-1 0 0 0,0 1 0 0 0,-1-1 0 0 0,1-2 0 0 0,2-3 0 0 0,0 0 0 0 0,0-1 0 0 0,-1 0 0 0 0,1-2 0 0 0,-4 11 0 0 0,0 0 0 0 0,0 0 0 0 0,0 0 0 0 0,0-1 0 0 0,0 1 0 0 0,0 0 0 0 0,-1 0 0 0 0,1-1 0 0 0,0 1 0 0 0,-1 0 0 0 0,1 0 0 0 0,-1 0 0 0 0,1 0 0 0 0,-1 0 0 0 0,1 0 0 0 0,-1 0 0 0 0,0 0 0 0 0,1 0 0 0 0,-1 0 0 0 0,0 0 0 0 0,0 0 0 0 0,0 0 0 0 0,0 0 0 0 0,0 1 0 0 0,0-1 0 0 0,0 0 0 0 0,0 1 0 0 0,0-1 0 0 0,0 1 0 0 0,0-1 0 0 0,0 1 0 0 0,-1-1 0 0 0,1 1 0 0 0,0 0 0 0 0,0-1 0 0 0,0 1 0 0 0,-1 0 0 0 0,1 0 0 0 0,0 0 0 0 0,0 0 0 0 0,0 0 0 0 0,-1 1 0 0 0,1-1 0 0 0,0 0 0 0 0,0 0 0 0 0,0 1 0 0 0,-1-1 0 0 0,1 1 0 0 0,-1 0 0 0 0,-28 14 0 0 0,23-12 0 0 0,1 0 0 0 0,0 0 0 0 0,0 0 0 0 0,-4 3 0 0 0,-23 24 0 0 0,33-30 0 0 0,-1 0 0 0 0,1 0 0 0 0,-1 0 0 0 0,1 1 0 0 0,-1-1 0 0 0,1 0 0 0 0,-1 1 0 0 0,1-1 0 0 0,-1 0 0 0 0,1 1 0 0 0,0-1 0 0 0,-1 0 0 0 0,1 1 0 0 0,0-1 0 0 0,-1 1 0 0 0,1-1 0 0 0,0 1 0 0 0,-1-1 0 0 0,1 1 0 0 0,0-1 0 0 0,0 1 0 0 0,0-1 0 0 0,-1 1 0 0 0,1-1 0 0 0,0 1 0 0 0,0-1 0 0 0,0 1 0 0 0,0 0 0 0 0,0-1 0 0 0,0 1 0 0 0,0-1 0 0 0,0 1 0 0 0,0 0 0 0 0,0 0 0 0 0,0-1 0 0 0,0 1 0 0 0,-1-1 0 0 0,1 1 0 0 0,0 0 0 0 0,0-1 0 0 0,0 1 0 0 0,0 0 0 0 0,0-1 0 0 0,0 1 0 0 0,0 0 0 0 0,0-1 0 0 0,0 1 0 0 0,0 0 0 0 0,0-1 0 0 0,0 1 0 0 0,0 0 0 0 0,0-1 0 0 0,1 1 0 0 0,-1-1 0 0 0,0 1 0 0 0,0 0 0 0 0,1 0 0 0 0,1 1 0 0 0,0 9 0 0 0,6-1 0 0 0,19 21 179 0 0,-26-29-126 0 0,1-4 1 0 0,1-1-53 0 0,0 0 1 0 0,0 1 0 0 0,0-1-1 0 0,0 1 1 0 0,1-1-1 0 0,-1 1 1 0 0,2 0-2 0 0,8-9-1 0 0,7-9 14 0 0,-8 8 18 0 0,0-1 0 0 0,2-5-31 0 0,42-58 113 0 0,37-61-503 0 0,-49 72 807 0 0,8-6-417 0 0,11-14-295 0 0,108-151 1226 0 0,-46 63-836 0 0,-6 6-38 0 0,22-30 87 0 0,-108 152-26 0 0,42-53 209 0 0,-7 9-133 0 0,-3 3-92 0 0,-2 3-24 0 0,23-27 4 0 0,-51 66-84 0 0,13-23 2 0 0,20-26 13 0 0,-10 17 37 0 0,10-25-50 0 0,18-26 67 0 0,-54 86-65 0 0,15-23-165 0 0,34-45 319 0 0,-68 92-277 0 0,0 0 0 0 0,2 1 0 0 0,14-13 121 0 0,-25 28 0 0 0,2-1 46 0 0,5-11 418 0 0,-7 2-452 0 0,-4 10-12 0 0,0 0 0 0 0,0 0 0 0 0,0 0 0 0 0,1 0 0 0 0,-1 0 0 0 0,0 0 0 0 0,0 0 0 0 0,1 1 0 0 0,-1-1 0 0 0,1 0-1 0 0,-1 0 1 0 0,0 0 0 0 0,1 1 0 0 0,0-1 0 0 0,-1 0 0 0 0,1 0 0 0 0,-1 1 0 0 0,1-1 0 0 0,0 0 0 0 0,0 1 0 0 0,-1-1-1 0 0,1 1 1 0 0,0-1 0 0 0,1 1 0 0 0,3-4 9 0 0,0 1 1 0 0,0-1-1 0 0,-1 0 0 0 0,1 0 0 0 0,-1 0 0 0 0,1-1 0 0 0,-1 0-9 0 0,0-1 0 0 0,0-1-24 0 0,-3 6-100 0 0,-1 1-41 0 0,0 0-10 0 0,0 0-210 0 0,0 0-879 0 0,-2-1-383 0 0,-5-5-73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1:09.903"/>
    </inkml:context>
    <inkml:brush xml:id="br0">
      <inkml:brushProperty name="width" value="0.1" units="cm"/>
      <inkml:brushProperty name="height" value="0.1" units="cm"/>
      <inkml:brushProperty name="color" value="#333333"/>
    </inkml:brush>
  </inkml:definitions>
  <inkml:trace contextRef="#ctx0" brushRef="#br0">47 143 10080 0 0,'-1'0'63'0'0,"1"-1"0"0"0,-1 1 0 0 0,1 0 0 0 0,-1 0 0 0 0,1 0 0 0 0,-1 0 0 0 0,1 0 0 0 0,-1 0-1 0 0,1 0 1 0 0,-1 1 0 0 0,1-1 0 0 0,-1 0 0 0 0,1 0 0 0 0,-1 0 0 0 0,1 0 0 0 0,-1 1 0 0 0,0-1-63 0 0,-13 20 1879 0 0,11-14-1075 0 0,1-1-219 0 0,-1-1 1 0 0,1 1-1 0 0,-1 0 0 0 0,0-1 0 0 0,-3 4-585 0 0,6-7 74 0 0,0 0 0 0 0,-1 0 0 0 0,1 0 0 0 0,0 0 0 0 0,0 0 0 0 0,0 0 0 0 0,0 0 0 0 0,0 0 0 0 0,1 0 0 0 0,-1 0 0 0 0,0 0 0 0 0,0 0 0 0 0,1 0 0 0 0,-1 0 0 0 0,1 0 0 0 0,-1 0 0 0 0,1 0 0 0 0,-1 0 0 0 0,1-1 0 0 0,-1 1 0 0 0,1 0 0 0 0,0 0-74 0 0,1 2 316 0 0,-1-2-270 0 0,2 5 150 0 0,0-1-1 0 0,0 1 1 0 0,1-1-1 0 0,0 0 0 0 0,0 0-195 0 0,-2-3 15 0 0,0-1-1 0 0,-1 1 1 0 0,1 0-1 0 0,0-1 1 0 0,1 0-1 0 0,-1 0 1 0 0,0 1-1 0 0,0-1 1 0 0,0-1-1 0 0,1 1 1 0 0,-1 0-1 0 0,0 0 0 0 0,1-1 1 0 0,-1 1-1 0 0,1-1-14 0 0,2 0 13 0 0,-1 0 1 0 0,1 0-1 0 0,-1 0 0 0 0,1-1 0 0 0,-1 1 0 0 0,1-1 0 0 0,-1 0 0 0 0,1-1 0 0 0,-1 1 0 0 0,0-1 0 0 0,0 0 0 0 0,0 0 0 0 0,0 0 1 0 0,0 0-1 0 0,0-1 0 0 0,0 1 0 0 0,-1-1 0 0 0,1 0 0 0 0,-1-1 0 0 0,1 0-13 0 0,2-2 16 0 0,0-1 1 0 0,-1 0-1 0 0,0 0 0 0 0,0 0 0 0 0,-1-1 0 0 0,0 1 1 0 0,0-1-1 0 0,-1 0 0 0 0,0 0 0 0 0,1-5-16 0 0,0 0 0 0 0,-3 8 0 0 0,1 0 0 0 0,-1 0 0 0 0,0-1 0 0 0,0 1 0 0 0,-1 0 0 0 0,1 0 0 0 0,-1-1 0 0 0,0-1 0 0 0,-1 0 0 0 0,0 0 0 0 0,-1 0 0 0 0,1 0 0 0 0,-1 1 0 0 0,0-1 0 0 0,-1 1 0 0 0,0 0 0 0 0,0-2 0 0 0,1 6 0 0 0,1 0 0 0 0,0 0 0 0 0,0 0 0 0 0,-1 0 0 0 0,1 0 0 0 0,-1 0 0 0 0,0 0 0 0 0,0 1 0 0 0,0-1 0 0 0,1 1 0 0 0,-1-1 0 0 0,-1 1 0 0 0,1-1 0 0 0,0 1 0 0 0,0 0 0 0 0,0 0 0 0 0,-1 0 0 0 0,1 1 0 0 0,0-1 0 0 0,-1 0 0 0 0,1 1 0 0 0,-1 0 0 0 0,1-1 0 0 0,-1 1 0 0 0,-2 0 0 0 0,-1 0 0 0 0,1 1 0 0 0,-1-1 0 0 0,1 1 0 0 0,-1 0 0 0 0,1 1 0 0 0,0-1 0 0 0,-4 3 0 0 0,6-3 0 0 0,0 1 0 0 0,0-1 0 0 0,0 1 0 0 0,1 0 0 0 0,-1 0 0 0 0,1 0 0 0 0,-1 0 0 0 0,1 1 0 0 0,0-1 0 0 0,0 1 0 0 0,0 0 0 0 0,0-1 0 0 0,0 1 0 0 0,1 0 0 0 0,-2 2 0 0 0,-5 13-172 0 0,0-1-1 0 0,1 1 0 0 0,2 1 0 0 0,-1 0 0 0 0,0 11 173 0 0,5-22 56 0 0,0 0-1 0 0,1 0 0 0 0,0 1 0 0 0,0-1 1 0 0,1 0-1 0 0,0 0 0 0 0,1 0 0 0 0,0 1 1 0 0,1 2-56 0 0,-2-10 11 0 0,0 0 0 0 0,0-1-1 0 0,-1 1 1 0 0,1-1 0 0 0,0 1 0 0 0,0 0 0 0 0,0-1 0 0 0,0 0 0 0 0,0 1 0 0 0,0-1-1 0 0,0 1 1 0 0,0-1 0 0 0,0 0 0 0 0,1 0 0 0 0,-1 0 0 0 0,0 0 0 0 0,0 0 0 0 0,0 0 0 0 0,0 0-1 0 0,0 0 1 0 0,1 0-11 0 0,-1 0 24 0 0,2 0-19 0 0,0-1 0 0 0,0 1 1 0 0,0 0-1 0 0,0-1 0 0 0,0 0 1 0 0,0 0-1 0 0,0 0 0 0 0,-1 0 0 0 0,1 0 1 0 0,0 0-1 0 0,0-1-5 0 0,-2 1 2 0 0,0 0-1 0 0,1 0 1 0 0,-1 0-1 0 0,0 0 1 0 0,1 0-1 0 0,-1 0 1 0 0,0 0-1 0 0,0 0 1 0 0,0 0-1 0 0,0-1 1 0 0,0 1-1 0 0,0-1 1 0 0,0 1-1 0 0,-1 0 1 0 0,1-1-1 0 0,0 1 1 0 0,-1-1-1 0 0,1 0-1 0 0,-1-1 9 0 0,1 0 0 0 0,0 0 1 0 0,0 0-1 0 0,1 0 0 0 0,-1 0 0 0 0,2-1-9 0 0,-2 2 4 0 0,0 1 1 0 0,-1 0-1 0 0,1 0 0 0 0,0 0 1 0 0,0 0-1 0 0,-1-1 0 0 0,1 1 0 0 0,-1 0 1 0 0,1 0-1 0 0,-1-1 0 0 0,0 1 0 0 0,0 0 1 0 0,1-1-1 0 0,-1 1 0 0 0,0-1 1 0 0,0 1-1 0 0,0 0 0 0 0,0-1 0 0 0,0 1 1 0 0,-1 0-1 0 0,1-1 0 0 0,0 1 1 0 0,-1 0-1 0 0,1-1 0 0 0,-1 1 0 0 0,1 0 1 0 0,-1-1-5 0 0,-7-15 84 0 0,8 16-56 0 0,-1-1 0 0 0,1 1-1 0 0,-1-1 1 0 0,0 1 0 0 0,1 0-1 0 0,-1-1 1 0 0,0 1 0 0 0,0 0-1 0 0,0-1 1 0 0,0 1 0 0 0,0 0 0 0 0,0 0-1 0 0,0 0 1 0 0,0 0 0 0 0,0 0-1 0 0,-1 0 1 0 0,1 0 0 0 0,0 0-1 0 0,-2 0-27 0 0,1 0 39 0 0,2 1-30 0 0,-1 0-1 0 0,1 0 1 0 0,-1 0 0 0 0,1-1-1 0 0,-1 1 1 0 0,1 0-1 0 0,0 0 1 0 0,-1 0 0 0 0,1-1-1 0 0,-1 1 1 0 0,1 0-1 0 0,0-1 1 0 0,-1 1 0 0 0,1 0-1 0 0,0 0 1 0 0,0-1-1 0 0,-1 1 1 0 0,1-1 0 0 0,0 1-1 0 0,0 0 1 0 0,-1-1-1 0 0,1 1 1 0 0,0-1 0 0 0,0 1-9 0 0,-18 8 229 0 0,12-5-232 0 0,0 1 0 0 0,1 0 0 0 0,0 0 0 0 0,0 1 0 0 0,0-1 0 0 0,0 1 0 0 0,-1 3 3 0 0,-6 13-6096 0 0,10-9-557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1:10.833"/>
    </inkml:context>
    <inkml:brush xml:id="br0">
      <inkml:brushProperty name="width" value="0.1" units="cm"/>
      <inkml:brushProperty name="height" value="0.1" units="cm"/>
      <inkml:brushProperty name="color" value="#333333"/>
    </inkml:brush>
  </inkml:definitions>
  <inkml:trace contextRef="#ctx0" brushRef="#br0">4 117 9672 0 0,'-1'-9'1004'0'0,"0"4"-528"0"0,0-1 1 0 0,1 1-1 0 0,-1-1 0 0 0,1 1 1 0 0,1-6-477 0 0,-1 9 177 0 0,0 0-1 0 0,0 0 1 0 0,1 1 0 0 0,-1-1 0 0 0,1 0 0 0 0,-1 0-1 0 0,1 1 1 0 0,0-1 0 0 0,-1 0 0 0 0,1 1-1 0 0,0-1 1 0 0,0 1 0 0 0,0-1 0 0 0,0 1 0 0 0,1-1-1 0 0,-1 1 1 0 0,0 0 0 0 0,1-1 0 0 0,0 1-177 0 0,1-1 131 0 0,0 0 0 0 0,-1 0 0 0 0,1 0 0 0 0,0-1 0 0 0,-1 1 0 0 0,0-1 0 0 0,1 1 0 0 0,-1-1 0 0 0,0 0 0 0 0,1-2-131 0 0,-2 4 39 0 0,-1 1-1 0 0,1-1 0 0 0,0 0 1 0 0,0 1-1 0 0,-1-1 0 0 0,1 1 1 0 0,0 0-1 0 0,0-1 0 0 0,0 1 0 0 0,-1 0 1 0 0,1-1-1 0 0,0 1 0 0 0,0 0 1 0 0,0 0-1 0 0,0 0 0 0 0,0-1 1 0 0,0 1-1 0 0,0 0 0 0 0,0 0 0 0 0,-1 1 1 0 0,1-1-1 0 0,0 0 0 0 0,0 0 1 0 0,0 0-1 0 0,0 0 0 0 0,0 1 1 0 0,0-1-1 0 0,-1 1 0 0 0,1-1 1 0 0,0 0-1 0 0,0 1 0 0 0,0-1 0 0 0,-1 1-38 0 0,4 1-125 0 0,0-1-1 0 0,0 1 1 0 0,1-1 0 0 0,-1 0-1 0 0,0 0 1 0 0,0 0-1 0 0,1-1 1 0 0,-1 1-1 0 0,0-1 1 0 0,1 0-1 0 0,-1-1 1 0 0,0 1-1 0 0,0-1 1 0 0,1 1-1 0 0,-1-1 1 0 0,0-1-1 0 0,0 1 1 0 0,0 0 0 0 0,2-2 124 0 0,8-4-1414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1:11.193"/>
    </inkml:context>
    <inkml:brush xml:id="br0">
      <inkml:brushProperty name="width" value="0.1" units="cm"/>
      <inkml:brushProperty name="height" value="0.1" units="cm"/>
      <inkml:brushProperty name="color" value="#333333"/>
    </inkml:brush>
  </inkml:definitions>
  <inkml:trace contextRef="#ctx0" brushRef="#br0">37 54 1840 0 0,'0'0'83'0'0,"0"1"-6"0"0,1 3-43 0 0,0-1 1 0 0,0 0-1 0 0,-1 1 1 0 0,1-1-1 0 0,-1 0 1 0 0,0 1-1 0 0,0-1 1 0 0,0 1-1 0 0,-1-1 1 0 0,1 0-1 0 0,-1 1 1 0 0,0 0-35 0 0,-1 10 1947 0 0,0-2-9 0 0,-1-1 0 0 0,-1 1 0 0 0,0-1 0 0 0,0 1-1 0 0,-1-1 1 0 0,0 0 0 0 0,-3 2-1938 0 0,7-12 745 0 0,1-1-10 0 0,0 0-52 0 0,0 0-197 0 0,0 0-80 0 0,1-1-347 0 0,0 0 0 0 0,0 0 0 0 0,0 0 0 0 0,0 0 0 0 0,0 0 0 0 0,1 0 0 0 0,-1 0 0 0 0,0 0 0 0 0,0 0 1 0 0,1 0-1 0 0,-1 0 0 0 0,0 1 0 0 0,1-1 0 0 0,0 1-59 0 0,2-2 71 0 0,-1 0-48 0 0,0-1 0 0 0,0 1 0 0 0,-1 0-1 0 0,1-1 1 0 0,-1 1 0 0 0,1-1-1 0 0,1-2-22 0 0,11-11 45 0 0,13-12-276 0 0,-21 19-327 0 0,1 2 1 0 0,0-1-1 0 0,1 1 1 0 0,6-5 557 0 0,4 3-1967 0 0</inkml:trace>
  <inkml:trace contextRef="#ctx0" brushRef="#br0" timeOffset="1">381 113 7368 0 0,'0'0'656'0'0,"0"0"-528"0"0,0 0-128 0 0,5-4 0 0 0,9-1 968 0 0,-6 2 168 0 0,3-6 32 0 0,-3 0 8 0 0,1 1-472 0 0,2 1-96 0 0,-3-2-24 0 0,6 0 0 0 0,-3-3-472 0 0,2 4-112 0 0,-4-5 0 0 0,5 5-4048 0 0,-4-1-816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1:11.555"/>
    </inkml:context>
    <inkml:brush xml:id="br0">
      <inkml:brushProperty name="width" value="0.1" units="cm"/>
      <inkml:brushProperty name="height" value="0.1" units="cm"/>
      <inkml:brushProperty name="color" value="#333333"/>
    </inkml:brush>
  </inkml:definitions>
  <inkml:trace contextRef="#ctx0" brushRef="#br0">0 231 6912 0 0,'5'4'608'0'0,"4"-4"-480"0"0,1 5-128 0 0,-1-5 0 0 0,-4 0 1152 0 0,4 0 200 0 0,-9 0 48 0 0,0 0 8 0 0,5-9-872 0 0,4 4-176 0 0,5 2-32 0 0,0-6-8 0 0,-4 0-208 0 0,-1 2-48 0 0,1-7 0 0 0,-1 2-3992 0 0,5 0-792 0 0</inkml:trace>
  <inkml:trace contextRef="#ctx0" brushRef="#br0" timeOffset="1">311 127 5064 0 0,'0'0'232'0'0,"1"1"-14"0"0,11 2-190 0 0,-8-2 702 0 0,-1-1-1 0 0,1 0 1 0 0,-1 0-1 0 0,0 0 0 0 0,1-1 1 0 0,-1 1-1 0 0,1-1 1 0 0,-1 0-1 0 0,0 0 1 0 0,0 0-1 0 0,1 0 0 0 0,-1 0 1 0 0,2-2-730 0 0,2 0 275 0 0,1 0-1 0 0,-1 0 1 0 0,-1-1 0 0 0,1 0 0 0 0,-1 0 0 0 0,1-1-1 0 0,-1 0 1 0 0,0 0 0 0 0,-1 0 0 0 0,4-4-275 0 0,-7 5-28 0 0,1 1 1 0 0,0 0-1 0 0,0 0 1 0 0,0 0-1 0 0,1 0 1 0 0,-1 1-1 0 0,1-1 1 0 0,1 0 27 0 0,-4 2-6 0 0,-1 1 1 0 0,1 0-1 0 0,-1-1 0 0 0,1 1 1 0 0,-1-1-1 0 0,1 1 0 0 0,-1-1 1 0 0,0 1-1 0 0,1-1 1 0 0,-1 1-1 0 0,1-1 0 0 0,-1 1 1 0 0,0-1-1 0 0,0 1 0 0 0,1-1 1 0 0,-1 0-1 0 0,0 1 0 0 0,0-1 1 0 0,0 1-1 0 0,0-1 6 0 0,1-2-9 0 0,1-1 18 0 0,2 1-10 0 0,12-4-73 0 0,-3-3-1243 0 0,-1 3 813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1:12.443"/>
    </inkml:context>
    <inkml:brush xml:id="br0">
      <inkml:brushProperty name="width" value="0.1" units="cm"/>
      <inkml:brushProperty name="height" value="0.1" units="cm"/>
      <inkml:brushProperty name="color" value="#333333"/>
    </inkml:brush>
  </inkml:definitions>
  <inkml:trace contextRef="#ctx0" brushRef="#br0">157 172 8288 0 0,'0'0'638'0'0,"-1"-2"-414"0"0,0 0-66 0 0,1 0-1 0 0,-1 0 1 0 0,0 0-1 0 0,1 0 1 0 0,0 0-1 0 0,-1 0 1 0 0,1 0-1 0 0,0-1-157 0 0,-23-4 5368 0 0,19 5-4812 0 0,0 0-1 0 0,0 1 1 0 0,0-1 0 0 0,-1 1-1 0 0,1 0 1 0 0,0 1-1 0 0,-1-1 1 0 0,1 1-1 0 0,0 0 1 0 0,-4 0-556 0 0,7 0 28 0 0,0 0 0 0 0,0 1 0 0 0,1-1 0 0 0,-1 0-1 0 0,0 0 1 0 0,0 1 0 0 0,1-1 0 0 0,-1 1 0 0 0,0-1 0 0 0,1 0 0 0 0,-1 1 0 0 0,1-1 0 0 0,-1 1-1 0 0,1 0 1 0 0,-1-1 0 0 0,1 1 0 0 0,-1-1 0 0 0,1 1 0 0 0,-1 0 0 0 0,1-1 0 0 0,-1 2-28 0 0,-6 14 271 0 0,-7 29-34 0 0,1 1 1 0 0,3 0-1 0 0,2 1 0 0 0,2 0 0 0 0,2 0 0 0 0,2 28-237 0 0,2-45 77 0 0,1 1 1 0 0,2 0-1 0 0,0-1 1 0 0,3 1-1 0 0,0-1 1 0 0,2-1-1 0 0,1 1 1 0 0,2-1-1 0 0,3 5-77 0 0,-11-27 17 0 0,1 0 0 0 0,0 0-1 0 0,1 0 1 0 0,0-1-1 0 0,0 1 1 0 0,0-1 0 0 0,1 0-1 0 0,-1 0 1 0 0,1-1 0 0 0,1 0-1 0 0,-1 0 1 0 0,1-1 0 0 0,0 1-1 0 0,0-1 1 0 0,0-1-1 0 0,1 1 1 0 0,-1-1 0 0 0,1-1-1 0 0,0 1 1 0 0,0-1 0 0 0,0-1-1 0 0,0 1 1 0 0,7-1-17 0 0,-6 0 31 0 0,-1 0-1 0 0,0-1 1 0 0,1 0 0 0 0,-1-1 0 0 0,0 0 0 0 0,0 0-1 0 0,1-1 1 0 0,-1 1 0 0 0,0-2 0 0 0,-1 1 0 0 0,2-2-31 0 0,20-13 171 0 0,-1-1 1 0 0,-1-1-1 0 0,-1-1 1 0 0,8-9-172 0 0,1-1 144 0 0,-6 5-91 0 0,-1-2 0 0 0,-1-1 0 0 0,-1-1-1 0 0,-2-1 1 0 0,-1-1 0 0 0,-2-2 0 0 0,-1 0 0 0 0,-1 0-1 0 0,-2-2 1 0 0,7-23-53 0 0,-15 35 0 0 0,-2 0-1 0 0,0-1 0 0 0,-2 0 1 0 0,0-4 0 0 0,-3 16 1 0 0,-1 1 0 0 0,-1-1 1 0 0,0 1-1 0 0,0-1 1 0 0,-1 1-1 0 0,0-1 1 0 0,-1 1-1 0 0,0-1 1 0 0,-4-8-2 0 0,2 8 13 0 0,-1 0 1 0 0,0 1-1 0 0,-1-1 0 0 0,0 1 1 0 0,-4-4-14 0 0,6 9 6 0 0,-1 0 0 0 0,-1 0 1 0 0,0 0-1 0 0,1 0 0 0 0,-2 1 1 0 0,1 0-1 0 0,0 1 0 0 0,-7-4-6 0 0,6 3 7 0 0,0 1 0 0 0,0 0 1 0 0,0 1-1 0 0,0 0 0 0 0,-1 0 0 0 0,0 0 0 0 0,1 1 0 0 0,-1 0 0 0 0,-1 1-7 0 0,-37-7 38 0 0,35 5 27 0 0,0 1 0 0 0,0 0-1 0 0,-1 0 1 0 0,1 2 0 0 0,0-1-1 0 0,-1 1 1 0 0,1 1-1 0 0,0 0 1 0 0,-8 2-65 0 0,19-3-1 0 0,-5 1-105 0 0,0 0 1 0 0,1 0-1 0 0,-1 1 1 0 0,0-1-1 0 0,1 1 0 0 0,-1 0 1 0 0,1 1-1 0 0,-1-1 1 0 0,1 1-1 0 0,0-1 0 0 0,0 1 1 0 0,0 1-1 0 0,0-1 0 0 0,1 0 1 0 0,-1 1 105 0 0,-15 23-3147 0 0,9-12 1291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1:12.813"/>
    </inkml:context>
    <inkml:brush xml:id="br0">
      <inkml:brushProperty name="width" value="0.1" units="cm"/>
      <inkml:brushProperty name="height" value="0.1" units="cm"/>
      <inkml:brushProperty name="color" value="#333333"/>
    </inkml:brush>
  </inkml:definitions>
  <inkml:trace contextRef="#ctx0" brushRef="#br0">6 1 1376 0 0,'-1'16'2993'0'0,"0"-15"-2732"0"0,0 1-1 0 0,1 0 0 0 0,-1 0 1 0 0,1 0-1 0 0,0 0 0 0 0,-1 0 1 0 0,1 0-1 0 0,0 0 0 0 0,0 0 1 0 0,0 0-1 0 0,0 0 0 0 0,0 0 1 0 0,1 0-1 0 0,-1 0 1 0 0,1 0-1 0 0,-1 0 0 0 0,1-1 1 0 0,0 1-1 0 0,-1 0 0 0 0,1 0 1 0 0,0 0-1 0 0,0-1 0 0 0,1 1 1 0 0,-1-1-1 0 0,0 1 0 0 0,0-1 1 0 0,1 1-1 0 0,-1-1 1 0 0,1 1-1 0 0,-1-1 0 0 0,1 0 1 0 0,0 0-1 0 0,0 1-260 0 0,12 7 976 0 0,-5-2-339 0 0,0 0 0 0 0,1-1 1 0 0,0 0-1 0 0,0-1 0 0 0,3 1-637 0 0,3 0 538 0 0,33 14 2968 0 0,46 11-3506 0 0,4 0 2151 0 0,-2 3 0 0 0,11 10-2151 0 0,-24-11 114 0 0,-68-28-114 0 0,-4-1-177 0 0,-10-3-747 0 0,-3 0-335 0 0,-3 1-69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9-23T11:51:13.933"/>
    </inkml:context>
    <inkml:brush xml:id="br0">
      <inkml:brushProperty name="width" value="0.1" units="cm"/>
      <inkml:brushProperty name="height" value="0.1" units="cm"/>
      <inkml:brushProperty name="color" value="#333333"/>
    </inkml:brush>
  </inkml:definitions>
  <inkml:trace contextRef="#ctx0" brushRef="#br0">733 4 2304 0 0,'0'0'405'0'0,"0"0"862"0"0,0 0 374 0 0,0 0 78 0 0,0 0-141 0 0,0 0-628 0 0,0 0-284 0 0,0 0-52 0 0,0 0-18 0 0,0 0-51 0 0,0 0-22 0 0,0 0-3 0 0,0 0-31 0 0,0 0-129 0 0,0 0-59 0 0,0 0-11 0 0,0 0 2 0 0,0 0 16 0 0,0 0 4 0 0,0 0 0 0 0,0 0-10 0 0,0 0-37 0 0,0 0-10 0 0,0 0-6 0 0,0 0 1 0 0,0 0 4 0 0,2 0 2 0 0,-1-1-261 0 0,-1 1 25 0 0,0 0 0 0 0,1-1 0 0 0,-1 1 0 0 0,0 0 0 0 0,0 0 0 0 0,1 0 1 0 0,-1 0-1 0 0,0 0 0 0 0,1-1 0 0 0,-1 1 0 0 0,0 0 0 0 0,1 0 0 0 0,-1 0 0 0 0,0 0 1 0 0,0 0-1 0 0,1 0 0 0 0,-1 0 0 0 0,0 0 0 0 0,1 0 0 0 0,-1 0 0 0 0,0 0 0 0 0,1 0 1 0 0,-1 0-1 0 0,0 0 0 0 0,1 0 0 0 0,-1 1 0 0 0,0-1 0 0 0,0 0 0 0 0,1 0 0 0 0,-1 0 0 0 0,0 0 1 0 0,0 1-1 0 0,1-1 0 0 0,-1 0 0 0 0,0 0 0 0 0,1 1-20 0 0,-1-1 201 0 0,0 0-1 0 0,0 0-6 0 0,0 0-28 0 0,0 0-7 0 0,0 0-6 0 0,0 0-1 0 0,0 0 0 0 0,0 0 0 0 0,1 1-128 0 0,-1-1-1 0 0,0 0 0 0 0,1 1 0 0 0,-1-1 0 0 0,1 0 0 0 0,-1 1 1 0 0,0-1-1 0 0,1 0 0 0 0,-1 1 0 0 0,0-1 0 0 0,0 1 0 0 0,1-1 0 0 0,-1 1 1 0 0,0-1-1 0 0,0 1 0 0 0,0-1 0 0 0,1 1 0 0 0,-1-1 0 0 0,0 1 1 0 0,0-1-1 0 0,0 1 0 0 0,0-1 0 0 0,0 1 0 0 0,0-1 0 0 0,0 1 1 0 0,0-1-1 0 0,0 1 0 0 0,0-1 0 0 0,0 1 0 0 0,-1-1-23 0 0,1 1-25 0 0,6 33 403 0 0,-12-15 190 0 0,5-10-483 0 0,-1 0-1 0 0,0 0 0 0 0,0 0 0 0 0,-1 0 0 0 0,0-1 1 0 0,-1 0-1 0 0,0 1 0 0 0,-4 5-84 0 0,-9 21 177 0 0,2-1 81 0 0,-2-2-1 0 0,-5 7-257 0 0,4-8 173 0 0,1 1 0 0 0,-3 10-173 0 0,15-29 32 0 0,-2 0 0 0 0,0-1 0 0 0,0 0 0 0 0,-8 9-32 0 0,-6 9 0 0 0,2 1 0 0 0,2 0 0 0 0,-12 29 0 0 0,-2 4 0 0 0,-54 118 0 0 0,32-63 0 0 0,7-17 0 0 0,40-90-2 0 0,1 2 0 0 0,-3 10 2 0 0,-2 8 118 0 0,-5 21 177 0 0,8-24-536 0 0,1-8 1948 0 0,6-15-1558 0 0,-1 2-133 0 0,-5 19-139 0 0,4-16-11 0 0,-7 22 154 0 0,3-13 95 0 0,0 0-1 0 0,-2 2-114 0 0,-15 13 0 0 0,12-21 0 0 0,9-12 0 0 0,-1 0 0 0 0,1 1 0 0 0,0 0 0 0 0,0-1 0 0 0,0 1 0 0 0,0 0 0 0 0,-1 2 0 0 0,-2 8 0 0 0,2-10 0 0 0,-4 2 0 0 0,-2 6 0 0 0,9-7 0 0 0,0-2 0 0 0,0 2 4 0 0,-8 13-33 0 0,-2 7-280 0 0,3-9 472 0 0,1 0-1 0 0,-9 11-162 0 0,10-18 17 0 0,-3 0-17 0 0,2-1 11 0 0,2-2-56 0 0,3-4-402 0 0,1-1-170 0 0,0 0-30 0 0,0 0-176 0 0,0 0-705 0 0,-11 0-2201 0 0,8 0 1819 0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D57A81-D10F-4248-A990-C82D9A916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10970</TotalTime>
  <Pages>1</Pages>
  <Words>3178</Words>
  <Characters>18117</Characters>
  <Application>Microsoft Office Word</Application>
  <DocSecurity>0</DocSecurity>
  <Lines>150</Lines>
  <Paragraphs>42</Paragraphs>
  <ScaleCrop>false</ScaleCrop>
  <Company>微软中国</Company>
  <LinksUpToDate>false</LinksUpToDate>
  <CharactersWithSpaces>21253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Janex</dc:creator>
  <cp:keywords/>
  <dc:description/>
  <cp:lastModifiedBy>Lee Vastalian</cp:lastModifiedBy>
  <cp:revision>5</cp:revision>
  <dcterms:created xsi:type="dcterms:W3CDTF">2019-09-22T01:21:00Z</dcterms:created>
  <dcterms:modified xsi:type="dcterms:W3CDTF">2019-10-25T15:02:00Z</dcterms:modified>
</cp:coreProperties>
</file>